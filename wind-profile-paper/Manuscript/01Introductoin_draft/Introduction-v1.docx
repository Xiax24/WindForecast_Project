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5318A" w14:textId="77777777" w:rsidR="00A87F51" w:rsidRPr="009B782B" w:rsidRDefault="00A87F51" w:rsidP="00854F2C">
      <w:pPr>
        <w:pStyle w:val="1"/>
        <w:tabs>
          <w:tab w:val="center" w:pos="4153"/>
          <w:tab w:val="left" w:pos="5956"/>
        </w:tabs>
        <w:jc w:val="center"/>
        <w:rPr>
          <w:rFonts w:ascii="Times New Roman" w:eastAsia="宋体" w:hAnsi="Times New Roman" w:cs="Times New Roman"/>
          <w:b/>
          <w:bCs/>
          <w:sz w:val="24"/>
          <w:szCs w:val="24"/>
        </w:rPr>
      </w:pPr>
      <w:r w:rsidRPr="009B782B">
        <w:rPr>
          <w:rFonts w:ascii="Times New Roman" w:eastAsia="宋体" w:hAnsi="Times New Roman" w:cs="Times New Roman"/>
          <w:b/>
          <w:bCs/>
          <w:sz w:val="28"/>
          <w:szCs w:val="28"/>
        </w:rPr>
        <w:t>Introduction</w:t>
      </w:r>
    </w:p>
    <w:p w14:paraId="168A5A12" w14:textId="77777777" w:rsidR="00A87F51" w:rsidRPr="0003470A" w:rsidRDefault="00A433C4" w:rsidP="0003470A">
      <w:pPr>
        <w:widowControl/>
        <w:jc w:val="both"/>
        <w:rPr>
          <w:rFonts w:ascii="Times New Roman" w:eastAsia="宋体" w:hAnsi="Times New Roman" w:cs="Times New Roman"/>
          <w:szCs w:val="22"/>
        </w:rPr>
      </w:pPr>
      <w:r w:rsidRPr="0003470A">
        <w:rPr>
          <w:rFonts w:ascii="Times New Roman" w:eastAsia="宋体" w:hAnsi="Times New Roman" w:cs="Times New Roman"/>
          <w:szCs w:val="22"/>
        </w:rPr>
        <w:t>Wind energy has emerged as one of the most rapidly deployed renewable energy sources globally in response to escalating climate challenges and the imperative for energy transition</w:t>
      </w:r>
      <w:r w:rsidR="00A87F51" w:rsidRPr="0003470A">
        <w:rPr>
          <w:rFonts w:ascii="Times New Roman" w:eastAsia="宋体" w:hAnsi="Times New Roman" w:cs="Times New Roman"/>
          <w:szCs w:val="22"/>
        </w:rPr>
        <w:t xml:space="preserve"> </w:t>
      </w:r>
      <w:r w:rsidR="00A87F51" w:rsidRPr="0003470A">
        <w:rPr>
          <w:rFonts w:ascii="Times New Roman" w:eastAsia="宋体" w:hAnsi="Times New Roman" w:cs="Times New Roman"/>
          <w:szCs w:val="22"/>
        </w:rPr>
        <w:fldChar w:fldCharType="begin"/>
      </w:r>
      <w:r w:rsidR="00A87F51" w:rsidRPr="0003470A">
        <w:rPr>
          <w:rFonts w:ascii="Times New Roman" w:eastAsia="宋体" w:hAnsi="Times New Roman" w:cs="Times New Roman"/>
          <w:szCs w:val="22"/>
        </w:rPr>
        <w:instrText xml:space="preserve"> ADDIN ZOTERO_ITEM CSL_CITATION {"citationID":"nzUPvOe2","properties":{"formattedCitation":"[1,2]","plainCitation":"[1,2]","noteIndex":0},"citationItems":[{"id":1551,"uris":["http://zotero.org/users/14274501/items/X5QAJQG8"],"itemData":{"id":1551,"type":"article-journal","container-title":"Global Wind Energy Council: Brussels, Belgium","journalAbbreviation":"Global Wind Energy Council: Brussels, Belgium","title":"GWEC| global wind report 2025","URL":"https://26973329.fs1.hubspotusercontent-eu1.net/hubfs/26973329/2.%20Reports/Global%20Wind%20Report/GWEC%20Global%20Wind%20Report%202025.pdf?__hstc=45859835.097739f84d7d5527f6771afbfde39935.1745426990438.1745426990438.1745426990438.1&amp;__hssc=45859835.2.1745426990439&amp;__hsfp=737915754","author":[{"family":"Council","given":"Global Wind Energy"}],"issued":{"date-parts":[["2025"]]}}},{"id":1552,"uris":["http://zotero.org/users/14274501/items/K2IBTBL3"],"itemData":{"id":1552,"type":"paper-conference","event-title":"E3S Web of Conferences","ISBN":"2267-1242","page":"00048","publisher":"EDP Sciences","title":"Summary of the 2023 report of TCEP (tracking clean energy progress) by the International Energy Agency (IEA), and proposed process for computing a single aggregate rating","volume":"601","author":[{"family":"Marzouk","given":"Osama A"}],"issued":{"date-parts":[["2025"]]}}}],"schema":"https://github.com/citation-style-language/schema/raw/master/csl-citation.json"} </w:instrText>
      </w:r>
      <w:r w:rsidR="00A87F51" w:rsidRPr="0003470A">
        <w:rPr>
          <w:rFonts w:ascii="Times New Roman" w:eastAsia="宋体" w:hAnsi="Times New Roman" w:cs="Times New Roman"/>
          <w:szCs w:val="22"/>
        </w:rPr>
        <w:fldChar w:fldCharType="separate"/>
      </w:r>
      <w:r w:rsidR="00A87F51" w:rsidRPr="0003470A">
        <w:rPr>
          <w:rFonts w:ascii="Times New Roman" w:eastAsia="宋体" w:hAnsi="Times New Roman" w:cs="Times New Roman"/>
          <w:szCs w:val="22"/>
        </w:rPr>
        <w:t>[1,2]</w:t>
      </w:r>
      <w:r w:rsidR="00A87F51" w:rsidRPr="0003470A">
        <w:rPr>
          <w:rFonts w:ascii="Times New Roman" w:eastAsia="宋体" w:hAnsi="Times New Roman" w:cs="Times New Roman"/>
          <w:szCs w:val="22"/>
        </w:rPr>
        <w:fldChar w:fldCharType="end"/>
      </w:r>
      <w:r w:rsidR="00A87F51" w:rsidRPr="0003470A">
        <w:rPr>
          <w:rFonts w:ascii="Times New Roman" w:eastAsia="宋体" w:hAnsi="Times New Roman" w:cs="Times New Roman"/>
          <w:szCs w:val="22"/>
        </w:rPr>
        <w:t>. China, in particular, has witnessed remarkable growth in wind power capacity, with cumulative installations reaching 52</w:t>
      </w:r>
      <w:r w:rsidR="00A87F51" w:rsidRPr="0003470A">
        <w:rPr>
          <w:rFonts w:ascii="Times New Roman" w:eastAsia="宋体" w:hAnsi="Times New Roman" w:cs="Times New Roman" w:hint="eastAsia"/>
          <w:szCs w:val="22"/>
        </w:rPr>
        <w:t>0</w:t>
      </w:r>
      <w:r w:rsidR="00A87F51" w:rsidRPr="0003470A">
        <w:rPr>
          <w:rFonts w:ascii="Times New Roman" w:eastAsia="宋体" w:hAnsi="Times New Roman" w:cs="Times New Roman"/>
          <w:szCs w:val="22"/>
        </w:rPr>
        <w:t xml:space="preserve"> GW by the end of 2024, accounting for approximately </w:t>
      </w:r>
      <w:r w:rsidR="00A87F51" w:rsidRPr="0003470A">
        <w:rPr>
          <w:rFonts w:ascii="Times New Roman" w:eastAsia="宋体" w:hAnsi="Times New Roman" w:cs="Times New Roman" w:hint="eastAsia"/>
          <w:szCs w:val="22"/>
        </w:rPr>
        <w:t>50</w:t>
      </w:r>
      <w:r w:rsidR="00A87F51" w:rsidRPr="0003470A">
        <w:rPr>
          <w:rFonts w:ascii="Times New Roman" w:eastAsia="宋体" w:hAnsi="Times New Roman" w:cs="Times New Roman"/>
          <w:szCs w:val="22"/>
        </w:rPr>
        <w:t>% of global capacity</w:t>
      </w:r>
      <w:r w:rsidR="00A87F51" w:rsidRPr="0003470A">
        <w:rPr>
          <w:rFonts w:ascii="Times New Roman" w:eastAsia="宋体" w:hAnsi="Times New Roman" w:cs="Times New Roman" w:hint="eastAsia"/>
          <w:szCs w:val="22"/>
        </w:rPr>
        <w:t xml:space="preserve"> </w:t>
      </w:r>
      <w:r w:rsidR="00A87F51" w:rsidRPr="0003470A">
        <w:rPr>
          <w:rFonts w:ascii="Times New Roman" w:eastAsia="宋体" w:hAnsi="Times New Roman" w:cs="Times New Roman"/>
          <w:szCs w:val="22"/>
        </w:rPr>
        <w:fldChar w:fldCharType="begin"/>
      </w:r>
      <w:r w:rsidR="00A87F51" w:rsidRPr="0003470A">
        <w:rPr>
          <w:rFonts w:ascii="Times New Roman" w:eastAsia="宋体" w:hAnsi="Times New Roman" w:cs="Times New Roman"/>
          <w:szCs w:val="22"/>
        </w:rPr>
        <w:instrText xml:space="preserve"> ADDIN ZOTERO_ITEM CSL_CITATION {"citationID":"gEsPFp8n","properties":{"formattedCitation":"[1]","plainCitation":"[1]","noteIndex":0},"citationItems":[{"id":1551,"uris":["http://zotero.org/users/14274501/items/X5QAJQG8"],"itemData":{"id":1551,"type":"article-journal","container-title":"Global Wind Energy Council: Brussels, Belgium","journalAbbreviation":"Global Wind Energy Council: Brussels, Belgium","title":"GWEC| global wind report 2025","URL":"https://26973329.fs1.hubspotusercontent-eu1.net/hubfs/26973329/2.%20Reports/Global%20Wind%20Report/GWEC%20Global%20Wind%20Report%202025.pdf?__hstc=45859835.097739f84d7d5527f6771afbfde39935.1745426990438.1745426990438.1745426990438.1&amp;__hssc=45859835.2.1745426990439&amp;__hsfp=737915754","author":[{"family":"Council","given":"Global Wind Energy"}],"issued":{"date-parts":[["2025"]]}}}],"schema":"https://github.com/citation-style-language/schema/raw/master/csl-citation.json"} </w:instrText>
      </w:r>
      <w:r w:rsidR="00A87F51" w:rsidRPr="0003470A">
        <w:rPr>
          <w:rFonts w:ascii="Times New Roman" w:eastAsia="宋体" w:hAnsi="Times New Roman" w:cs="Times New Roman"/>
          <w:szCs w:val="22"/>
        </w:rPr>
        <w:fldChar w:fldCharType="separate"/>
      </w:r>
      <w:r w:rsidR="00A87F51" w:rsidRPr="0003470A">
        <w:rPr>
          <w:rFonts w:ascii="Times New Roman" w:eastAsia="宋体" w:hAnsi="Times New Roman" w:cs="Times New Roman"/>
          <w:szCs w:val="22"/>
        </w:rPr>
        <w:t>[1]</w:t>
      </w:r>
      <w:r w:rsidR="00A87F51" w:rsidRPr="0003470A">
        <w:rPr>
          <w:rFonts w:ascii="Times New Roman" w:eastAsia="宋体" w:hAnsi="Times New Roman" w:cs="Times New Roman"/>
          <w:szCs w:val="22"/>
        </w:rPr>
        <w:fldChar w:fldCharType="end"/>
      </w:r>
      <w:r w:rsidR="00A87F51" w:rsidRPr="0003470A">
        <w:rPr>
          <w:rFonts w:ascii="Times New Roman" w:eastAsia="宋体" w:hAnsi="Times New Roman" w:cs="Times New Roman"/>
          <w:szCs w:val="22"/>
        </w:rPr>
        <w:t>. This expansion forms a cornerstone of efforts to construct a new-type power system capable of accommodating high penetrations of variable renewable generation</w:t>
      </w:r>
      <w:r w:rsidR="00A87F51" w:rsidRPr="0003470A">
        <w:rPr>
          <w:rFonts w:ascii="Times New Roman" w:eastAsia="宋体" w:hAnsi="Times New Roman" w:cs="Times New Roman" w:hint="eastAsia"/>
          <w:szCs w:val="22"/>
        </w:rPr>
        <w:t xml:space="preserve"> </w:t>
      </w:r>
      <w:r w:rsidR="00A87F51" w:rsidRPr="0003470A">
        <w:rPr>
          <w:rFonts w:ascii="Times New Roman" w:eastAsia="宋体" w:hAnsi="Times New Roman" w:cs="Times New Roman"/>
          <w:szCs w:val="22"/>
        </w:rPr>
        <w:fldChar w:fldCharType="begin"/>
      </w:r>
      <w:r w:rsidR="00A87F51" w:rsidRPr="0003470A">
        <w:rPr>
          <w:rFonts w:ascii="Times New Roman" w:eastAsia="宋体" w:hAnsi="Times New Roman" w:cs="Times New Roman"/>
          <w:szCs w:val="22"/>
        </w:rPr>
        <w:instrText xml:space="preserve"> ADDIN ZOTERO_ITEM CSL_CITATION {"citationID":"e2bgsv0G","properties":{"unsorted":true,"formattedCitation":"[3,4]","plainCitation":"[3,4]","noteIndex":0},"citationItems":[{"id":1422,"uris":["http://zotero.org/users/14274501/items/BZBXXYWU"],"itemData":{"id":1422,"type":"article-journal","abstract":"Decarbonization of the energy system is the key to China’s goal of achieving carbon neutrality by 2060. However, the potential of wind and photovoltaic (PV) to power China remains unclear, hindering the holistic layout of the renewable energy development plan. Here, we used the wind and PV power generation potential assessment system based on the Geographic Information Systems (GIS) method to investigate the wind and PV power generation potential in China. Firstly, the high spatial-temporal resolution climate data and the mainstream wind turbines and PV modules, were used to assess the theoretical wind and PV power generation. Then, the technical, policy and economic (i.e., theoretical power generation) constraints for wind and PV energy development were comprehensively considered to evaluate the wind and solar PV power generation potential of China in 2020. The results showed that, under the current technological level, the wind and PV installed capacity potential of China is about 56.55 billion kW, which is approximately 9 times of those required under the carbon neutral scenario. The wind and PV power generation potential of China is about 95.84 PWh, which is approximately 13 times the electricity demand of China in 2020. The rich areas of wind power generation are mainly distributed in the western, northern, and coastal provinces of China. While the rich areas of PV power generation are mainly distributed in western and northern China. Besides, the degree of tapping wind and PV potential in China is not high, and the installed capacity of most provinces in China accounted for no more than 1% of the capacity potential, especially in the wind and PV potential-rich areas.","container-title":"Carbon Neutrality","DOI":"10.1007/s43979-022-00020-w","ISSN":"2731-3948","issue":"1","journalAbbreviation":"Carb Neutrality","language":"en","page":"15","source":"DOI.org (Crossref)","title":"Assessment of wind and photovoltaic power potential in China","volume":"1","author":[{"family":"Wang","given":"Yang"},{"family":"Chao","given":"Qingchen"},{"family":"Zhao","given":"Lin"},{"family":"Chang","given":"Rui"}],"issued":{"date-parts":[["2022",12]]}}},{"id":1420,"uris":["http://zotero.org/users/14274501/items/77VRX3GR"],"itemData":{"id":1420,"type":"article-journal","container-title":"Nature Communications","DOI":"10.1038/s41467-025-59879-9","ISSN":"2041-1723","issue":"1","journalAbbreviation":"Nat Commun","language":"en","page":"4523","source":"DOI.org (Crossref)","title":"Globally interconnected solar-wind system addresses future electricity demands","volume":"16","author":[{"family":"Jiang","given":"Hou"},{"family":"Yao","given":"Ling"},{"family":"Qin","given":"Jun"},{"family":"Bai","given":"Yongqing"},{"family":"Brandt","given":"Martin"},{"family":"Lian","given":"Xu"},{"family":"Davis","given":"Steve J."},{"family":"Lu","given":"Ning"},{"family":"Zhao","given":"Wenli"},{"family":"Liu","given":"Tang"},{"family":"Zhou","given":"Chenghu"}],"issued":{"date-parts":[["2025",5,15]]}}}],"schema":"https://github.com/citation-style-language/schema/raw/master/csl-citation.json"} </w:instrText>
      </w:r>
      <w:r w:rsidR="00A87F51" w:rsidRPr="0003470A">
        <w:rPr>
          <w:rFonts w:ascii="Times New Roman" w:eastAsia="宋体" w:hAnsi="Times New Roman" w:cs="Times New Roman"/>
          <w:szCs w:val="22"/>
        </w:rPr>
        <w:fldChar w:fldCharType="separate"/>
      </w:r>
      <w:r w:rsidR="00A87F51" w:rsidRPr="0003470A">
        <w:rPr>
          <w:rFonts w:ascii="Times New Roman" w:eastAsia="宋体" w:hAnsi="Times New Roman" w:cs="Times New Roman"/>
          <w:szCs w:val="22"/>
        </w:rPr>
        <w:t>[3,4]</w:t>
      </w:r>
      <w:r w:rsidR="00A87F51" w:rsidRPr="0003470A">
        <w:rPr>
          <w:rFonts w:ascii="Times New Roman" w:eastAsia="宋体" w:hAnsi="Times New Roman" w:cs="Times New Roman"/>
          <w:szCs w:val="22"/>
        </w:rPr>
        <w:fldChar w:fldCharType="end"/>
      </w:r>
      <w:r w:rsidR="00A87F51" w:rsidRPr="0003470A">
        <w:rPr>
          <w:rFonts w:ascii="Times New Roman" w:eastAsia="宋体" w:hAnsi="Times New Roman" w:cs="Times New Roman" w:hint="eastAsia"/>
          <w:szCs w:val="22"/>
        </w:rPr>
        <w:t>.</w:t>
      </w:r>
      <w:r w:rsidR="00A87F51" w:rsidRPr="0003470A">
        <w:rPr>
          <w:rFonts w:ascii="Times New Roman" w:eastAsia="宋体" w:hAnsi="Times New Roman" w:cs="Times New Roman"/>
          <w:szCs w:val="22"/>
        </w:rPr>
        <w:t xml:space="preserve"> However, the inherent variability and unpredictability of wind resources pose significant challenges to system operators</w:t>
      </w:r>
      <w:r w:rsidR="00A87F51" w:rsidRPr="0003470A">
        <w:rPr>
          <w:rFonts w:ascii="Times New Roman" w:eastAsia="宋体" w:hAnsi="Times New Roman" w:cs="Times New Roman" w:hint="eastAsia"/>
          <w:szCs w:val="22"/>
        </w:rPr>
        <w:t xml:space="preserve"> </w:t>
      </w:r>
      <w:r w:rsidR="00A87F51" w:rsidRPr="0003470A">
        <w:rPr>
          <w:rFonts w:ascii="Times New Roman" w:eastAsia="宋体" w:hAnsi="Times New Roman" w:cs="Times New Roman"/>
          <w:szCs w:val="22"/>
        </w:rPr>
        <w:fldChar w:fldCharType="begin"/>
      </w:r>
      <w:r w:rsidR="00A87F51" w:rsidRPr="0003470A">
        <w:rPr>
          <w:rFonts w:ascii="Times New Roman" w:eastAsia="宋体" w:hAnsi="Times New Roman" w:cs="Times New Roman"/>
          <w:szCs w:val="22"/>
        </w:rPr>
        <w:instrText xml:space="preserve"> ADDIN ZOTERO_ITEM CSL_CITATION {"citationID":"bSZ1dsAc","properties":{"formattedCitation":"[5]","plainCitation":"[5]","noteIndex":0},"citationItems":[{"id":1424,"uris":["http://zotero.org/users/14274501/items/7DH78QQV"],"itemData":{"id":1424,"type":"article-journal","abstract":"Wind power, solar power and water power are technologies that can be used as the main sources of renewable energy so that the target of decarbonisation in the energy sector can be achieved. However, when compared with conventional power plants, they have a significant difference. The share of renewable energy has made a difference and posed various challenges, especially in the power generation system. The reliability of the power system can achieve the decarbonization target but this objective often collides with several challenges and failures, such that they make achievement of the target very vulnerable, Even so, the challenges and technological solutions are still very rarely discussed in the literature. This study carried out specific investigations on various technological solutions and challenges, especially in the power system domain. The results of the review of the solution matrix and the interrelated technological challenges are the most important parts to be developed in the future. Developing a matrix with various renewable technology solutions can help solve RE challenges. The potential of the developed technological solutions is expected to be able to help and prioritize them especially cost-effective energy. In addition, technology solutions that are identified in groups can help reduce certain challenges. The categories developed in this study are used to assist in determining the specific needs and increasing transparency of the renewable energy integration process in the future.","container-title":"Protection and Control of Modern Power Systems","DOI":"10.1186/s41601-021-00181-3","ISSN":"2367-2617, 2367-0983","issue":"1","journalAbbreviation":"Prot Control Mod Power Syst","language":"en","page":"3","source":"DOI.org (Crossref)","title":"A critical review of the integration of renewable energy sources with various technologies","volume":"6","author":[{"literal":"Erdiwansyah"},{"literal":"Mahidin"},{"family":"Husin","given":"H."},{"literal":"Nasaruddin"},{"family":"Zaki","given":"M."},{"literal":"Muhibbuddin"}],"issued":{"date-parts":[["2021",12]]}}}],"schema":"https://github.com/citation-style-language/schema/raw/master/csl-citation.json"} </w:instrText>
      </w:r>
      <w:r w:rsidR="00A87F51" w:rsidRPr="0003470A">
        <w:rPr>
          <w:rFonts w:ascii="Times New Roman" w:eastAsia="宋体" w:hAnsi="Times New Roman" w:cs="Times New Roman"/>
          <w:szCs w:val="22"/>
        </w:rPr>
        <w:fldChar w:fldCharType="separate"/>
      </w:r>
      <w:r w:rsidR="00A87F51" w:rsidRPr="0003470A">
        <w:rPr>
          <w:rFonts w:ascii="Times New Roman" w:eastAsia="宋体" w:hAnsi="Times New Roman" w:cs="Times New Roman"/>
          <w:szCs w:val="22"/>
        </w:rPr>
        <w:t>[5]</w:t>
      </w:r>
      <w:r w:rsidR="00A87F51" w:rsidRPr="0003470A">
        <w:rPr>
          <w:rFonts w:ascii="Times New Roman" w:eastAsia="宋体" w:hAnsi="Times New Roman" w:cs="Times New Roman"/>
          <w:szCs w:val="22"/>
        </w:rPr>
        <w:fldChar w:fldCharType="end"/>
      </w:r>
      <w:r w:rsidR="00A87F51" w:rsidRPr="0003470A">
        <w:rPr>
          <w:rFonts w:ascii="Times New Roman" w:eastAsia="宋体" w:hAnsi="Times New Roman" w:cs="Times New Roman"/>
          <w:szCs w:val="22"/>
        </w:rPr>
        <w:t>. Accurate wind power forecasting has thus become essential not only for grid-level applications such as unit commitment and economic dispatch</w:t>
      </w:r>
      <w:r w:rsidR="00A87F51" w:rsidRPr="0003470A">
        <w:rPr>
          <w:rFonts w:ascii="Times New Roman" w:eastAsia="宋体" w:hAnsi="Times New Roman" w:cs="Times New Roman" w:hint="eastAsia"/>
          <w:szCs w:val="22"/>
        </w:rPr>
        <w:t xml:space="preserve"> </w:t>
      </w:r>
      <w:r w:rsidR="00A87F51" w:rsidRPr="0003470A">
        <w:rPr>
          <w:rFonts w:ascii="Times New Roman" w:eastAsia="宋体" w:hAnsi="Times New Roman" w:cs="Times New Roman"/>
          <w:szCs w:val="22"/>
        </w:rPr>
        <w:fldChar w:fldCharType="begin"/>
      </w:r>
      <w:r w:rsidR="00A87F51" w:rsidRPr="0003470A">
        <w:rPr>
          <w:rFonts w:ascii="Times New Roman" w:eastAsia="宋体" w:hAnsi="Times New Roman" w:cs="Times New Roman"/>
          <w:szCs w:val="22"/>
        </w:rPr>
        <w:instrText xml:space="preserve"> ADDIN ZOTERO_ITEM CSL_CITATION {"citationID":"UJiNo8lr","properties":{"formattedCitation":"[6]","plainCitation":"[6]","noteIndex":0},"citationItems":[{"id":1432,"uris":["http://zotero.org/users/14274501/items/MRHSB5T9"],"itemData":{"id":1432,"type":"article-journal","abstract":"In solving the electrical power systems economic dispatch (ED) problem, the goal is to ﬁnd the optimal allocation of output power among the various generators available to serve the system load. With the continuing search for alternatives to conventional energy sources, it is necessary to include wind energy conversion system (WECS) generators in the ED problem. This paper develops a model to include the WECS in the ED problem, and in addition to the classic economic dispatch factors, factors to account for both overestimation and underestimation of available wind power are included. With the stochastic wind speed characterization based on the Weibull probability density function, the optimization problem is numerically solved for a scenario involving two conventional and two wind-powered generators. Optimal solutions are presented for various values of the input parameters, and these solutions demonstrate that the allocation of system generation capacity may be inﬂuenced by multipliers related to the risk of overestimation and to the cost of underestimation of available wind power.","container-title":"IEEE Transactions on Energy Conversion","DOI":"10.1109/TEC.2007.914171","ISSN":"0885-8969, 1558-0059","issue":"2","journalAbbreviation":"IEEE Trans. On Energy Conversion","language":"en","license":"https://ieeexplore.ieee.org/Xplorehelp/downloads/license-information/IEEE.html","page":"603-611","source":"DOI.org (Crossref)","title":"An Economic Dispatch Model Incorporating Wind Power","volume":"23","author":[{"family":"Hetzer","given":"John"},{"family":"Yu","given":"David C."},{"family":"Bhattarai","given":"Kalu"}],"issued":{"date-parts":[["2008",6]]}}}],"schema":"https://github.com/citation-style-language/schema/raw/master/csl-citation.json"} </w:instrText>
      </w:r>
      <w:r w:rsidR="00A87F51" w:rsidRPr="0003470A">
        <w:rPr>
          <w:rFonts w:ascii="Times New Roman" w:eastAsia="宋体" w:hAnsi="Times New Roman" w:cs="Times New Roman"/>
          <w:szCs w:val="22"/>
        </w:rPr>
        <w:fldChar w:fldCharType="separate"/>
      </w:r>
      <w:r w:rsidR="00A87F51" w:rsidRPr="0003470A">
        <w:rPr>
          <w:rFonts w:ascii="Times New Roman" w:eastAsia="宋体" w:hAnsi="Times New Roman" w:cs="Times New Roman"/>
          <w:szCs w:val="22"/>
        </w:rPr>
        <w:t>[6]</w:t>
      </w:r>
      <w:r w:rsidR="00A87F51" w:rsidRPr="0003470A">
        <w:rPr>
          <w:rFonts w:ascii="Times New Roman" w:eastAsia="宋体" w:hAnsi="Times New Roman" w:cs="Times New Roman"/>
          <w:szCs w:val="22"/>
        </w:rPr>
        <w:fldChar w:fldCharType="end"/>
      </w:r>
      <w:r w:rsidR="00A87F51" w:rsidRPr="0003470A">
        <w:rPr>
          <w:rFonts w:ascii="Times New Roman" w:eastAsia="宋体" w:hAnsi="Times New Roman" w:cs="Times New Roman"/>
          <w:szCs w:val="22"/>
        </w:rPr>
        <w:t>, but also for plant-level operations including equipment maintenance scheduling, performance assessment, and participation in electricity markets</w:t>
      </w:r>
      <w:r w:rsidR="00A87F51" w:rsidRPr="0003470A">
        <w:rPr>
          <w:rFonts w:ascii="Times New Roman" w:eastAsia="宋体" w:hAnsi="Times New Roman" w:cs="Times New Roman" w:hint="eastAsia"/>
          <w:szCs w:val="22"/>
        </w:rPr>
        <w:t xml:space="preserve"> </w:t>
      </w:r>
      <w:r w:rsidR="00A87F51" w:rsidRPr="0003470A">
        <w:rPr>
          <w:rFonts w:ascii="Times New Roman" w:eastAsia="宋体" w:hAnsi="Times New Roman" w:cs="Times New Roman"/>
          <w:szCs w:val="22"/>
        </w:rPr>
        <w:fldChar w:fldCharType="begin"/>
      </w:r>
      <w:r w:rsidR="00A87F51" w:rsidRPr="0003470A">
        <w:rPr>
          <w:rFonts w:ascii="Times New Roman" w:eastAsia="宋体" w:hAnsi="Times New Roman" w:cs="Times New Roman"/>
          <w:szCs w:val="22"/>
        </w:rPr>
        <w:instrText xml:space="preserve"> ADDIN ZOTERO_ITEM CSL_CITATION {"citationID":"7V6dSGEv","properties":{"formattedCitation":"[7]","plainCitation":"[7]","noteIndex":0},"citationItems":[{"id":1426,"uris":["http://zotero.org/users/14274501/items/NDBRRBHL"],"itemData":{"id":1426,"type":"article-journal","abstract":"The value of improving wind power forecasting accuracy at different electricity market operation timescales was analyzed by simulating the IEEE 118-bus test system as modiﬁed to emulate the generation mixes of the Midcontinent, California, and New England independent system operator balancing authority areas. The wind power forecasting improvement methodology and error analysis for the data set were elaborated. Production cost simulation was conducted on the three emulated systems with a total of 480 scenarios considering the impacts of different generation technologies, wind penetration levels, and wind power forecasting improvement timescales. The static operational ﬂexibility of the three systems was compared through the diversity of generation mix, the percentage of must-run base-load generators, as well as the available ramp rate and the minimum generation levels. The dynamic operational ﬂexibility was evaluated by the real-time upward and downward ramp capacity. Simulation results show that the generation resource mix plays a crucial role in evaluating the value of improved wind power forecasting at different timescales. In addition, the changes in annual operational electricity generation costs were mostly inﬂuenced by the dominant resource in the system. Finally, the impacts of pumped-storage resources, generation ramp rates, and system minimum generation level requirements on the value of improved wind power forecasting were also analyzed.","container-title":"Applied Energy","DOI":"10.1016/j.apenergy.2016.11.016","ISSN":"03062619","journalAbbreviation":"Applied Energy","language":"en","page":"696-713","source":"DOI.org (Crossref)","title":"The value of improved wind power forecasting: Grid flexibility quantification, ramp capability analysis, and impacts of electricity market operation timescales","title-short":"The value of improved wind power forecasting","volume":"184","author":[{"family":"Wang","given":"Qin"},{"family":"Wu","given":"Hongyu"},{"family":"Florita","given":"Anthony R."},{"family":"Brancucci Martinez-Anido","given":"Carlo"},{"family":"Hodge","given":"Bri-Mathias"}],"issued":{"date-parts":[["2016",12]]}}}],"schema":"https://github.com/citation-style-language/schema/raw/master/csl-citation.json"} </w:instrText>
      </w:r>
      <w:r w:rsidR="00A87F51" w:rsidRPr="0003470A">
        <w:rPr>
          <w:rFonts w:ascii="Times New Roman" w:eastAsia="宋体" w:hAnsi="Times New Roman" w:cs="Times New Roman"/>
          <w:szCs w:val="22"/>
        </w:rPr>
        <w:fldChar w:fldCharType="separate"/>
      </w:r>
      <w:r w:rsidR="00A87F51" w:rsidRPr="0003470A">
        <w:rPr>
          <w:rFonts w:ascii="Times New Roman" w:eastAsia="宋体" w:hAnsi="Times New Roman" w:cs="Times New Roman"/>
          <w:szCs w:val="22"/>
        </w:rPr>
        <w:t>[7]</w:t>
      </w:r>
      <w:r w:rsidR="00A87F51" w:rsidRPr="0003470A">
        <w:rPr>
          <w:rFonts w:ascii="Times New Roman" w:eastAsia="宋体" w:hAnsi="Times New Roman" w:cs="Times New Roman"/>
          <w:szCs w:val="22"/>
        </w:rPr>
        <w:fldChar w:fldCharType="end"/>
      </w:r>
      <w:r w:rsidR="00A87F51" w:rsidRPr="0003470A">
        <w:rPr>
          <w:rFonts w:ascii="Times New Roman" w:eastAsia="宋体" w:hAnsi="Times New Roman" w:cs="Times New Roman"/>
          <w:szCs w:val="22"/>
        </w:rPr>
        <w:t>. Among various forecasting horizons, day-ahead predictions covering lead times from 6 hours to 15 days</w:t>
      </w:r>
      <w:r w:rsidR="00A87F51" w:rsidRPr="0003470A">
        <w:rPr>
          <w:rFonts w:ascii="Times New Roman" w:eastAsia="宋体" w:hAnsi="Times New Roman" w:cs="Times New Roman" w:hint="eastAsia"/>
          <w:szCs w:val="22"/>
        </w:rPr>
        <w:t xml:space="preserve"> </w:t>
      </w:r>
      <w:r w:rsidR="00A87F51" w:rsidRPr="0003470A">
        <w:rPr>
          <w:rFonts w:ascii="Times New Roman" w:eastAsia="宋体" w:hAnsi="Times New Roman" w:cs="Times New Roman"/>
          <w:szCs w:val="22"/>
        </w:rPr>
        <w:fldChar w:fldCharType="begin"/>
      </w:r>
      <w:r w:rsidR="00A87F51" w:rsidRPr="0003470A">
        <w:rPr>
          <w:rFonts w:ascii="Times New Roman" w:eastAsia="宋体" w:hAnsi="Times New Roman" w:cs="Times New Roman"/>
          <w:szCs w:val="22"/>
        </w:rPr>
        <w:instrText xml:space="preserve"> ADDIN ZOTERO_ITEM CSL_CITATION {"citationID":"STLcbPNG","properties":{"formattedCitation":"[8]","plainCitation":"[8]","noteIndex":0},"citationItems":[{"id":1428,"uris":["http://zotero.org/users/14274501/items/IGI4NJDT"],"itemData":{"id":1428,"type":"article-journal","abstract":"Wind and solar power are central to China’s carbon neutrality strategy and energy system transformation. This review adopts a system-oriented perspective to examine the future development of wind, photovoltaic (PV), and concentrated solar power (CSP), situating technological progress within a broader framework that includes forecasting approaches, power system flexibility, energy storage integration, and sectoral coupling. It summarizes the spatial potential and projected capacity trajectories under carbon neutrality goals, with estimates suggesting a combined capacity of 5,496 to 7,662 GW of wind and solar power by 2 060, constituting more than 83% of China’s total installed power capacity. While notable progress has been made in technological maturity and the reduction of power generation costs, supported by robust domestic supply chains, persistent challenges remain across technical and systemic dimensions, including limited generation efficiency, the high cost of supporting energy storage technologies, and constraints on grid flexibility and policy coordination. This review further proposes a strategic roadmap for sustainable development, emphasizing the integrated deployment of wind and solar as the dominant sources of power generation.","container-title":"Technology Review for Carbon Neutrality","DOI":"10.26599/TRCN.2025.9550010","ISSN":"3007-6544, 3007-3944","language":"en","page":"9550010","source":"DOI.org (Crossref)","title":"A systems-oriented review of China’s wind and solar power development toward carbon neutrality","author":[{"family":"Ruan","given":"Ziwen"},{"family":"Wang","given":"Yuhan"},{"family":"Lu","given":"Xi"},{"family":"Li","given":"Dan"},{"family":"Qin","given":"Haiyan"},{"family":"Yu","given":"Guiyong"},{"family":"Jiang","given":"Hua"},{"family":"Zhao","given":"Xiaohui"},{"family":"Luo","given":"Yong"},{"family":"He","given":"Jijiang"},{"family":"Yu","given":"Yang"},{"family":"Zhang","given":"Yunxia"},{"family":"Wang","given":"Qing"},{"family":"Wang","given":"Haixia"},{"family":"Liao","given":"Zhouyi"},{"family":"Guo","given":"Hongyan"},{"family":"Sha","given":"Heng"},{"family":"Chen","given":"Shi"},{"family":"Li","given":"Chaojun"},{"family":"Wang","given":"Jiaxing"},{"family":"Zhang","given":"Chongyu"},{"family":"Zhan","given":"Bokun"},{"family":"Xia","given":"Xin"},{"family":"Zheng","given":"Junqing"},{"family":"Chen","given":"Dan"},{"family":"Li","given":"Jiatong"},{"family":"Zhang","given":"Tianyu"},{"family":"Bai","given":"Hualin"},{"family":"Liao","given":"Jie"},{"family":"Ma","given":"Lifang"},{"family":"Yang","given":"Wenbin"},{"family":"Zou","given":"Rongsong"},{"family":"Bian","given":"Shaoqing"},{"family":"He","given":"Kebin"}],"issued":{"date-parts":[["2025",1]]}}}],"schema":"https://github.com/citation-style-language/schema/raw/master/csl-citation.json"} </w:instrText>
      </w:r>
      <w:r w:rsidR="00A87F51" w:rsidRPr="0003470A">
        <w:rPr>
          <w:rFonts w:ascii="Times New Roman" w:eastAsia="宋体" w:hAnsi="Times New Roman" w:cs="Times New Roman"/>
          <w:szCs w:val="22"/>
        </w:rPr>
        <w:fldChar w:fldCharType="separate"/>
      </w:r>
      <w:r w:rsidR="00A87F51" w:rsidRPr="0003470A">
        <w:rPr>
          <w:rFonts w:ascii="Times New Roman" w:eastAsia="宋体" w:hAnsi="Times New Roman" w:cs="Times New Roman"/>
          <w:szCs w:val="22"/>
        </w:rPr>
        <w:t>[8]</w:t>
      </w:r>
      <w:r w:rsidR="00A87F51" w:rsidRPr="0003470A">
        <w:rPr>
          <w:rFonts w:ascii="Times New Roman" w:eastAsia="宋体" w:hAnsi="Times New Roman" w:cs="Times New Roman"/>
          <w:szCs w:val="22"/>
        </w:rPr>
        <w:fldChar w:fldCharType="end"/>
      </w:r>
      <w:r w:rsidR="00A87F51" w:rsidRPr="0003470A">
        <w:rPr>
          <w:rFonts w:ascii="Times New Roman" w:eastAsia="宋体" w:hAnsi="Times New Roman" w:cs="Times New Roman"/>
          <w:szCs w:val="22"/>
        </w:rPr>
        <w:t xml:space="preserve"> play a particularly critical role in market clearing and generation planning, directly impacting both economic efficiency and grid stability.</w:t>
      </w:r>
    </w:p>
    <w:p w14:paraId="54AE1D55" w14:textId="77777777" w:rsidR="00A87F51" w:rsidRPr="00FB2933" w:rsidRDefault="00A87F51" w:rsidP="00A87F51">
      <w:pPr>
        <w:widowControl/>
        <w:jc w:val="both"/>
        <w:rPr>
          <w:rFonts w:ascii="Times New Roman" w:eastAsia="宋体" w:hAnsi="Times New Roman" w:cs="Times New Roman"/>
          <w:szCs w:val="22"/>
        </w:rPr>
      </w:pPr>
    </w:p>
    <w:p w14:paraId="0B31EC63" w14:textId="05F1E9F1" w:rsidR="00980834" w:rsidRDefault="00A87F51" w:rsidP="00A87F51">
      <w:pPr>
        <w:widowControl/>
        <w:jc w:val="both"/>
        <w:rPr>
          <w:ins w:id="0" w:author="xiaxin" w:date="2025-11-21T11:25:00Z" w16du:dateUtc="2025-11-21T03:25:00Z"/>
          <w:rFonts w:ascii="Times New Roman" w:eastAsia="宋体" w:hAnsi="Times New Roman" w:cs="Times New Roman" w:hint="eastAsia"/>
          <w:szCs w:val="22"/>
        </w:rPr>
      </w:pPr>
      <w:bookmarkStart w:id="1" w:name="OLE_LINK12"/>
      <w:r w:rsidRPr="0003470A">
        <w:rPr>
          <w:rFonts w:ascii="Times New Roman" w:eastAsia="宋体" w:hAnsi="Times New Roman" w:cs="Times New Roman"/>
          <w:szCs w:val="22"/>
        </w:rPr>
        <w:t>Day-ahead wind power forecasting relies fundamentally on high-quality numerical weather prediction (NWP) outputs</w:t>
      </w:r>
      <w:r w:rsidRPr="0003470A">
        <w:rPr>
          <w:rFonts w:ascii="Times New Roman" w:eastAsia="宋体" w:hAnsi="Times New Roman" w:cs="Times New Roman" w:hint="eastAsia"/>
          <w:szCs w:val="22"/>
        </w:rPr>
        <w:t xml:space="preserve"> </w:t>
      </w:r>
      <w:r w:rsidRPr="0003470A">
        <w:rPr>
          <w:rFonts w:ascii="Times New Roman" w:eastAsia="宋体" w:hAnsi="Times New Roman" w:cs="Times New Roman"/>
          <w:szCs w:val="22"/>
        </w:rPr>
        <w:fldChar w:fldCharType="begin"/>
      </w:r>
      <w:r w:rsidRPr="0003470A">
        <w:rPr>
          <w:rFonts w:ascii="Times New Roman" w:eastAsia="宋体" w:hAnsi="Times New Roman" w:cs="Times New Roman"/>
          <w:szCs w:val="22"/>
        </w:rPr>
        <w:instrText xml:space="preserve"> ADDIN ZOTERO_ITEM CSL_CITATION {"citationID":"EfcRvqW1","properties":{"formattedCitation":"[9]","plainCitation":"[9]","noteIndex":0},"citationItems":[{"id":1430,"uris":["http://zotero.org/users/14274501/items/RDM2EXUE"],"itemData":{"id":1430,"type":"article-journal","abstract":"Advances in atmospheric science are critical to increased deployment of variable renewable energy (VRE) sources. For VRE sources, such as wind and solar, to reach high penetration levels in the nation's electric grid, electric system operators and VRE operators need better atmospheric observations, models, and forecasts. Improved meteorological observations through a deep layer of the atmosphere are needed for assimilation into numerical weather prediction (NWP) models. The need for improved operational NWP forecasts that can be used as inputs to power prediction models in the 0–36-h time frame is particularly urgent and more accurate predictions of rapid changes in VRE generation (ramp events) in the very short range (0–6 h) are crucial.\n            We describe several recent studies that investigate the feasibility of generating 20% or more of the nation's electricity from weather-dependent VRE. Next, we describe key advances in atmospheric science needed for effective development of wind energy and approaches to achieving these improvements. The financial benefit to the nation of improved wind forecasts is potentially in the billions of dollars per year. Obtaining the necessary meteorological and climatological observations and predictions is a major undertaking, requiring collaboration from the government, private, and academic sectors. We describe a field project that will begin in 2011 to improve short-term wind forecasts, which demonstrates such a collaboration, and which falls under a recent memorandum of understanding between the Office of Energy Efficiency and Renewable Energy at the Department of Energy and the Department of Commerce/National Oceanic and Atmospheric Administration.","container-title":"Bulletin of the American Meteorological Society","DOI":"10.1175/2011BAMS3033.1","ISSN":"0003-0007, 1520-0477","issue":"9","language":"en","page":"1159-1171","source":"DOI.org (Crossref)","title":"Forecasting the Wind to Reach Significant Penetration Levels of Wind Energy","volume":"92","author":[{"family":"Marquis","given":"Melinda"},{"family":"Wilczak","given":"Jim"},{"family":"Ahlstrom","given":"Mark"},{"family":"Sharp","given":"Justin"},{"family":"Stern","given":"Andrew"},{"family":"Smith","given":"J. Charles"},{"family":"Calvert","given":"Stan"}],"issued":{"date-parts":[["2011",9,1]]}}}],"schema":"https://github.com/citation-style-language/schema/raw/master/csl-citation.json"} </w:instrText>
      </w:r>
      <w:r w:rsidRPr="0003470A">
        <w:rPr>
          <w:rFonts w:ascii="Times New Roman" w:eastAsia="宋体" w:hAnsi="Times New Roman" w:cs="Times New Roman"/>
          <w:szCs w:val="22"/>
        </w:rPr>
        <w:fldChar w:fldCharType="separate"/>
      </w:r>
      <w:r w:rsidRPr="0003470A">
        <w:rPr>
          <w:rFonts w:ascii="Times New Roman" w:eastAsia="宋体" w:hAnsi="Times New Roman" w:cs="Times New Roman"/>
          <w:szCs w:val="22"/>
        </w:rPr>
        <w:t>[9]</w:t>
      </w:r>
      <w:r w:rsidRPr="0003470A">
        <w:rPr>
          <w:rFonts w:ascii="Times New Roman" w:eastAsia="宋体" w:hAnsi="Times New Roman" w:cs="Times New Roman"/>
          <w:szCs w:val="22"/>
        </w:rPr>
        <w:fldChar w:fldCharType="end"/>
      </w:r>
      <w:r w:rsidRPr="0003470A">
        <w:rPr>
          <w:rFonts w:ascii="Times New Roman" w:eastAsia="宋体" w:hAnsi="Times New Roman" w:cs="Times New Roman"/>
          <w:szCs w:val="22"/>
        </w:rPr>
        <w:t xml:space="preserve">, which provide meteorological variables as </w:t>
      </w:r>
      <w:r w:rsidR="00E349A7" w:rsidRPr="0003470A">
        <w:rPr>
          <w:rFonts w:ascii="Times New Roman" w:eastAsia="宋体" w:hAnsi="Times New Roman" w:cs="Times New Roman"/>
          <w:szCs w:val="22"/>
        </w:rPr>
        <w:t>predictive factor</w:t>
      </w:r>
      <w:r w:rsidR="00E349A7" w:rsidRPr="0003470A">
        <w:rPr>
          <w:rFonts w:ascii="Times New Roman" w:eastAsia="宋体" w:hAnsi="Times New Roman" w:cs="Times New Roman" w:hint="eastAsia"/>
          <w:szCs w:val="22"/>
        </w:rPr>
        <w:t>s</w:t>
      </w:r>
      <w:r w:rsidR="00E349A7" w:rsidRPr="0003470A">
        <w:rPr>
          <w:rFonts w:ascii="Times New Roman" w:eastAsia="宋体" w:hAnsi="Times New Roman" w:cs="Times New Roman"/>
          <w:szCs w:val="22"/>
        </w:rPr>
        <w:t xml:space="preserve"> </w:t>
      </w:r>
      <w:r w:rsidRPr="0003470A">
        <w:rPr>
          <w:rFonts w:ascii="Times New Roman" w:eastAsia="宋体" w:hAnsi="Times New Roman" w:cs="Times New Roman"/>
          <w:szCs w:val="22"/>
        </w:rPr>
        <w:t>to statistical or machine learning models for subsequent error correction and power conversion</w:t>
      </w:r>
      <w:r w:rsidRPr="0003470A">
        <w:rPr>
          <w:rFonts w:ascii="Times New Roman" w:eastAsia="宋体" w:hAnsi="Times New Roman" w:cs="Times New Roman" w:hint="eastAsia"/>
          <w:szCs w:val="22"/>
        </w:rPr>
        <w:t xml:space="preserve"> </w:t>
      </w:r>
      <w:r w:rsidRPr="0003470A">
        <w:rPr>
          <w:rFonts w:ascii="Times New Roman" w:eastAsia="宋体" w:hAnsi="Times New Roman" w:cs="Times New Roman"/>
          <w:szCs w:val="22"/>
        </w:rPr>
        <w:fldChar w:fldCharType="begin"/>
      </w:r>
      <w:r w:rsidRPr="0003470A">
        <w:rPr>
          <w:rFonts w:ascii="Times New Roman" w:eastAsia="宋体" w:hAnsi="Times New Roman" w:cs="Times New Roman"/>
          <w:szCs w:val="22"/>
        </w:rPr>
        <w:instrText xml:space="preserve"> ADDIN ZOTERO_ITEM CSL_CITATION {"citationID":"KD9SzbbF","properties":{"formattedCitation":"[10]","plainCitation":"[10]","noteIndex":0},"citationItems":[{"id":1434,"uris":["http://zotero.org/users/14274501/items/ZRGQVY3D"],"itemData":{"id":1434,"type":"article-journal","abstract":"This paper presents an overview of existing research on wind speed and power forecasting. It ﬁrst discusses state-of-the-art wind speed and power forecasting approaches. Then, forecasting accuracy is presented based on variable factors. Finally, potential techniques to improve the accuracy of forecasting models are reviewed. A full survey on all existing models is not presented, but attempts to highlight the most promising body of knowledge concerning wind speed and power forecasting.","container-title":"Renewable and Sustainable Energy Reviews","DOI":"10.1016/j.rser.2013.12.054","ISSN":"13640321","journalAbbreviation":"Renewable and Sustainable Energy Reviews","language":"en","page":"762-777","source":"DOI.org (Crossref)","title":"Current status and future advances for wind speed and power forecasting","volume":"31","author":[{"family":"Jung","given":"Jaesung"},{"family":"Broadwater","given":"Robert P."}],"issued":{"date-parts":[["2014",3]]}}}],"schema":"https://github.com/citation-style-language/schema/raw/master/csl-citation.json"} </w:instrText>
      </w:r>
      <w:r w:rsidRPr="0003470A">
        <w:rPr>
          <w:rFonts w:ascii="Times New Roman" w:eastAsia="宋体" w:hAnsi="Times New Roman" w:cs="Times New Roman"/>
          <w:szCs w:val="22"/>
        </w:rPr>
        <w:fldChar w:fldCharType="separate"/>
      </w:r>
      <w:r w:rsidRPr="0003470A">
        <w:rPr>
          <w:rFonts w:ascii="Times New Roman" w:eastAsia="宋体" w:hAnsi="Times New Roman" w:cs="Times New Roman"/>
          <w:szCs w:val="22"/>
        </w:rPr>
        <w:t>[10]</w:t>
      </w:r>
      <w:r w:rsidRPr="0003470A">
        <w:rPr>
          <w:rFonts w:ascii="Times New Roman" w:eastAsia="宋体" w:hAnsi="Times New Roman" w:cs="Times New Roman"/>
          <w:szCs w:val="22"/>
        </w:rPr>
        <w:fldChar w:fldCharType="end"/>
      </w:r>
      <w:r w:rsidRPr="0003470A">
        <w:rPr>
          <w:rFonts w:ascii="Times New Roman" w:eastAsia="宋体" w:hAnsi="Times New Roman" w:cs="Times New Roman"/>
          <w:szCs w:val="22"/>
        </w:rPr>
        <w:t>. This NWP-driven framework has become the dominant paradigm in both research and operational practice</w:t>
      </w:r>
      <w:r w:rsidRPr="0003470A">
        <w:rPr>
          <w:rFonts w:ascii="Times New Roman" w:eastAsia="宋体" w:hAnsi="Times New Roman" w:cs="Times New Roman" w:hint="eastAsia"/>
          <w:szCs w:val="22"/>
        </w:rPr>
        <w:t xml:space="preserve"> </w:t>
      </w:r>
      <w:r w:rsidRPr="0003470A">
        <w:rPr>
          <w:rFonts w:ascii="Times New Roman" w:eastAsia="宋体" w:hAnsi="Times New Roman" w:cs="Times New Roman"/>
          <w:szCs w:val="22"/>
        </w:rPr>
        <w:fldChar w:fldCharType="begin"/>
      </w:r>
      <w:r w:rsidRPr="0003470A">
        <w:rPr>
          <w:rFonts w:ascii="Times New Roman" w:eastAsia="宋体" w:hAnsi="Times New Roman" w:cs="Times New Roman"/>
          <w:szCs w:val="22"/>
        </w:rPr>
        <w:instrText xml:space="preserve"> ADDIN ZOTERO_ITEM CSL_CITATION {"citationID":"HOCul16P","properties":{"formattedCitation":"[11]","plainCitation":"[11]","noteIndex":0},"citationItems":[{"id":1436,"uris":["http://zotero.org/users/14274501/items/IHSB5HIL"],"itemData":{"id":1436,"type":"article-journal","container-title":"Renewable and Sustainable Energy Reviews","DOI":"10.1016/j.rser.2007.01.015","ISSN":"13640321","issue":"6","journalAbbreviation":"Renewable and Sustainable Energy Reviews","language":"en","page":"1725-1744","source":"DOI.org (Crossref)","title":"A review on the young history of the wind power short-term prediction","volume":"12","author":[{"family":"Costa","given":"Alexandre"},{"family":"Crespo","given":"Antonio"},{"family":"Navarro","given":"Jorge"},{"family":"Lizcano","given":"Gil"},{"family":"Madsen","given":"Henrik"},{"family":"Feitosa","given":"Everaldo"}],"issued":{"date-parts":[["2008",8]]}}}],"schema":"https://github.com/citation-style-language/schema/raw/master/csl-citation.json"} </w:instrText>
      </w:r>
      <w:r w:rsidRPr="0003470A">
        <w:rPr>
          <w:rFonts w:ascii="Times New Roman" w:eastAsia="宋体" w:hAnsi="Times New Roman" w:cs="Times New Roman"/>
          <w:szCs w:val="22"/>
        </w:rPr>
        <w:fldChar w:fldCharType="separate"/>
      </w:r>
      <w:r w:rsidRPr="0003470A">
        <w:rPr>
          <w:rFonts w:ascii="Times New Roman" w:eastAsia="宋体" w:hAnsi="Times New Roman" w:cs="Times New Roman"/>
          <w:szCs w:val="22"/>
        </w:rPr>
        <w:t>[11]</w:t>
      </w:r>
      <w:r w:rsidRPr="0003470A">
        <w:rPr>
          <w:rFonts w:ascii="Times New Roman" w:eastAsia="宋体" w:hAnsi="Times New Roman" w:cs="Times New Roman"/>
          <w:szCs w:val="22"/>
        </w:rPr>
        <w:fldChar w:fldCharType="end"/>
      </w:r>
      <w:r w:rsidRPr="0003470A">
        <w:rPr>
          <w:rFonts w:ascii="Times New Roman" w:eastAsia="宋体" w:hAnsi="Times New Roman" w:cs="Times New Roman"/>
          <w:szCs w:val="22"/>
        </w:rPr>
        <w:t xml:space="preserve">. Artificial intelligence methods, including </w:t>
      </w:r>
      <w:r w:rsidR="007F1674" w:rsidRPr="0003470A">
        <w:rPr>
          <w:rFonts w:ascii="Times New Roman" w:eastAsia="宋体" w:hAnsi="Times New Roman" w:cs="Times New Roman"/>
          <w:szCs w:val="22"/>
        </w:rPr>
        <w:t>shallow machine learning</w:t>
      </w:r>
      <w:r w:rsidRPr="0003470A">
        <w:rPr>
          <w:rFonts w:ascii="Times New Roman" w:eastAsia="宋体" w:hAnsi="Times New Roman" w:cs="Times New Roman" w:hint="eastAsia"/>
          <w:szCs w:val="22"/>
        </w:rPr>
        <w:t xml:space="preserve"> </w:t>
      </w:r>
      <w:r w:rsidRPr="0003470A">
        <w:rPr>
          <w:rFonts w:ascii="Times New Roman" w:eastAsia="宋体" w:hAnsi="Times New Roman" w:cs="Times New Roman"/>
          <w:szCs w:val="22"/>
        </w:rPr>
        <w:t>and deep learning algorithms, have largely supplanted traditional approaches such as theoretical power curve calculations or turbine-level aggregation, owing to their superior ability to capture nonlinear relationships and extract patterns from abundant data</w:t>
      </w:r>
      <w:r w:rsidRPr="0003470A">
        <w:rPr>
          <w:rFonts w:ascii="Times New Roman" w:eastAsia="宋体" w:hAnsi="Times New Roman" w:cs="Times New Roman" w:hint="eastAsia"/>
          <w:szCs w:val="22"/>
        </w:rPr>
        <w:t xml:space="preserve"> </w:t>
      </w:r>
      <w:r w:rsidRPr="0003470A">
        <w:rPr>
          <w:rFonts w:ascii="Times New Roman" w:eastAsia="宋体" w:hAnsi="Times New Roman" w:cs="Times New Roman"/>
          <w:szCs w:val="22"/>
        </w:rPr>
        <w:fldChar w:fldCharType="begin"/>
      </w:r>
      <w:r w:rsidRPr="0003470A">
        <w:rPr>
          <w:rFonts w:ascii="Times New Roman" w:eastAsia="宋体" w:hAnsi="Times New Roman" w:cs="Times New Roman"/>
          <w:szCs w:val="22"/>
        </w:rPr>
        <w:instrText xml:space="preserve"> ADDIN ZOTERO_ITEM CSL_CITATION {"citationID":"uGKatDMe","properties":{"formattedCitation":"[12\\uc0\\u8211{}14]","plainCitation":"[12–14]","noteIndex":0},"citationItems":[{"id":1438,"uris":["http://zotero.org/users/14274501/items/UEMTEZBW"],"itemData":{"id":1438,"type":"article-journal","abstract":"Wind power forecasting techniques have been well developed over the last half-century. There has been a large number of research literature as well as review analyses. Over the past 5 decades, considerable advancements have been achieved in wind power forecasting. A large body of research literature has been produced, including review articles that have addressed various aspects of the subject. However, these reviews have predominantly utilized horizontal comparisons and have not conducted a comprehensive analysis of the research that has been undertaken. This survey aims to provide a systematic and analytical review of the technical progress made in wind power forecasting. To accomplish this goal, we conducted a knowledge map analysis of the wind power forecasting literature published in the Web of Science database over the last 2 decades. We examined the collaboration network and development context, analyzed publication volume, citation frequency, journal of publication, author, and institutional inﬂuence, and studied co-occurring and bursting keywords to reveal changing research hotspots. These hotspots aim to indicate the progress and challenges of current forecasting technologies, which is of great signiﬁcance for promoting the development of forecasting technology. Based on our ﬁndings, we analyzed commonly used traditional machine learning and advanced deep learning methods in this ﬁeld, such as classical neural networks, and recent Transformers, and discussed emerging technologies like large language models. We also provide quantitative analysis of the advantages, disadvantages, forecasting accuracy, and computational costs of these methods. Finally, some open research questions and trends related to this topic were discussed, which can help improve the understanding of various power forecasting methods. This survey paper provides valuable insights for wind power engineers.","container-title":"Neural Computing and Applications","DOI":"10.1007/s00521-024-09923-4","ISSN":"0941-0643, 1433-3058","issue":"21","journalAbbreviation":"Neural Comput &amp; Applic","language":"en","page":"12753-12773","source":"DOI.org (Crossref)","title":"A survey on wind power forecasting with machine learning approaches","volume":"36","author":[{"family":"Yang","given":"Yang"},{"family":"Lou","given":"Hao"},{"family":"Wu","given":"Jinran"},{"family":"Zhang","given":"Shaotong"},{"family":"Gao","given":"Shangce"}],"issued":{"date-parts":[["2024",7]]}}},{"id":1440,"uris":["http://zotero.org/users/14274501/items/M2QTWQZX"],"itemData":{"id":1440,"type":"article-journal","abstract":"Wind power prediction is essential for ensuring the stability and efficient operation of modern power systems, particularly as renewable energy integration continues to expand. This paper presents a comprehensive review of machine learning techniques applied to wind power prediction, emphasizing their advantages over traditional physical and statistical models. Machine learning methods, especially deep learning approaches such as Convolutional Neural Networks (CNNs), Long Short-Term Memory Networks (LSTMs), and ensemble learning techniques like XGBoost, excel in addressing the nonlinearity and complexity of wind power data. The review also explores critical aspects such as data preprocessing, feature selection strategies, and model optimization techniques, which significantly enhance prediction accuracy and robustness. Challenges such as data acquisition difficulties, complex terrain influences, and sensor quality issues are examined in depth, with proposed solutions discussed. Additionally, the paper highlights future research directions, including the potential of multi-model fusion, emerging deep learning technologies like Transformers, and the integration of smart sensors and IoT technologies to develop intelligent, automated, and reliable prediction systems. By addressing existing challenges and leveraging advanced machine learning techniques, this work provides valuable insights into the current state of wind power prediction research and offers strategic guidance for enhancing the applicability and reliability of prediction models in practical scenarios.","container-title":"Energies","DOI":"10.3390/en18020350","ISSN":"1996-1073","issue":"2","journalAbbreviation":"Energies","language":"en","page":"350","source":"DOI.org (Crossref)","title":"A Comprehensive Review of Wind Power Prediction Based on Machine Learning: Models, Applications, and Challenges","title-short":"A Comprehensive Review of Wind Power Prediction Based on Machine Learning","volume":"18","author":[{"family":"Liu","given":"Zongxu"},{"family":"Guo","given":"Hui"},{"family":"Zhang","given":"Yingshuai"},{"family":"Zuo","given":"Zongliang"}],"issued":{"date-parts":[["2025",1,15]]}}},{"id":1442,"uris":["http://zotero.org/users/14274501/items/X2P8PX8P"],"itemData":{"id":1442,"type":"article-journal","abstract":"Integrating power forecasting with wind turbine maintenance planning enables an innovative, data-driven approach that maximizes energy output by predicting periods low wind production and aligning them with maintenance schedules, improving operational efficiency. Recently, many countries have met renewable energy targets, primarily using wind and solar, to promote sustainable growth and reduce emissions. Forecasting wind turbine power production is crucial for maintaining a stable and reliable power grid. As renewable energy integration increases, precise electricity demand forecasting becomes essential at every power system level. This study presents and compares nine machine learning (ML) methods for forecasting, Interpretable ML, Explainable ML, and Blackbox model. The interpretable ML includes Linear Regression (LR), K-Nearest Neighbors (KNN), eXtreme Gradient Boosting (XGBoost), Random Forest (RF); the explainable ML consists of graphical Neural network (GNN); and the blackbox model includes Multi-layer Perceptron (MLP), Recurrent Neural Network (RNN), Gated Recurrent Unit (GRU), and Long Short-Term Memory (LSTM). These methods are applied to the EDP datasets using three causal variable types: including temporal information, metrological information, and power curtailment information. Computational results show that the GNN-based forecasting model outperforms other benchmark methods regarding power forecasting accuracy. However, when considering computational resources such as memory and processing time, the XGBoost model provides optimal results, offering faster processing and reduced memory usage. Furthermore, we present forecasting results for various time windows and horizons, ranging from 10 minutes to a day.","container-title":"Energy Informatics","DOI":"10.1186/s42162-024-00459-4","ISSN":"2520-8942","issue":"1","journalAbbreviation":"Energy Inform","language":"en","page":"2","source":"DOI.org (Crossref)","title":"A machine learning approach for wind turbine power forecasting for maintenance planning","volume":"8","author":[{"family":"Dhungana","given":"Hariom"}],"issued":{"date-parts":[["2025",1,6]]}}}],"schema":"https://github.com/citation-style-language/schema/raw/master/csl-citation.json"} </w:instrText>
      </w:r>
      <w:r w:rsidRPr="0003470A">
        <w:rPr>
          <w:rFonts w:ascii="Times New Roman" w:eastAsia="宋体" w:hAnsi="Times New Roman" w:cs="Times New Roman"/>
          <w:szCs w:val="22"/>
        </w:rPr>
        <w:fldChar w:fldCharType="separate"/>
      </w:r>
      <w:r w:rsidRPr="0003470A">
        <w:rPr>
          <w:rFonts w:ascii="Times New Roman" w:eastAsia="宋体" w:hAnsi="Times New Roman" w:cs="Times New Roman"/>
          <w:szCs w:val="22"/>
        </w:rPr>
        <w:t>[12–14]</w:t>
      </w:r>
      <w:r w:rsidRPr="0003470A">
        <w:rPr>
          <w:rFonts w:ascii="Times New Roman" w:eastAsia="宋体" w:hAnsi="Times New Roman" w:cs="Times New Roman"/>
          <w:szCs w:val="22"/>
        </w:rPr>
        <w:fldChar w:fldCharType="end"/>
      </w:r>
      <w:r w:rsidRPr="0003470A">
        <w:rPr>
          <w:rFonts w:ascii="Times New Roman" w:eastAsia="宋体" w:hAnsi="Times New Roman" w:cs="Times New Roman"/>
          <w:szCs w:val="22"/>
        </w:rPr>
        <w:t>. However, regardless of model sophistication, the effectiveness of any forecasting system hinges critically on a fundamental question:</w:t>
      </w:r>
      <w:commentRangeStart w:id="2"/>
      <w:r w:rsidRPr="0003470A">
        <w:rPr>
          <w:rFonts w:ascii="Times New Roman" w:eastAsia="宋体" w:hAnsi="Times New Roman" w:cs="Times New Roman"/>
          <w:szCs w:val="22"/>
        </w:rPr>
        <w:t xml:space="preserve"> </w:t>
      </w:r>
      <w:r w:rsidRPr="00221561">
        <w:rPr>
          <w:rFonts w:ascii="Times New Roman" w:eastAsia="宋体" w:hAnsi="Times New Roman" w:cs="Times New Roman"/>
          <w:szCs w:val="22"/>
          <w:highlight w:val="yellow"/>
          <w:rPrChange w:id="3" w:author="xiaxin" w:date="2025-11-21T11:28:00Z" w16du:dateUtc="2025-11-21T03:28:00Z">
            <w:rPr>
              <w:rFonts w:ascii="Times New Roman" w:eastAsia="宋体" w:hAnsi="Times New Roman" w:cs="Times New Roman"/>
              <w:szCs w:val="22"/>
            </w:rPr>
          </w:rPrChange>
        </w:rPr>
        <w:t xml:space="preserve">which meteorological variables should be selected as </w:t>
      </w:r>
      <w:r w:rsidR="0023100A" w:rsidRPr="00221561">
        <w:rPr>
          <w:rFonts w:ascii="Times New Roman" w:eastAsia="宋体" w:hAnsi="Times New Roman" w:cs="Times New Roman"/>
          <w:szCs w:val="22"/>
          <w:highlight w:val="yellow"/>
          <w:rPrChange w:id="4" w:author="xiaxin" w:date="2025-11-21T11:28:00Z" w16du:dateUtc="2025-11-21T03:28:00Z">
            <w:rPr>
              <w:rFonts w:ascii="Times New Roman" w:eastAsia="宋体" w:hAnsi="Times New Roman" w:cs="Times New Roman"/>
              <w:szCs w:val="22"/>
            </w:rPr>
          </w:rPrChange>
        </w:rPr>
        <w:t>predictive factor</w:t>
      </w:r>
      <w:r w:rsidR="0023100A" w:rsidRPr="00221561">
        <w:rPr>
          <w:rFonts w:ascii="Times New Roman" w:eastAsia="宋体" w:hAnsi="Times New Roman" w:cs="Times New Roman" w:hint="eastAsia"/>
          <w:szCs w:val="22"/>
          <w:highlight w:val="yellow"/>
          <w:rPrChange w:id="5" w:author="xiaxin" w:date="2025-11-21T11:28:00Z" w16du:dateUtc="2025-11-21T03:28:00Z">
            <w:rPr>
              <w:rFonts w:ascii="Times New Roman" w:eastAsia="宋体" w:hAnsi="Times New Roman" w:cs="Times New Roman" w:hint="eastAsia"/>
              <w:szCs w:val="22"/>
            </w:rPr>
          </w:rPrChange>
        </w:rPr>
        <w:t>s</w:t>
      </w:r>
      <w:r w:rsidR="0023100A" w:rsidRPr="00221561">
        <w:rPr>
          <w:rFonts w:ascii="Times New Roman" w:eastAsia="宋体" w:hAnsi="Times New Roman" w:cs="Times New Roman"/>
          <w:szCs w:val="22"/>
          <w:highlight w:val="yellow"/>
          <w:rPrChange w:id="6" w:author="xiaxin" w:date="2025-11-21T11:28:00Z" w16du:dateUtc="2025-11-21T03:28:00Z">
            <w:rPr>
              <w:rFonts w:ascii="Times New Roman" w:eastAsia="宋体" w:hAnsi="Times New Roman" w:cs="Times New Roman"/>
              <w:szCs w:val="22"/>
            </w:rPr>
          </w:rPrChange>
        </w:rPr>
        <w:t xml:space="preserve"> </w:t>
      </w:r>
      <w:r w:rsidRPr="00221561">
        <w:rPr>
          <w:rFonts w:ascii="Times New Roman" w:eastAsia="宋体" w:hAnsi="Times New Roman" w:cs="Times New Roman"/>
          <w:szCs w:val="22"/>
          <w:highlight w:val="yellow"/>
          <w:rPrChange w:id="7" w:author="xiaxin" w:date="2025-11-21T11:28:00Z" w16du:dateUtc="2025-11-21T03:28:00Z">
            <w:rPr>
              <w:rFonts w:ascii="Times New Roman" w:eastAsia="宋体" w:hAnsi="Times New Roman" w:cs="Times New Roman"/>
              <w:szCs w:val="22"/>
            </w:rPr>
          </w:rPrChange>
        </w:rPr>
        <w:fldChar w:fldCharType="begin"/>
      </w:r>
      <w:r w:rsidRPr="00221561">
        <w:rPr>
          <w:rFonts w:ascii="Times New Roman" w:eastAsia="宋体" w:hAnsi="Times New Roman" w:cs="Times New Roman"/>
          <w:szCs w:val="22"/>
          <w:highlight w:val="yellow"/>
          <w:rPrChange w:id="8" w:author="xiaxin" w:date="2025-11-21T11:28:00Z" w16du:dateUtc="2025-11-21T03:28:00Z">
            <w:rPr>
              <w:rFonts w:ascii="Times New Roman" w:eastAsia="宋体" w:hAnsi="Times New Roman" w:cs="Times New Roman"/>
              <w:szCs w:val="22"/>
            </w:rPr>
          </w:rPrChange>
        </w:rPr>
        <w:instrText xml:space="preserve"> ADDIN ZOTERO_ITEM CSL_CITATION {"citationID":"M69XcTvT","properties":{"formattedCitation":"[15\\uc0\\u8211{}17]","plainCitation":"[15–17]","noteIndex":0},"citationItems":[{"id":1444,"uris":["http://zotero.org/users/14274501/items/CET9BHC2"],"itemData":{"id":1444,"type":"article-journal","abstract":"Feature selection, as a preprocessing step to machine learning, is eﬀective in reducing dimensionality, removing irrelevant data, increasing learning accuracy, and improving result comprehensibility. However, the recent increase of dimensionality of data poses a severe challenge to many existing feature selection methods with respect to eﬃciency and eﬀectiveness. In this work, we introduce a novel concept, predominant correlation, and propose a fast ﬁlter method which can identify relevant features as well as redundancy among relevant features without pairwise correlation analysis. The eﬃciency and eﬀectiveness of our method is demonstrated through extensive comparisons with other methods using real-world data of high dimensionality.","container-title":"Proceedings of the 20th international conference on machine learning (ICML-03)","issue":"8","language":"en","page":"856–863","source":"Zotero","title":"Feature Selection for High-Dimensional Data: A Fast Correlation-Based Filter Solution","author":[{"family":"Yu","given":"Lei"},{"family":"Liu","given":"Huan"}],"issued":{"date-parts":[["2003"]]}}},{"id":1446,"uris":["http://zotero.org/users/14274501/items/8A7XBHGA"],"itemData":{"id":1446,"type":"article-journal","abstract":"Variable and feature selection have become the focus of much research in areas of application for which datasets with tens or hundreds of thousands of variables are available. These areas include text processing of internet documents, gene expression array analysis, and combinatorial chemistry. The objective of variable selection is three-fold: improving the prediction performance of the predictors, providing faster and more cost-effective predictors, and providing a better understanding of the underlying process that generated the data. The contributions of this special issue cover a wide range of aspects of such problems: providing a better deﬁnition of the objective function, feature construction, feature ranking, multivariate feature selection, efﬁcient search methods, and feature validity assessment methods.","container-title":"Journal of Machine Learning Research","DOI":"https://doi.org/10.1162/153244303322753616","issue":"(7-8)","language":"en","page":"1157–1182","source":"Zotero","title":"An Introduction to Variable and Feature Selection","volume":"3","author":[{"family":"Guyon","given":"Isabelle"},{"family":"Elisseeff","given":"Andre"}],"issued":{"date-parts":[["2003"]]}}},{"id":1448,"uris":["http://zotero.org/users/14274501/items/CQAUA4GZ"],"itemData":{"id":1448,"type":"article-journal","container-title":"Proceedings of the 34th International Conference on Neural Information Processing Systems","issue":"33","journalAbbreviation":"NeurIPS","language":"en","page":"5105 - 5114","source":"Zotero","title":"Feature Importance Ranking for Deep Learning","volume":"429","author":[{"family":"Wojtas","given":"Maksymilian A"},{"family":"Chen","given":"Ke"}],"issued":{"date-parts":[["2020",12,6]]}}}],"schema":"https://github.com/citation-style-language/schema/raw/master/csl-citation.json"} </w:instrText>
      </w:r>
      <w:r w:rsidRPr="00221561">
        <w:rPr>
          <w:rFonts w:ascii="Times New Roman" w:eastAsia="宋体" w:hAnsi="Times New Roman" w:cs="Times New Roman"/>
          <w:szCs w:val="22"/>
          <w:highlight w:val="yellow"/>
          <w:rPrChange w:id="9" w:author="xiaxin" w:date="2025-11-21T11:28:00Z" w16du:dateUtc="2025-11-21T03:28:00Z">
            <w:rPr>
              <w:rFonts w:ascii="Times New Roman" w:eastAsia="宋体" w:hAnsi="Times New Roman" w:cs="Times New Roman"/>
              <w:szCs w:val="22"/>
            </w:rPr>
          </w:rPrChange>
        </w:rPr>
        <w:fldChar w:fldCharType="separate"/>
      </w:r>
      <w:r w:rsidRPr="00221561">
        <w:rPr>
          <w:rFonts w:ascii="Times New Roman" w:eastAsia="宋体" w:hAnsi="Times New Roman" w:cs="Times New Roman"/>
          <w:szCs w:val="22"/>
          <w:highlight w:val="yellow"/>
          <w:rPrChange w:id="10" w:author="xiaxin" w:date="2025-11-21T11:28:00Z" w16du:dateUtc="2025-11-21T03:28:00Z">
            <w:rPr>
              <w:rFonts w:ascii="Times New Roman" w:eastAsia="宋体" w:hAnsi="Times New Roman" w:cs="Times New Roman"/>
              <w:szCs w:val="22"/>
            </w:rPr>
          </w:rPrChange>
        </w:rPr>
        <w:t>[15–17]</w:t>
      </w:r>
      <w:r w:rsidRPr="00221561">
        <w:rPr>
          <w:rFonts w:ascii="Times New Roman" w:eastAsia="宋体" w:hAnsi="Times New Roman" w:cs="Times New Roman"/>
          <w:szCs w:val="22"/>
          <w:highlight w:val="yellow"/>
          <w:rPrChange w:id="11" w:author="xiaxin" w:date="2025-11-21T11:28:00Z" w16du:dateUtc="2025-11-21T03:28:00Z">
            <w:rPr>
              <w:rFonts w:ascii="Times New Roman" w:eastAsia="宋体" w:hAnsi="Times New Roman" w:cs="Times New Roman"/>
              <w:szCs w:val="22"/>
            </w:rPr>
          </w:rPrChange>
        </w:rPr>
        <w:fldChar w:fldCharType="end"/>
      </w:r>
      <w:r w:rsidRPr="00221561">
        <w:rPr>
          <w:rFonts w:ascii="Times New Roman" w:eastAsia="宋体" w:hAnsi="Times New Roman" w:cs="Times New Roman"/>
          <w:szCs w:val="22"/>
          <w:highlight w:val="yellow"/>
          <w:rPrChange w:id="12" w:author="xiaxin" w:date="2025-11-21T11:28:00Z" w16du:dateUtc="2025-11-21T03:28:00Z">
            <w:rPr>
              <w:rFonts w:ascii="Times New Roman" w:eastAsia="宋体" w:hAnsi="Times New Roman" w:cs="Times New Roman"/>
              <w:szCs w:val="22"/>
            </w:rPr>
          </w:rPrChange>
        </w:rPr>
        <w:t>?</w:t>
      </w:r>
      <w:r w:rsidRPr="0003470A">
        <w:rPr>
          <w:rFonts w:ascii="Times New Roman" w:eastAsia="宋体" w:hAnsi="Times New Roman" w:cs="Times New Roman"/>
          <w:szCs w:val="22"/>
        </w:rPr>
        <w:t xml:space="preserve"> </w:t>
      </w:r>
      <w:commentRangeEnd w:id="2"/>
      <w:r w:rsidR="00980834">
        <w:rPr>
          <w:rStyle w:val="af2"/>
        </w:rPr>
        <w:commentReference w:id="2"/>
      </w:r>
      <w:r w:rsidRPr="0003470A">
        <w:rPr>
          <w:rFonts w:ascii="Times New Roman" w:eastAsia="宋体" w:hAnsi="Times New Roman" w:cs="Times New Roman"/>
          <w:szCs w:val="22"/>
        </w:rPr>
        <w:t>This feature selection problem, essentially the identification of optimal predictors, represents the cornerstone of the entire modeling chain</w:t>
      </w:r>
      <w:r w:rsidRPr="0003470A">
        <w:rPr>
          <w:rFonts w:ascii="Times New Roman" w:eastAsia="宋体" w:hAnsi="Times New Roman" w:cs="Times New Roman" w:hint="eastAsia"/>
          <w:szCs w:val="22"/>
        </w:rPr>
        <w:t xml:space="preserve"> </w:t>
      </w:r>
      <w:r w:rsidRPr="0003470A">
        <w:rPr>
          <w:rFonts w:ascii="Times New Roman" w:eastAsia="宋体" w:hAnsi="Times New Roman" w:cs="Times New Roman"/>
          <w:szCs w:val="22"/>
        </w:rPr>
        <w:fldChar w:fldCharType="begin"/>
      </w:r>
      <w:r w:rsidRPr="0003470A">
        <w:rPr>
          <w:rFonts w:ascii="Times New Roman" w:eastAsia="宋体" w:hAnsi="Times New Roman" w:cs="Times New Roman"/>
          <w:szCs w:val="22"/>
        </w:rPr>
        <w:instrText xml:space="preserve"> ADDIN ZOTERO_ITEM CSL_CITATION {"citationID":"uPAV45Hq","properties":{"formattedCitation":"[18]","plainCitation":"[18]","noteIndex":0},"citationItems":[{"id":"620cdMeG/k49XJj7s","uris":["http://zotero.org/users/14274501/items/YJYAZAXJ"],"itemData":{"id":1452,"type":"paper-conference","abstract":"With the growing adoption of deep learning models in different real-world domains, including computational biology, it is often necessary to understand which data features are essential for the model’s decision. Despite extensive recent efforts to define different feature importance metrics for deep learning models, we identified that inherent stochasticity in the design and training of deep learning models makes commonly used feature importance scores unstable. This results in varied explanations or selections of different features across different runs of the model. We demonstrate how the signal strength of features and correlation among features directly contribute to this instability. To address this instability, we explore the ensembling of feature importance scores of models across different epochs and find that this simple approach can substantially address this issue. For example, we consider knockoff inference as they allow feature selection with statistical guarantees. We discover considerable variability in selected features in different epochs of deep learning training, and the best selection of features doesn’t necessarily occur at the lowest validation loss, the conventional approach to determine the best model. As such, we present a framework to combine the feature importance of trained models across different hyperparameter settings and epochs, and instead of selecting features from one best model, we perform an ensemble of feature importance scores from numerous good models. Across the range of experiments in simulated and various real-world datasets from the biological domain, we demonstrate that the proposed framework consistently improves the power of feature selection.","collection-title":"Proceedings of Machine Learning Research","container-title":"Proceedings of the 17th Machine Learning in Computational Biology meeting","page":"33–45","publisher":"PMLR","title":"Ensembling improves stability and power of feature selection for deep learning models","URL":"https://proceedings.mlr.press/v200/gyawali22a.html","volume":"200","author":[{"family":"Gyawali","given":"Prashnna K."},{"family":"Liu","given":"Xiaoxia"},{"family":"Zou","given":"James"},{"family":"He","given":"Zihuai"}],"editor":[{"family":"Knowles","given":"David A"},{"family":"Mostafavi","given":"Sara"},{"family":"Lee","given":"Su-In"}],"issued":{"date-parts":[["2022",11,21]]}}}],"schema":"https://github.com/citation-style-language/schema/raw/master/csl-citation.json"} </w:instrText>
      </w:r>
      <w:r w:rsidRPr="0003470A">
        <w:rPr>
          <w:rFonts w:ascii="Times New Roman" w:eastAsia="宋体" w:hAnsi="Times New Roman" w:cs="Times New Roman"/>
          <w:szCs w:val="22"/>
        </w:rPr>
        <w:fldChar w:fldCharType="separate"/>
      </w:r>
      <w:r w:rsidRPr="0003470A">
        <w:rPr>
          <w:rFonts w:ascii="Times New Roman" w:eastAsia="宋体" w:hAnsi="Times New Roman" w:cs="Times New Roman"/>
          <w:szCs w:val="22"/>
        </w:rPr>
        <w:t>[18]</w:t>
      </w:r>
      <w:r w:rsidRPr="0003470A">
        <w:rPr>
          <w:rFonts w:ascii="Times New Roman" w:eastAsia="宋体" w:hAnsi="Times New Roman" w:cs="Times New Roman"/>
          <w:szCs w:val="22"/>
        </w:rPr>
        <w:fldChar w:fldCharType="end"/>
      </w:r>
      <w:r w:rsidRPr="0003470A">
        <w:rPr>
          <w:rFonts w:ascii="Times New Roman" w:eastAsia="宋体" w:hAnsi="Times New Roman" w:cs="Times New Roman"/>
          <w:szCs w:val="22"/>
        </w:rPr>
        <w:t xml:space="preserve">. </w:t>
      </w:r>
      <w:bookmarkStart w:id="13" w:name="OLE_LINK11"/>
      <w:bookmarkStart w:id="14" w:name="OLE_LINK10"/>
      <w:ins w:id="15" w:author="xiaxin" w:date="2025-11-21T11:26:00Z" w16du:dateUtc="2025-11-21T03:26:00Z">
        <w:r w:rsidR="00980834" w:rsidRPr="00221561">
          <w:rPr>
            <w:rFonts w:ascii="Times New Roman" w:eastAsia="宋体" w:hAnsi="Times New Roman" w:cs="Times New Roman" w:hint="eastAsia"/>
            <w:szCs w:val="22"/>
            <w:highlight w:val="yellow"/>
            <w:rPrChange w:id="16" w:author="xiaxin" w:date="2025-11-21T11:28:00Z" w16du:dateUtc="2025-11-21T03:28:00Z">
              <w:rPr>
                <w:rFonts w:ascii="Times New Roman" w:eastAsia="宋体" w:hAnsi="Times New Roman" w:cs="Times New Roman" w:hint="eastAsia"/>
                <w:szCs w:val="22"/>
              </w:rPr>
            </w:rPrChange>
          </w:rPr>
          <w:t>缺一句话</w:t>
        </w:r>
      </w:ins>
      <w:ins w:id="17" w:author="xiaxin" w:date="2025-11-21T11:27:00Z" w16du:dateUtc="2025-11-21T03:27:00Z">
        <w:r w:rsidR="005A1D52" w:rsidRPr="00221561">
          <w:rPr>
            <w:rFonts w:ascii="Times New Roman" w:eastAsia="宋体" w:hAnsi="Times New Roman" w:cs="Times New Roman" w:hint="eastAsia"/>
            <w:szCs w:val="22"/>
            <w:highlight w:val="yellow"/>
            <w:rPrChange w:id="18" w:author="xiaxin" w:date="2025-11-21T11:28:00Z" w16du:dateUtc="2025-11-21T03:28:00Z">
              <w:rPr>
                <w:rFonts w:ascii="Times New Roman" w:eastAsia="宋体" w:hAnsi="Times New Roman" w:cs="Times New Roman" w:hint="eastAsia"/>
                <w:szCs w:val="22"/>
              </w:rPr>
            </w:rPrChange>
          </w:rPr>
          <w:t>：</w:t>
        </w:r>
      </w:ins>
      <w:ins w:id="19" w:author="xiaxin" w:date="2025-11-21T11:26:00Z" w16du:dateUtc="2025-11-21T03:26:00Z">
        <w:r w:rsidR="005C0D0F" w:rsidRPr="00221561">
          <w:rPr>
            <w:rFonts w:ascii="Times New Roman" w:eastAsia="宋体" w:hAnsi="Times New Roman" w:cs="Times New Roman" w:hint="eastAsia"/>
            <w:szCs w:val="22"/>
            <w:highlight w:val="yellow"/>
            <w:rPrChange w:id="20" w:author="xiaxin" w:date="2025-11-21T11:28:00Z" w16du:dateUtc="2025-11-21T03:28:00Z">
              <w:rPr>
                <w:rFonts w:ascii="Times New Roman" w:eastAsia="宋体" w:hAnsi="Times New Roman" w:cs="Times New Roman" w:hint="eastAsia"/>
                <w:szCs w:val="22"/>
              </w:rPr>
            </w:rPrChange>
          </w:rPr>
          <w:t>又要</w:t>
        </w:r>
      </w:ins>
      <w:ins w:id="21" w:author="xiaxin" w:date="2025-11-21T11:27:00Z" w16du:dateUtc="2025-11-21T03:27:00Z">
        <w:r w:rsidR="005A1D52" w:rsidRPr="00221561">
          <w:rPr>
            <w:rFonts w:ascii="Times New Roman" w:eastAsia="宋体" w:hAnsi="Times New Roman" w:cs="Times New Roman" w:hint="eastAsia"/>
            <w:szCs w:val="22"/>
            <w:highlight w:val="yellow"/>
            <w:rPrChange w:id="22" w:author="xiaxin" w:date="2025-11-21T11:28:00Z" w16du:dateUtc="2025-11-21T03:28:00Z">
              <w:rPr>
                <w:rFonts w:ascii="Times New Roman" w:eastAsia="宋体" w:hAnsi="Times New Roman" w:cs="Times New Roman" w:hint="eastAsia"/>
                <w:szCs w:val="22"/>
              </w:rPr>
            </w:rPrChange>
          </w:rPr>
          <w:t>如何</w:t>
        </w:r>
        <w:r w:rsidR="005C0D0F" w:rsidRPr="00221561">
          <w:rPr>
            <w:rFonts w:ascii="Times New Roman" w:eastAsia="宋体" w:hAnsi="Times New Roman" w:cs="Times New Roman" w:hint="eastAsia"/>
            <w:szCs w:val="22"/>
            <w:highlight w:val="yellow"/>
            <w:rPrChange w:id="23" w:author="xiaxin" w:date="2025-11-21T11:28:00Z" w16du:dateUtc="2025-11-21T03:28:00Z">
              <w:rPr>
                <w:rFonts w:ascii="Times New Roman" w:eastAsia="宋体" w:hAnsi="Times New Roman" w:cs="Times New Roman" w:hint="eastAsia"/>
                <w:szCs w:val="22"/>
              </w:rPr>
            </w:rPrChange>
          </w:rPr>
          <w:t>寻找</w:t>
        </w:r>
        <w:r w:rsidR="000D76E9" w:rsidRPr="00221561">
          <w:rPr>
            <w:rFonts w:ascii="Times New Roman" w:eastAsia="宋体" w:hAnsi="Times New Roman" w:cs="Times New Roman" w:hint="eastAsia"/>
            <w:szCs w:val="22"/>
            <w:highlight w:val="yellow"/>
            <w:rPrChange w:id="24" w:author="xiaxin" w:date="2025-11-21T11:28:00Z" w16du:dateUtc="2025-11-21T03:28:00Z">
              <w:rPr>
                <w:rFonts w:ascii="Times New Roman" w:eastAsia="宋体" w:hAnsi="Times New Roman" w:cs="Times New Roman" w:hint="eastAsia"/>
                <w:szCs w:val="22"/>
              </w:rPr>
            </w:rPrChange>
          </w:rPr>
          <w:t>预测因子并</w:t>
        </w:r>
      </w:ins>
      <w:ins w:id="25" w:author="xiaxin" w:date="2025-11-21T11:34:00Z" w16du:dateUtc="2025-11-21T03:34:00Z">
        <w:r w:rsidR="009E3E21">
          <w:rPr>
            <w:rFonts w:ascii="Times New Roman" w:eastAsia="宋体" w:hAnsi="Times New Roman" w:cs="Times New Roman" w:hint="eastAsia"/>
            <w:szCs w:val="22"/>
            <w:highlight w:val="yellow"/>
          </w:rPr>
          <w:t>更好地</w:t>
        </w:r>
      </w:ins>
      <w:ins w:id="26" w:author="xiaxin" w:date="2025-11-21T11:26:00Z" w16du:dateUtc="2025-11-21T03:26:00Z">
        <w:r w:rsidR="005C0D0F" w:rsidRPr="00221561">
          <w:rPr>
            <w:rFonts w:ascii="Times New Roman" w:eastAsia="宋体" w:hAnsi="Times New Roman" w:cs="Times New Roman" w:hint="eastAsia"/>
            <w:szCs w:val="22"/>
            <w:highlight w:val="yellow"/>
            <w:rPrChange w:id="27" w:author="xiaxin" w:date="2025-11-21T11:28:00Z" w16du:dateUtc="2025-11-21T03:28:00Z">
              <w:rPr>
                <w:rFonts w:ascii="Times New Roman" w:eastAsia="宋体" w:hAnsi="Times New Roman" w:cs="Times New Roman" w:hint="eastAsia"/>
                <w:szCs w:val="22"/>
              </w:rPr>
            </w:rPrChange>
          </w:rPr>
          <w:t>建立</w:t>
        </w:r>
      </w:ins>
      <w:ins w:id="28" w:author="xiaxin" w:date="2025-11-21T11:27:00Z" w16du:dateUtc="2025-11-21T03:27:00Z">
        <w:r w:rsidR="000D76E9" w:rsidRPr="00221561">
          <w:rPr>
            <w:rFonts w:ascii="Times New Roman" w:eastAsia="宋体" w:hAnsi="Times New Roman" w:cs="Times New Roman" w:hint="eastAsia"/>
            <w:szCs w:val="22"/>
            <w:highlight w:val="yellow"/>
            <w:rPrChange w:id="29" w:author="xiaxin" w:date="2025-11-21T11:28:00Z" w16du:dateUtc="2025-11-21T03:28:00Z">
              <w:rPr>
                <w:rFonts w:ascii="Times New Roman" w:eastAsia="宋体" w:hAnsi="Times New Roman" w:cs="Times New Roman" w:hint="eastAsia"/>
                <w:szCs w:val="22"/>
              </w:rPr>
            </w:rPrChange>
          </w:rPr>
          <w:t>其</w:t>
        </w:r>
      </w:ins>
      <w:ins w:id="30" w:author="xiaxin" w:date="2025-11-21T11:26:00Z" w16du:dateUtc="2025-11-21T03:26:00Z">
        <w:r w:rsidR="005C0D0F" w:rsidRPr="00221561">
          <w:rPr>
            <w:rFonts w:ascii="Times New Roman" w:eastAsia="宋体" w:hAnsi="Times New Roman" w:cs="Times New Roman" w:hint="eastAsia"/>
            <w:szCs w:val="22"/>
            <w:highlight w:val="yellow"/>
            <w:rPrChange w:id="31" w:author="xiaxin" w:date="2025-11-21T11:28:00Z" w16du:dateUtc="2025-11-21T03:28:00Z">
              <w:rPr>
                <w:rFonts w:ascii="Times New Roman" w:eastAsia="宋体" w:hAnsi="Times New Roman" w:cs="Times New Roman" w:hint="eastAsia"/>
                <w:szCs w:val="22"/>
              </w:rPr>
            </w:rPrChange>
          </w:rPr>
          <w:t>和整场发电的</w:t>
        </w:r>
      </w:ins>
      <w:ins w:id="32" w:author="xiaxin" w:date="2025-11-21T11:28:00Z" w16du:dateUtc="2025-11-21T03:28:00Z">
        <w:r w:rsidR="000D76E9" w:rsidRPr="00221561">
          <w:rPr>
            <w:rFonts w:ascii="Times New Roman" w:eastAsia="宋体" w:hAnsi="Times New Roman" w:cs="Times New Roman" w:hint="eastAsia"/>
            <w:szCs w:val="22"/>
            <w:highlight w:val="yellow"/>
            <w:rPrChange w:id="33" w:author="xiaxin" w:date="2025-11-21T11:28:00Z" w16du:dateUtc="2025-11-21T03:28:00Z">
              <w:rPr>
                <w:rFonts w:ascii="Times New Roman" w:eastAsia="宋体" w:hAnsi="Times New Roman" w:cs="Times New Roman" w:hint="eastAsia"/>
                <w:szCs w:val="22"/>
              </w:rPr>
            </w:rPrChange>
          </w:rPr>
          <w:t>代表性</w:t>
        </w:r>
      </w:ins>
      <w:ins w:id="34" w:author="xiaxin" w:date="2025-11-21T11:26:00Z" w16du:dateUtc="2025-11-21T03:26:00Z">
        <w:r w:rsidR="005C0D0F" w:rsidRPr="00221561">
          <w:rPr>
            <w:rFonts w:ascii="Times New Roman" w:eastAsia="宋体" w:hAnsi="Times New Roman" w:cs="Times New Roman" w:hint="eastAsia"/>
            <w:szCs w:val="22"/>
            <w:highlight w:val="yellow"/>
            <w:rPrChange w:id="35" w:author="xiaxin" w:date="2025-11-21T11:28:00Z" w16du:dateUtc="2025-11-21T03:28:00Z">
              <w:rPr>
                <w:rFonts w:ascii="Times New Roman" w:eastAsia="宋体" w:hAnsi="Times New Roman" w:cs="Times New Roman" w:hint="eastAsia"/>
                <w:szCs w:val="22"/>
              </w:rPr>
            </w:rPrChange>
          </w:rPr>
          <w:t>关系</w:t>
        </w:r>
      </w:ins>
      <w:ins w:id="36" w:author="xiaxin" w:date="2025-11-21T11:27:00Z" w16du:dateUtc="2025-11-21T03:27:00Z">
        <w:r w:rsidR="005C0D0F" w:rsidRPr="00221561">
          <w:rPr>
            <w:rFonts w:ascii="Times New Roman" w:eastAsia="宋体" w:hAnsi="Times New Roman" w:cs="Times New Roman" w:hint="eastAsia"/>
            <w:szCs w:val="22"/>
            <w:highlight w:val="yellow"/>
            <w:rPrChange w:id="37" w:author="xiaxin" w:date="2025-11-21T11:28:00Z" w16du:dateUtc="2025-11-21T03:28:00Z">
              <w:rPr>
                <w:rFonts w:ascii="Times New Roman" w:eastAsia="宋体" w:hAnsi="Times New Roman" w:cs="Times New Roman" w:hint="eastAsia"/>
                <w:szCs w:val="22"/>
              </w:rPr>
            </w:rPrChange>
          </w:rPr>
          <w:t>呢？</w:t>
        </w:r>
      </w:ins>
    </w:p>
    <w:p w14:paraId="36A839F2" w14:textId="7D31B923" w:rsidR="00A87F51" w:rsidRPr="0003470A" w:rsidRDefault="00221561" w:rsidP="00A87F51">
      <w:pPr>
        <w:widowControl/>
        <w:jc w:val="both"/>
        <w:rPr>
          <w:rFonts w:ascii="Times New Roman" w:eastAsia="宋体" w:hAnsi="Times New Roman" w:cs="Times New Roman"/>
          <w:szCs w:val="22"/>
        </w:rPr>
      </w:pPr>
      <w:ins w:id="38" w:author="xiaxin" w:date="2025-11-21T11:29:00Z" w16du:dateUtc="2025-11-21T03:29:00Z">
        <w:r>
          <w:rPr>
            <w:rFonts w:ascii="Times New Roman" w:eastAsia="宋体" w:hAnsi="Times New Roman" w:cs="Times New Roman" w:hint="eastAsia"/>
            <w:szCs w:val="22"/>
          </w:rPr>
          <w:t>我们的</w:t>
        </w:r>
      </w:ins>
      <w:ins w:id="39" w:author="xiaxin" w:date="2025-11-21T11:57:00Z" w16du:dateUtc="2025-11-21T03:57:00Z">
        <w:r w:rsidR="00C1405C">
          <w:rPr>
            <w:rFonts w:ascii="Times New Roman" w:eastAsia="宋体" w:hAnsi="Times New Roman" w:cs="Times New Roman" w:hint="eastAsia"/>
            <w:szCs w:val="22"/>
          </w:rPr>
          <w:t>切入点</w:t>
        </w:r>
        <w:r w:rsidR="00F8164F">
          <w:rPr>
            <w:rFonts w:ascii="Times New Roman" w:eastAsia="宋体" w:hAnsi="Times New Roman" w:cs="Times New Roman" w:hint="eastAsia"/>
            <w:szCs w:val="22"/>
          </w:rPr>
          <w:t>/</w:t>
        </w:r>
      </w:ins>
      <w:ins w:id="40" w:author="xiaxin" w:date="2025-11-21T11:29:00Z" w16du:dateUtc="2025-11-21T03:29:00Z">
        <w:r>
          <w:rPr>
            <w:rFonts w:ascii="Times New Roman" w:eastAsia="宋体" w:hAnsi="Times New Roman" w:cs="Times New Roman" w:hint="eastAsia"/>
            <w:szCs w:val="22"/>
          </w:rPr>
          <w:t>调研回顾将从两个方面展开，因为……</w:t>
        </w:r>
      </w:ins>
      <w:r w:rsidR="00A87F51" w:rsidRPr="0003470A">
        <w:rPr>
          <w:rFonts w:ascii="Times New Roman" w:eastAsia="宋体" w:hAnsi="Times New Roman" w:cs="Times New Roman" w:hint="eastAsia"/>
          <w:szCs w:val="22"/>
        </w:rPr>
        <w:t>T</w:t>
      </w:r>
      <w:r w:rsidR="00A87F51" w:rsidRPr="0003470A">
        <w:rPr>
          <w:rFonts w:ascii="Times New Roman" w:eastAsia="宋体" w:hAnsi="Times New Roman" w:cs="Times New Roman"/>
          <w:szCs w:val="22"/>
        </w:rPr>
        <w:t xml:space="preserve">o achieve more accurate wind power forecasting, it is essential to consider two interrelated yet relatively independent components: wind speed prediction and power conversion modeling. The former determines the input accuracy to the wind power system, while the latter reflects the efficiency of converting wind energy into electrical power. Together, these components constitute the core of the wind power forecasting framework. </w:t>
      </w:r>
      <w:bookmarkEnd w:id="13"/>
      <w:r w:rsidR="00043484" w:rsidRPr="0003470A">
        <w:rPr>
          <w:rFonts w:ascii="Times New Roman" w:eastAsia="宋体" w:hAnsi="Times New Roman" w:cs="Times New Roman"/>
          <w:szCs w:val="22"/>
        </w:rPr>
        <w:t xml:space="preserve">This study therefore focuses on identifying </w:t>
      </w:r>
      <w:commentRangeStart w:id="41"/>
      <w:r w:rsidR="00043484" w:rsidRPr="0003470A">
        <w:rPr>
          <w:rFonts w:ascii="Times New Roman" w:eastAsia="宋体" w:hAnsi="Times New Roman" w:cs="Times New Roman"/>
          <w:szCs w:val="22"/>
        </w:rPr>
        <w:t xml:space="preserve">physically meaningful </w:t>
      </w:r>
      <w:commentRangeEnd w:id="41"/>
      <w:r w:rsidR="00C1405C">
        <w:rPr>
          <w:rStyle w:val="af2"/>
        </w:rPr>
        <w:lastRenderedPageBreak/>
        <w:commentReference w:id="41"/>
      </w:r>
      <w:r w:rsidR="00043484" w:rsidRPr="0003470A">
        <w:rPr>
          <w:rFonts w:ascii="Times New Roman" w:eastAsia="宋体" w:hAnsi="Times New Roman" w:cs="Times New Roman"/>
          <w:szCs w:val="22"/>
        </w:rPr>
        <w:t>predictive factors that link observed winds to power output, bridging the gap between wind prediction and conversion modeling. To clarify the current state of research and identify key challenges, it is essential to systematically review progress in both components.</w:t>
      </w:r>
    </w:p>
    <w:p w14:paraId="6EC3BA40" w14:textId="77777777" w:rsidR="00043484" w:rsidRDefault="00043484" w:rsidP="00A87F51">
      <w:pPr>
        <w:widowControl/>
        <w:jc w:val="both"/>
        <w:rPr>
          <w:rFonts w:ascii="Times New Roman" w:eastAsia="宋体" w:hAnsi="Times New Roman" w:cs="Times New Roman"/>
          <w:szCs w:val="22"/>
        </w:rPr>
      </w:pPr>
    </w:p>
    <w:p w14:paraId="65CD1213" w14:textId="77777777" w:rsidR="00A87F51" w:rsidRDefault="00187C3B" w:rsidP="00A87F51">
      <w:pPr>
        <w:widowControl/>
        <w:jc w:val="both"/>
        <w:rPr>
          <w:rFonts w:ascii="Times New Roman" w:eastAsia="宋体" w:hAnsi="Times New Roman" w:cs="Times New Roman"/>
          <w:szCs w:val="22"/>
        </w:rPr>
      </w:pPr>
      <w:r w:rsidRPr="00F8164F">
        <w:rPr>
          <w:rFonts w:ascii="Times New Roman" w:eastAsia="宋体" w:hAnsi="Times New Roman" w:cs="Times New Roman"/>
          <w:strike/>
          <w:szCs w:val="22"/>
          <w:rPrChange w:id="42" w:author="xiaxin" w:date="2025-11-21T11:59:00Z" w16du:dateUtc="2025-11-21T03:59:00Z">
            <w:rPr>
              <w:rFonts w:ascii="Times New Roman" w:eastAsia="宋体" w:hAnsi="Times New Roman" w:cs="Times New Roman"/>
              <w:szCs w:val="22"/>
            </w:rPr>
          </w:rPrChange>
        </w:rPr>
        <w:t xml:space="preserve">Given these considerations, research on predictive factors can be broadly divided into two interrelated but distinct branches: wind speed prediction and wind power forecasting. </w:t>
      </w:r>
      <w:r w:rsidRPr="00187C3B">
        <w:rPr>
          <w:rFonts w:ascii="Times New Roman" w:eastAsia="宋体" w:hAnsi="Times New Roman" w:cs="Times New Roman"/>
          <w:szCs w:val="22"/>
        </w:rPr>
        <w:t>The first branch focuses on accurate prediction of wind speeds that serve as the fundamental input to power models.</w:t>
      </w:r>
      <w:r>
        <w:rPr>
          <w:rFonts w:ascii="Times New Roman" w:eastAsia="宋体" w:hAnsi="Times New Roman" w:cs="Times New Roman" w:hint="eastAsia"/>
          <w:szCs w:val="22"/>
        </w:rPr>
        <w:t xml:space="preserve"> </w:t>
      </w:r>
      <w:r w:rsidR="00A87F51" w:rsidRPr="00E3086B">
        <w:rPr>
          <w:rFonts w:ascii="Times New Roman" w:eastAsia="宋体" w:hAnsi="Times New Roman" w:cs="Times New Roman"/>
          <w:szCs w:val="22"/>
        </w:rPr>
        <w:t>Research on wind speed prediction for wind energy applications has predominantly focused on hub-height winds, typically at elevations of 70-120 meters where modern wind turbines operate</w:t>
      </w:r>
      <w:r w:rsidR="00A87F51">
        <w:rPr>
          <w:rFonts w:ascii="Times New Roman" w:eastAsia="宋体" w:hAnsi="Times New Roman" w:cs="Times New Roman" w:hint="eastAsia"/>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{"citationID":"MsVdVQh5","properties":{"formattedCitation":"[19]","plainCitation":"[19]","noteIndex":0},"citationItems":[{"id":1458,"uris":["http://zotero.org/users/14274501/items/H2QN5245"],"itemData":{"id":1458,"type":"article-journal","abstract":"A multifaceted future for wind power\n            \n              Modern wind turbines already represent a tightly optimized confluence of materials science and aerodynamic engineering. Veers\n              et al.\n              review the challenges and opportunities for further expanding this technology, with an emphasis on the need for interdisciplinary collaboration. They highlight the need to better understand atmospheric physics in the regions where taller turbines will operate as well as the materials constraints associated with the scale-up. The mutual interaction of turbine sites with one another and with the evolving features of the overall electricity grid will furthermore necessitate a systems approach to future development.\n            \n            \n              Science\n              , this issue p.\n              eaau2027\n            \n          , \n            \n              BACKGROUND\n              A growing global population and an increasing demand for energy services are expected to result in substantially greater deployment of clean energy sources. Wind energy is already playing a role as a mainstream source of electricity, driven by decades of scientific discovery and technology development. Additional research and exploration of design options are needed to drive innovation to meet future demand and functionality. The growing scale and deployment expansion will, however, push the technology into areas of both scientific and engineering uncertainty. This Review explores grand challenges in wind energy research that must be addressed to enable wind energy to supply one-third to one-half, or even more, of the world’s electricity needs.\n            \n            \n              ADVANCES\n              Drawing from a recent international workshop, we identify three grand challenges in wind energy research that require further progress from the scientific community: (i) improved understanding of the physics of atmospheric flow in the critical zone of wind power plant operation, (ii) materials and system dynamics of individual wind turbines, and (iii) optimization and control of fleets of wind plants comprising hundreds of individual generators working synergistically within the larger electric grid system. These grand challenges are interrelated, so progress in each domain must build on concurrent advances in the other two. Characterizing the wind power plant operating zone in the atmosphere will be essential to designing the next generation of even-larger wind turbines and achieving dynamic control of the machines. Enhanced forecasting of the nature of the atmospheric inflow will subsequently enable control of the plant in the manner necessary for grid support. These wind energy science challenges bridge previously separable geospatial and temporal scales that extend from the physics of the atmosphere to flexible aeroelastic and mechanical systems more than 200 m in diameter and, ultimately, to the electrical integration with and support for a continent-sized grid system.\n            \n            \n              OUTLOOK\n              Meeting the grand research challenges in wind energy science will enable the wind power plant of the future to supply many of the anticipated electricity system needs at a low cost. The interdependence of the grand challenges requires expansion of integrated and cross-disciplinary research efforts. Methods for handling and streamlining exchange of vast quantities of information across many disciplines (both experimental and computational) will also be crucial to enabling successful integrated research. Moreover, research in fields related to computational and data science will support the research community in seeking to further integrate models and data across scales and disciplines.\n              \n                \n                  The cascade of scales underlying wind energy scientific grand challenges.\n                  Length scales from weather systems at a global level down the boundary layer of a wind turbine airfoil and time scales from seasonal fluctuations in weather to subsecond dynamic control and balancing of electrical generation and demand must be understood and managed.\n                \n                \n                ILLUSTRATION: JOSH BAUER AND BESIKI KAZAISHVILI, NREL\n              \n            \n          , \n            Harvested by advanced technical systems honed over decades of research and development, wind energy has become a mainstream energy resource. However, continued innovation is needed to realize the potential of wind to serve the global demand for clean energy. Here, we outline three interdependent, cross-disciplinary grand challenges underpinning this research endeavor. The first is the need for a deeper understanding of the physics of atmospheric flow in the critical zone of plant operation. The second involves science and engineering of the largest dynamic, rotating machines in the world. The third encompasses optimization and control of fleets of wind plants working synergistically within the electricity grid. Addressing these challenges could enable wind power to provide as much as half of our global electricity needs and perhaps beyond.","container-title":"Science","DOI":"10.1126/science.aau2027","ISSN":"0036-8075, 1095-9203","issue":"6464","journalAbbreviation":"Science","language":"en","page":"eaau2027","source":"DOI.org (Crossref)","title":"Grand challenges in the science of wind energy","volume":"366","author":[{"family":"Veers","given":"Paul"},{"family":"Dykes","given":"Katherine"},{"family":"Lantz","given":"Eric"},{"family":"Barth","given":"Stephan"},{"family":"Bottasso","given":"Carlo L."},{"family":"Carlson","given":"Ola"},{"family":"Clifton","given":"Andrew"},{"family":"Green","given":"Johney"},{"family":"Green","given":"Peter"},{"family":"Holttinen","given":"Hannele"},{"family":"Laird","given":"Daniel"},{"family":"Lehtomäki","given":"Ville"},{"family":"Lundquist","given":"Julie K."},{"family":"Manwell","given":"James"},{"family":"Marquis","given":"Melinda"},{"family":"Meneveau","given":"Charles"},{"family":"Moriarty","given":"Patrick"},{"family":"Munduate","given":"Xabier"},{"family":"Muskulus","given":"Michael"},{"family":"Naughton","given":"Jonathan"},{"family":"Pao","given":"Lucy"},{"family":"Paquette","given":"Joshua"},{"family":"Peinke","given":"Joachim"},{"family":"Robertson","given":"Amy"},{"family":"Sanz Rodrigo","given":"Javier"},{"family":"Sempreviva","given":"Anna Maria"},{"family":"Smith","given":"J. Charles"},{"family":"Tuohy","given":"Aidan"},{"family":"Wiser","given":"Ryan"}],"issued":{"date-parts":[["2019",10,25]]}}}],"schema":"https://github.com/citation-style-language/schema/raw/master/csl-citation.json"}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[19]</w:t>
      </w:r>
      <w:r w:rsidR="00A87F51">
        <w:rPr>
          <w:rFonts w:ascii="Times New Roman" w:eastAsia="宋体" w:hAnsi="Times New Roman" w:cs="Times New Roman"/>
          <w:szCs w:val="22"/>
        </w:rPr>
        <w:fldChar w:fldCharType="end"/>
      </w:r>
      <w:r w:rsidR="00A87F51" w:rsidRPr="00E3086B">
        <w:rPr>
          <w:rFonts w:ascii="Times New Roman" w:eastAsia="宋体" w:hAnsi="Times New Roman" w:cs="Times New Roman"/>
          <w:szCs w:val="22"/>
        </w:rPr>
        <w:t>. Recent advances in machine learning have demonstrated remarkable skill in hub-height wind speed forecasting, with models such as CNN-Transformer architectures and multivariate fusion networks achieving substantial improvements over traditional NWP outputs</w:t>
      </w:r>
      <w:r w:rsidR="00A87F51">
        <w:rPr>
          <w:rFonts w:ascii="Times New Roman" w:eastAsia="宋体" w:hAnsi="Times New Roman" w:cs="Times New Roman" w:hint="eastAsia"/>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{"citationID":"ZIvkiaAA","properties":{"formattedCitation":"[20,21]","plainCitation":"[20,21]","noteIndex":0},"citationItems":[{"id":1460,"uris":["http://zotero.org/users/14274501/items/S79WPKD8"],"itemData":{"id":1460,"type":"article-journal","container-title":"Nature Communications","DOI":"10.1038/s41467-025-58456-4","ISSN":"2041-1723","issue":"1","journalAbbreviation":"Nat Commun","language":"en","page":"3195","source":"DOI.org (Crossref)","title":"A machine learning model for hub-height short-term wind speed prediction","volume":"16","author":[{"family":"Zhang","given":"Zongwei"},{"family":"Lin","given":"Lianlei"},{"family":"Gao","given":"Sheng"},{"family":"Wang","given":"Junkai"},{"family":"Zhao","given":"Hanqing"},{"family":"Yu","given":"Hangyi"}],"issued":{"date-parts":[["2025",4,3]]}}},{"id":1462,"uris":["http://zotero.org/users/14274501/items/2XQFGJ29"],"itemData":{"id":1462,"type":"article-journal","abstract":"In this paper, we present a novel approach for forecasting weather variables that are not currently available in many state-of-the-art AI models. A variable not found in most models is the 100-m wind speed, which is commonly used in the energy sector to predict the power generated by wind turbines. We trained a convolutional neural network model on 12 years of ERA5 data to instantaneously predict the 100-m wind speed based on a subset of variables found in the ECMWF-AIFS forecast. We evaluated our model with 2020 ERA5 data and achieved an average 100-m wind speed RMSE of 0.18 m/s, outperforming the wind profile power law method with an RMSE of 0.63 m/s. Using the AIFS output as input to our trained model, we generated 10-day 100-m wind speed forecasts without requiring autoregressive steps, significantly reducing computational costs. We compared our predictions with the ECMWF-IFS forecast using the ECMWF analysis as ‘ground truth’ and showed greater accuracy at longer lead times. Additionally, we produced power generation forecasts for onshore and offshore wind farms across the United Kingdom, with improvements over the IFS after a lead time of 3 days. We also showed that our model exhibits spatial and temporal coherence between local predictions and discussed the common limitation of oversmoothing in the predictions of AI models.","container-title":"Meteorological Applications","DOI":"10.1002/met.70038","ISSN":"1350-4827, 1469-8080","issue":"2","journalAbbreviation":"Meteorological Applications","language":"en","page":"e70038","source":"DOI.org (Crossref)",</w:instrText>
      </w:r>
      <w:r w:rsidR="00A87F51">
        <w:rPr>
          <w:rFonts w:ascii="Times New Roman" w:eastAsia="宋体" w:hAnsi="Times New Roman" w:cs="Times New Roman" w:hint="eastAsia"/>
          <w:szCs w:val="22"/>
        </w:rPr>
        <w:instrText>"title":"Leveraging state</w:instrText>
      </w:r>
      <w:r w:rsidR="00A87F51">
        <w:rPr>
          <w:rFonts w:ascii="Times New Roman" w:eastAsia="宋体" w:hAnsi="Times New Roman" w:cs="Times New Roman" w:hint="eastAsia"/>
          <w:szCs w:val="22"/>
        </w:rPr>
        <w:instrText>‐</w:instrText>
      </w:r>
      <w:r w:rsidR="00A87F51">
        <w:rPr>
          <w:rFonts w:ascii="Times New Roman" w:eastAsia="宋体" w:hAnsi="Times New Roman" w:cs="Times New Roman" w:hint="eastAsia"/>
          <w:szCs w:val="22"/>
        </w:rPr>
        <w:instrText>of</w:instrText>
      </w:r>
      <w:r w:rsidR="00A87F51">
        <w:rPr>
          <w:rFonts w:ascii="Times New Roman" w:eastAsia="宋体" w:hAnsi="Times New Roman" w:cs="Times New Roman" w:hint="eastAsia"/>
          <w:szCs w:val="22"/>
        </w:rPr>
        <w:instrText>‐</w:instrText>
      </w:r>
      <w:r w:rsidR="00A87F51">
        <w:rPr>
          <w:rFonts w:ascii="Times New Roman" w:eastAsia="宋体" w:hAnsi="Times New Roman" w:cs="Times New Roman" w:hint="eastAsia"/>
          <w:szCs w:val="22"/>
        </w:rPr>
        <w:instrText>the</w:instrText>
      </w:r>
      <w:r w:rsidR="00A87F51">
        <w:rPr>
          <w:rFonts w:ascii="Times New Roman" w:eastAsia="宋体" w:hAnsi="Times New Roman" w:cs="Times New Roman" w:hint="eastAsia"/>
          <w:szCs w:val="22"/>
        </w:rPr>
        <w:instrText>‐</w:instrText>
      </w:r>
      <w:r w:rsidR="00A87F51">
        <w:rPr>
          <w:rFonts w:ascii="Times New Roman" w:eastAsia="宋体" w:hAnsi="Times New Roman" w:cs="Times New Roman" w:hint="eastAsia"/>
          <w:szCs w:val="22"/>
        </w:rPr>
        <w:instrText>art &lt;span style=\"font-variant:small-caps;\"&gt;AI&lt;/span&gt; models to forecast wind power generation using deep learning","title-short":"Leveraging state</w:instrText>
      </w:r>
      <w:r w:rsidR="00A87F51">
        <w:rPr>
          <w:rFonts w:ascii="Times New Roman" w:eastAsia="宋体" w:hAnsi="Times New Roman" w:cs="Times New Roman" w:hint="eastAsia"/>
          <w:szCs w:val="22"/>
        </w:rPr>
        <w:instrText>‐</w:instrText>
      </w:r>
      <w:r w:rsidR="00A87F51">
        <w:rPr>
          <w:rFonts w:ascii="Times New Roman" w:eastAsia="宋体" w:hAnsi="Times New Roman" w:cs="Times New Roman" w:hint="eastAsia"/>
          <w:szCs w:val="22"/>
        </w:rPr>
        <w:instrText>of</w:instrText>
      </w:r>
      <w:r w:rsidR="00A87F51">
        <w:rPr>
          <w:rFonts w:ascii="Times New Roman" w:eastAsia="宋体" w:hAnsi="Times New Roman" w:cs="Times New Roman" w:hint="eastAsia"/>
          <w:szCs w:val="22"/>
        </w:rPr>
        <w:instrText>‐</w:instrText>
      </w:r>
      <w:r w:rsidR="00A87F51">
        <w:rPr>
          <w:rFonts w:ascii="Times New Roman" w:eastAsia="宋体" w:hAnsi="Times New Roman" w:cs="Times New Roman" w:hint="eastAsia"/>
          <w:szCs w:val="22"/>
        </w:rPr>
        <w:instrText>the</w:instrText>
      </w:r>
      <w:r w:rsidR="00A87F51">
        <w:rPr>
          <w:rFonts w:ascii="Times New Roman" w:eastAsia="宋体" w:hAnsi="Times New Roman" w:cs="Times New Roman" w:hint="eastAsia"/>
          <w:szCs w:val="22"/>
        </w:rPr>
        <w:instrText>‐</w:instrText>
      </w:r>
      <w:r w:rsidR="00A87F51">
        <w:rPr>
          <w:rFonts w:ascii="Times New Roman" w:eastAsia="宋体" w:hAnsi="Times New Roman" w:cs="Times New Roman" w:hint="eastAsia"/>
          <w:szCs w:val="22"/>
        </w:rPr>
        <w:instrText>art &lt;span style=\"font-variant","volume":"32","author":[{"family":</w:instrText>
      </w:r>
      <w:r w:rsidR="00A87F51">
        <w:rPr>
          <w:rFonts w:ascii="Times New Roman" w:eastAsia="宋体" w:hAnsi="Times New Roman" w:cs="Times New Roman"/>
          <w:szCs w:val="22"/>
        </w:rPr>
        <w:instrText xml:space="preserve">"Hardy","given":"Lucas"},{"family":"Finney","given":"Isla"}],"issued":{"date-parts":[["2025",3]]}}}],"schema":"https://github.com/citation-style-language/schema/raw/master/csl-citation.json"}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[20,21]</w:t>
      </w:r>
      <w:r w:rsidR="00A87F51">
        <w:rPr>
          <w:rFonts w:ascii="Times New Roman" w:eastAsia="宋体" w:hAnsi="Times New Roman" w:cs="Times New Roman"/>
          <w:szCs w:val="22"/>
        </w:rPr>
        <w:fldChar w:fldCharType="end"/>
      </w:r>
      <w:r w:rsidR="00A87F51" w:rsidRPr="00E3086B">
        <w:rPr>
          <w:rFonts w:ascii="Times New Roman" w:eastAsia="宋体" w:hAnsi="Times New Roman" w:cs="Times New Roman"/>
          <w:szCs w:val="22"/>
        </w:rPr>
        <w:t xml:space="preserve">. </w:t>
      </w:r>
      <w:r w:rsidR="00A87F51" w:rsidRPr="00AA67C6">
        <w:rPr>
          <w:rFonts w:ascii="Times New Roman" w:eastAsia="宋体" w:hAnsi="Times New Roman" w:cs="Times New Roman"/>
          <w:szCs w:val="22"/>
        </w:rPr>
        <w:t>Efforts to enhance prediction accuracy have pursued multiple directions. Global NWP models have been extensively evaluated for their capability to simulate hub-height winds, revealing considerable variability in performance across different systems and regions</w:t>
      </w:r>
      <w:r w:rsidR="00A87F51" w:rsidRPr="00AA67C6">
        <w:rPr>
          <w:rFonts w:ascii="Times New Roman" w:eastAsia="宋体" w:hAnsi="Times New Roman" w:cs="Times New Roman" w:hint="eastAsia"/>
          <w:szCs w:val="22"/>
        </w:rPr>
        <w:t xml:space="preserve"> </w:t>
      </w:r>
      <w:r w:rsidR="00A87F51" w:rsidRPr="00AA67C6">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JxuMSJsS","properties":{"unsorted":true,"formattedCitation":"[22\\uc0\\u8211{}24]","plainCitation":"[22–24]","noteIndex":0},"citationItems":[{"id":1468,"uris":["http://zotero.org/users/14274501/items/HQQRWJZU"],"itemData":{"id":1468,"type":"article-journal","abstract":"The second Wind Forecast Improvement Project (WFIP2) is a multiagency ﬁeld campaign held in the Columbia Gorge area (October 2015–March 2017). The main goal of the project is to understand and improve the forecast skill of numerical weather prediction (NWP) models in complex terrain, particularly beneﬁcial for the wind energy industry. This region is well known for its excellent wind resource. One of the biggest challenges for wind power production is the accurate forecasting of wind ramp events (large changes of generated power over short periods of time). Poor forecasting of the ramps requires large and sudden adjustments in conventional power generation, ultimately increasing the costs of power. A Ramp Tool and Metric (RT&amp;M) was developed during the ﬁrst WFIP experiment, held in the U.S. Great Plains (September 2011–August 2012). The RT&amp;M was designed to explicitly measure the skill of NWP models at forecasting wind ramp events. Here we apply the RT&amp;M to 80-m (turbine hub-height) wind speeds measured by 19 sodars and three lidars, and to forecasts from the High-Resolution Rapid Refresh (HRRR), 3-km, and from the High-Resolution Rapid Refresh Nest (HRRRNEST), 750-m horizontal grid spacing, models. The diurnal and seasonal distribution of ramp events are analyzed, ﬁnding a noticeable diurnal variability for spring and summer but less for fall and especially winter. Also, winter has fewer ramps compared to the other seasons. The model skill at forecasting ramp events, including the impact of the modiﬁcation to the model physical parameterizations, was ﬁnally investigated.","container-title":"Weather and Forecasting","DOI":"10.1175/WAF-D-20-0072.1","ISSN":"0882-8156, 1520-0434","issue":"6","language":"en","page":"2407-2421","source":"DOI.org (Crossref)","title":"Wind Ramp Events Validation in NWP Forecast Models during the Second Wind Forecast Improvement Project (WFIP2) Using the Ramp Tool and Metric (RT&amp;M)","volume":"35","author":[{"family":"Djalalova","given":"Irina V."},{"family":"Bianco","given":"Laura"},{"family":"Akish","given":"Elena"},{"family":"Wilczak","given":"James M."},{"family":"Olson","given":"Joseph B."},{"family":"Kenyon","given":"Jaymes S."},{"family":"Berg","given":"Larry K."},{"family":"Choukulkar","given":"Aditya"},{"family":"Coulter","given":"Richard"},{"family":"Fernando","given":"Harinda J. S."},{"family":"Grimit","given":"Eric"},{"family":"Krishnamurthy","given":"Raghavendra"},{"family":"Lundquist","given":"Julie K."},{"family":"Muradyan","given":"Paytsar"},{"family":"Turner","given":"David D."},{"family":"Wharton","given":"Sonia"}],"issued":{"date-parts":[["2020",12]]}}},{"id":1466,"uris":["http://zotero.org/users/14274501/items/VBIEIXSA"],"itemData":{"id":1466,"type":"article-journal","abstract":"This study conducts a comprehensive evaluation of four scenario experiments using the CMA_WSP, WRF, and WRF_FITCH models to enhance forecasts of hub-height wind speeds at multiple wind farms in Northern China, particularly under significant wind speed fluctuations during high wind conditions. The experiments apply various wind speed calculation methods, including the Monin–Obukhov similarity theory (ST) and wind farm parameterization (WFP), within a 9 km resolution framework. Data from four geographically distinct stations were analyzed to assess their forecast accuracy over a 72 h period, focusing on the transitional wind events characterized by substantial fluctuations. The CMA_WSP model with the ST method (CMOST) achieved the highest scores across the evaluation metrics. Meanwhile, the WRF_FITCH model with the WFP method (FETA) demonstrated superior performance to the other WRF models, achieving the lowest RMSE and a greater stability. Nevertheless, all models encountered difficulties in predicting the exact timing of extreme wind events. This study also explores the effects of these methods on the wind power density (WPD) distribution, emphasizing the boundary layer’s influence at the hub-heighthub-height of 85 m. This influence leads to significant variations in the central and coastal regions. In contrast to other methods that account for the comprehensive effects of the entire boundary layer, the ST method primarily relies on the near-surface 10 m wind speed to calculate the hub-height wind speed. These findings provide important insights for enhancing wind speed and WPD forecasts under transitional weather conditions.","container-title":"Atmosphere","DOI":"10.3390/atmos15091112","ISSN":"2073-4433","issue":"9","journalAbbreviation":"Atmosphere","language":"en","page":"1112","source":"DOI.org (Crossref)","title":"Assessment of Numerical Forecasts for Hub-Height Wind Resource Parameters during an Episode of Significant Wind Speed Fluctuations","volume":"15","author":[{"family":"Mo","given":"Jingyue"},{"family":"Shen","given":"Yanbo"},{"family":"Yuan","given":"Bin"},{"family":"Li","given":"Muyuan"},{"family":"Ding","given":"Chenchen"},{"family":"Jia","given":"Beixi"},{"family":"Ye","given":"Dong"},{"family":"Wang","given":"Dan"}],"issued":{"date-parts":[["2024",9,13]]}}},{"id":1470,"uris":["http://zotero.org/users/14274501/items/VPQBWA9M"],"itemData":{"id":1470,"type":"article-journal","abstract":"The US West Coast holds great potential for wind power generation, although its potential varies due to the complex coastal climate. Characterizing and modeling turbine hub-height winds under different weather conditions are vital for wind resource assessment and management. This study uses a two-stage machine learning algorithm to identify ﬁve large-scale meteorological patterns (LSMPs): post-trough, post-ridge, pre-ridge, pretrough, and California high. The LSMPs are linked to offshore wind patterns, speciﬁcally at lidar buoy locations within lease areas for future wind farm development off Humboldt and Morro Bay. While each LSMP is associated with characteristic large-scale atmospheric conditions and corresponding differences in wind direction, diurnal variation, and jet features at the two lidar sites, substantial variability in wind speeds can still occur within each LSMP. Wind speeds at Humboldt increase during the post-trough, pre-ridge, and California-high LSMPs and decrease during the remaining LSMPs. Morro Bay has smaller responses in mean speeds, showing increased wind speed during the post-trough and California-high LSMPs. Besides the LSMPs, local factors, including the land–sea thermal contrast and topography, also modify mean winds and diurnal variation. The High-Resolution Rapid Refresh model analysis does a good job of capturing the mean and variation at Humboldt but produces large biases at Morro Bay, particularly during the pre-ridge and California-high LSMPs. The ﬁndings are anticipated to guide the selection of cases for studying the inﬂuence of speciﬁc large-scale and local factors on California offshore winds and to contribute to reﬁning numerical weather prediction models, thereby enhancing the efﬁciency and reliability of offshore wind energy production.","container-title":"Wind Energy Science","DOI":"10.5194/wes-10-483-2025","ISSN":"2366-7451","issue":"2","journalAbbreviation":"Wind Energ. Sci.","language":"en","license":"https://creativecommons.org/licenses/by/4.0/","page":"483-495","source":"DOI.org (Crossref)","title":"Linking large-scale weather patterns to observed and modeled turbine hub-height winds offshore of the US West Coast","volume":"10","author":[{"family":"Liu","given":"Ye"},{"family":"Juliano","given":"Timothy W."},{"family":"Krishnamurthy","given":"Raghavendra"},{"family":"Gaudet","given":"Brian J."},{"family":"Lee","given":"Jungmin"}],"issued":{"date-parts":[["2025",2,24]]}}}],"schema":"https://github.com/citation-style-language/schema/raw/master/csl-citation.json"} </w:instrText>
      </w:r>
      <w:r w:rsidR="00A87F51" w:rsidRPr="00AA67C6">
        <w:rPr>
          <w:rFonts w:ascii="Times New Roman" w:eastAsia="宋体" w:hAnsi="Times New Roman" w:cs="Times New Roman"/>
          <w:szCs w:val="22"/>
        </w:rPr>
        <w:fldChar w:fldCharType="separate"/>
      </w:r>
      <w:r w:rsidR="00A87F51" w:rsidRPr="001F75A6">
        <w:rPr>
          <w:rFonts w:ascii="Times New Roman" w:hAnsi="Times New Roman" w:cs="Times New Roman"/>
          <w:kern w:val="0"/>
        </w:rPr>
        <w:t>[22–24]</w:t>
      </w:r>
      <w:r w:rsidR="00A87F51" w:rsidRPr="00AA67C6">
        <w:rPr>
          <w:rFonts w:ascii="Times New Roman" w:eastAsia="宋体" w:hAnsi="Times New Roman" w:cs="Times New Roman"/>
          <w:szCs w:val="22"/>
        </w:rPr>
        <w:fldChar w:fldCharType="end"/>
      </w:r>
      <w:r w:rsidR="00A87F51" w:rsidRPr="00AA67C6">
        <w:rPr>
          <w:rFonts w:ascii="Times New Roman" w:eastAsia="宋体" w:hAnsi="Times New Roman" w:cs="Times New Roman"/>
          <w:szCs w:val="22"/>
        </w:rPr>
        <w:t>. For</w:t>
      </w:r>
      <w:r w:rsidR="00A87F51" w:rsidRPr="0084279F">
        <w:rPr>
          <w:rFonts w:ascii="Times New Roman" w:eastAsia="宋体" w:hAnsi="Times New Roman" w:cs="Times New Roman"/>
          <w:szCs w:val="22"/>
        </w:rPr>
        <w:t xml:space="preserve"> example, Jin et al.</w:t>
      </w:r>
      <w:r w:rsidR="00A87F51">
        <w:rPr>
          <w:rFonts w:ascii="Times New Roman" w:eastAsia="宋体" w:hAnsi="Times New Roman" w:cs="Times New Roman" w:hint="eastAsia"/>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{"citationID":"PbMEEXYB","properties":{"formattedCitation":"[25]","plainCitation":"[25]","noteIndex":0},"citationItems":[{"id":1464,"uris":["http://zotero.org/users/14274501/items/7PBW2PJY"],"itemData":{"id":1464,"type":"article-journal","abstract":"Accurate wind speed forecasts are essential for optimizing the efficiency of wind energy operations. Currently, there is limited research on nationwide assessment of predictive performance in multiple numerical weather prediction (NWP) models for wind speed at turbine hub height over China, especially concerning wind ramp events. Utilizing observed measurements from 262 wind farms, this study evaluated the performance of five NWP models in forecasting the mean state and spatiotemporal variations of wind speed as well as wind ramps. The results indicated that the European Center for Medium-Range Weather Forecast Integrated Forecasting System (ECMWF–IFS) performed the best in forecasting climatological wind speed with a temporal correlation coefficient (TCC) of 0.74 and root mean square error (RMSE) of 2.34 m s 1. Although not widely utilized in China, the model from Meteo-France (MF–ARPEGE) showed promising potential for wind energy forecasting with a TCC of 0.72 and RMSE of 2.45 m s 1. In terms of temporal variations of wind speed, all the models could reasonably predict the seasonal variations of wind speed, whereas only three NWP models were able to capture the characteristics of the observed diurnal variation. An error decomposition analysis further revealed that the primary source of predicted error for wind speed was the sequence error component (SEQU), indicating the model errors were mainly attributed from the temporal inconsistency between forecasts and observations. Furthermore, the occurrences of wind ramps were generally underestimated by NWP models, while this shortcoming can be partly overcome by improving the time resolution of NWP models.","container-title":"Meteorological Applications","DOI":"10.1002/met.70007","ISSN":"1350-4827, 1469-8080","issue":"6","journalAbbreviation":"Meteorological Applications","language":"en","page":"e70007","source":"DOI.org (Crossref)","title":"Evaluation of forecasted wind speed at turbine hub height and wind ramps by five &lt;span style=\"font-variant:small-caps;\"&gt;NWP&lt;/span&gt; models with observations from 262 wind farms over China","title-short":"Evaluation of forecasted wind speed at turbine hub height and wind ramps by five &lt;span style=\"font-variant","volume":"31","author":[{"family":"Jin","given":"Chenxi"},{"family":"Yang","given":"Yang"},{"family":"Han","given":"Chao"},{"family":"Lei","given":"Ting"},{"family":"Li","given":"Chen"},{"family":"Lu","given":"Bing"}],"issued":{"date-parts":[["2024",11]]}}}],"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[25]</w:t>
      </w:r>
      <w:r w:rsidR="00A87F51">
        <w:rPr>
          <w:rFonts w:ascii="Times New Roman" w:eastAsia="宋体" w:hAnsi="Times New Roman" w:cs="Times New Roman"/>
          <w:szCs w:val="22"/>
        </w:rPr>
        <w:fldChar w:fldCharType="end"/>
      </w:r>
      <w:r w:rsidR="00A87F51" w:rsidRPr="0084279F">
        <w:rPr>
          <w:rFonts w:ascii="Times New Roman" w:eastAsia="宋体" w:hAnsi="Times New Roman" w:cs="Times New Roman"/>
          <w:szCs w:val="22"/>
        </w:rPr>
        <w:t xml:space="preserve"> </w:t>
      </w:r>
      <w:bookmarkStart w:id="43" w:name="OLE_LINK13"/>
      <w:r w:rsidR="00E27A06" w:rsidRPr="00E27A06">
        <w:rPr>
          <w:rFonts w:ascii="Times New Roman" w:eastAsia="宋体" w:hAnsi="Times New Roman" w:cs="Times New Roman"/>
          <w:szCs w:val="22"/>
        </w:rPr>
        <w:t xml:space="preserve">systematically assessed the forecasting capability of five NWP datasets for hub-height wind speeds and wind ramps at 262 wind farms across China, documenting distinct performance differences among operational models from ECMWF, </w:t>
      </w:r>
      <w:proofErr w:type="spellStart"/>
      <w:r w:rsidR="00E27A06" w:rsidRPr="00E27A06">
        <w:rPr>
          <w:rFonts w:ascii="Times New Roman" w:eastAsia="宋体" w:hAnsi="Times New Roman" w:cs="Times New Roman"/>
          <w:szCs w:val="22"/>
        </w:rPr>
        <w:t>Meteo</w:t>
      </w:r>
      <w:proofErr w:type="spellEnd"/>
      <w:r w:rsidR="00E27A06" w:rsidRPr="00E27A06">
        <w:rPr>
          <w:rFonts w:ascii="Times New Roman" w:eastAsia="宋体" w:hAnsi="Times New Roman" w:cs="Times New Roman"/>
          <w:szCs w:val="22"/>
        </w:rPr>
        <w:t xml:space="preserve">-France, Deutscher </w:t>
      </w:r>
      <w:proofErr w:type="spellStart"/>
      <w:r w:rsidR="00E27A06" w:rsidRPr="00E27A06">
        <w:rPr>
          <w:rFonts w:ascii="Times New Roman" w:eastAsia="宋体" w:hAnsi="Times New Roman" w:cs="Times New Roman"/>
          <w:szCs w:val="22"/>
        </w:rPr>
        <w:t>Wetterdienst</w:t>
      </w:r>
      <w:proofErr w:type="spellEnd"/>
      <w:r w:rsidR="00E27A06" w:rsidRPr="00E27A06">
        <w:rPr>
          <w:rFonts w:ascii="Times New Roman" w:eastAsia="宋体" w:hAnsi="Times New Roman" w:cs="Times New Roman"/>
          <w:szCs w:val="22"/>
        </w:rPr>
        <w:t xml:space="preserve">, NCEP, and the Canadian Meteorological Centre. </w:t>
      </w:r>
      <w:r w:rsidR="00A87F51" w:rsidRPr="00E3086B">
        <w:rPr>
          <w:rFonts w:ascii="Times New Roman" w:eastAsia="宋体" w:hAnsi="Times New Roman" w:cs="Times New Roman"/>
          <w:szCs w:val="22"/>
        </w:rPr>
        <w:t>Studies examining the Weather Research and Forecasting (WRF) model have documented substantial sensitivity of hub-height wind predictions to the choice of planetary boundary layer parameterization</w:t>
      </w:r>
      <w:r w:rsidR="00A87F51">
        <w:rPr>
          <w:rFonts w:ascii="Times New Roman" w:eastAsia="宋体" w:hAnsi="Times New Roman" w:cs="Times New Roman" w:hint="eastAsia"/>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{"citationID":"sLEmAijC","properties":{"formattedCitation":"[26]","plainCitation":"[26]","noteIndex":0},"citationItems":[{"id":1472,"uris":["http://zotero.org/users/14274501/items/VILMPKTX"],"itemData":{"id":1472,"type":"article-journal","abstract":"This study evaluates the sensitivity of wind turbine hub-height wind speed forecasts to the planetary boundary layer (PBL) scheme, grid length, and initial condition selection in the Weather Research and Forecasting (WRF) Model over complex terrain. Eight PBL schemes available for the WRF-ARW dynamical core were tested with initial conditions sources from the North American Mesoscale (NAM) model and Global Forecast System (GFS) to produce short-term wind speed forecasts. The largest improvements in forecast accuracy primarily depended on the grid length or PBL scheme choice, although the most important factor varied by location, season, time of day, and bias-correction application. Aggregated over all locations, the Asymmetric Convective Model, version 2 (ACM2) PBL scheme provided the best forecast accuracy, particularly for the 12-km grid length. Other PBL schemes and grid lengths, however, did perform better than the ACM2 scheme for individual seasons or locations.","container-title":"Weather and Forecasting","DOI":"10.1175/WAF-D-16-0120.1","ISSN":"0882-8156, 1520-0434","issue":"2","language":"en","license":"http://www.ametsoc.org/PUBSReuseLicenses","page":"493-509","source":"DOI.org (Crossref)","title":"WRF Hub-Height Wind Forecast Sensitivity to PBL Scheme, Grid Length, and Initial Condition Choice in Complex Terrain","volume":"32","author":[{"family":"Siuta","given":"David"},{"family":"West","given":"Gregory"},{"family":"Stull","given":"Roland"}],"issued":{"date-parts":[["2017",4,1]]}}}],"schema":"https://github.com/citation-style-language/schema/raw/master/csl-citation.json"}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[26]</w:t>
      </w:r>
      <w:r w:rsidR="00A87F51">
        <w:rPr>
          <w:rFonts w:ascii="Times New Roman" w:eastAsia="宋体" w:hAnsi="Times New Roman" w:cs="Times New Roman"/>
          <w:szCs w:val="22"/>
        </w:rPr>
        <w:fldChar w:fldCharType="end"/>
      </w:r>
      <w:r w:rsidR="00A87F51" w:rsidRPr="00E3086B">
        <w:rPr>
          <w:rFonts w:ascii="Times New Roman" w:eastAsia="宋体" w:hAnsi="Times New Roman" w:cs="Times New Roman"/>
          <w:szCs w:val="22"/>
        </w:rPr>
        <w:t xml:space="preserve">, </w:t>
      </w:r>
      <w:r w:rsidR="00A87F51" w:rsidRPr="00BB4CD3">
        <w:rPr>
          <w:rFonts w:ascii="Times New Roman" w:eastAsia="宋体" w:hAnsi="Times New Roman" w:cs="Times New Roman"/>
          <w:szCs w:val="22"/>
        </w:rPr>
        <w:t xml:space="preserve">horizontal </w:t>
      </w:r>
      <w:r w:rsidR="00A87F51" w:rsidRPr="00E3086B">
        <w:rPr>
          <w:rFonts w:ascii="Times New Roman" w:eastAsia="宋体" w:hAnsi="Times New Roman" w:cs="Times New Roman"/>
          <w:szCs w:val="22"/>
        </w:rPr>
        <w:t>grid resolution</w:t>
      </w:r>
      <w:r w:rsidR="00A87F51">
        <w:rPr>
          <w:rFonts w:ascii="Times New Roman" w:eastAsia="宋体" w:hAnsi="Times New Roman" w:cs="Times New Roman" w:hint="eastAsia"/>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{"citationID":"IdYSADUx","properties":{"formattedCitation":"[26]","plainCitation":"[26]","noteIndex":0},"citationItems":[{"id":1472,"uris":["http://zotero.org/users/14274501/items/VILMPKTX"],"itemData":{"id":1472,"type":"article-journal","abstract":"This study evaluates the sensitivity of wind turbine hub-height wind speed forecasts to the planetary boundary layer (PBL) scheme, grid length, and initial condition selection in the Weather Research and Forecasting (WRF) Model over complex terrain. Eight PBL schemes available for the WRF-ARW dynamical core were tested with initial conditions sources from the North American Mesoscale (NAM) model and Global Forecast System (GFS) to produce short-term wind speed forecasts. The largest improvements in forecast accuracy primarily depended on the grid length or PBL scheme choice, although the most important factor varied by location, season, time of day, and bias-correction application. Aggregated over all locations, the Asymmetric Convective Model, version 2 (ACM2) PBL scheme provided the best forecast accuracy, particularly for the 12-km grid length. Other PBL schemes and grid lengths, however, did perform better than the ACM2 scheme for individual seasons or locations.","container-title":"Weather and Forecasting","DOI":"10.1175/WAF-D-16-0120.1","ISSN":"0882-8156, 1520-0434","issue":"2","language":"en","license":"http://www.ametsoc.org/PUBSReuseLicenses","page":"493-509","source":"DOI.org (Crossref)","title":"WRF Hub-Height Wind Forecast Sensitivity to PBL Scheme, Grid Length, and Initial Condition Choice in Complex Terrain","volume":"32","author":[{"family":"Siuta","given":"David"},{"family":"West","given":"Gregory"},{"family":"Stull","given":"Roland"}],"issued":{"date-parts":[["2017",4,1]]}}}],"schema":"https://github.com/citation-style-language/schema/raw/master/csl-citation.json"}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[26]</w:t>
      </w:r>
      <w:r w:rsidR="00A87F51">
        <w:rPr>
          <w:rFonts w:ascii="Times New Roman" w:eastAsia="宋体" w:hAnsi="Times New Roman" w:cs="Times New Roman"/>
          <w:szCs w:val="22"/>
        </w:rPr>
        <w:fldChar w:fldCharType="end"/>
      </w:r>
      <w:r w:rsidR="00A87F51" w:rsidRPr="00E3086B">
        <w:rPr>
          <w:rFonts w:ascii="Times New Roman" w:eastAsia="宋体" w:hAnsi="Times New Roman" w:cs="Times New Roman"/>
          <w:szCs w:val="22"/>
        </w:rPr>
        <w:t>, and initial conditions</w:t>
      </w:r>
      <w:r w:rsidR="00A87F51">
        <w:rPr>
          <w:rFonts w:ascii="Times New Roman" w:eastAsia="宋体" w:hAnsi="Times New Roman" w:cs="Times New Roman" w:hint="eastAsia"/>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{"citationID":"INbGN2QG","properties":{"formattedCitation":"[26,27]","plainCitation":"[26,27]","noteIndex":0},"citationItems":[{"id":1472,"uris":["http://zotero.org/users/14274501/items/VILMPKTX"],"itemData":{"id":1472,"type":"article-journal","abstract":"This study evaluates the sensitivity of wind turbine hub-height wind speed forecasts to the planetary boundary layer (PBL) scheme, grid length, and initial condition selection in the Weather Research and Forecasting (WRF) Model over complex terrain. Eight PBL schemes available for the WRF-ARW dynamical core were tested with initial conditions sources from the North American Mesoscale (NAM) model and Global Forecast System (GFS) to produce short-term wind speed forecasts. The largest improvements in forecast accuracy primarily depended on the grid length or PBL scheme choice, although the most important factor varied by location, season, time of day, and bias-correction application. Aggregated over all locations, the Asymmetric Convective Model, version 2 (ACM2) PBL scheme provided the best forecast accuracy, particularly for the 12-km grid length. Other PBL schemes and grid lengths, however, did perform better than the ACM2 scheme for individual seasons or locations.","container-title":"Weather and Forecasting","DOI":"10.1175/WAF-D-16-0120.1","ISSN":"0882-8156, 1520-0434","issue":"2","language":"en","license":"http://www.ametsoc.org/PUBSReuseLicenses","page":"493-509","source":"DOI.org (Crossref)","title":"WRF Hub-Height Wind Forecast Sensitivity to PBL Scheme, Grid Length, and Initial Condition Choice in Complex Terrain","volume":"32","author":[{"family":"Siuta","given":"David"},{"family":"West","given":"Gregory"},{"family":"Stull","given":"Roland"}],"issued":{"date-parts":[["2017",4,1]]}}},{"id":1474,"uris":["http://zotero.org/users/14274501/items/5WY52DFC"],"itemData":{"id":1474,"type":"article-journal","abstract":"We evaluate the sensitivity of simulated turbine-height wind speeds to 26 parameters within the Mellor–Yamada–Nakanishi–Niino (MYNN) planetary boundary-layer scheme and MM5 surface-layer scheme of the Weather Research and Forecasting model over an area of complex terrain. An efﬁcient sampling algorithm and generalized linear model are used to explore the multiple-dimensional parameter space and quantify the parametric sensitivity of simulated turbine-height wind speeds. The results indicate that most of the variability in the ensemble simulations is due to parameters related to the dissipation of turbulent kinetic energy (TKE), Prandtl number, turbulent length scales, surface roughness, and the von Kármán constant. The parameter associated with the TKE dissipation rate is found to be most important, and a larger dissipation rate produces larger hub-height wind speeds. A larger Prandtl number results in smaller nighttime wind speeds. Increasing surface roughness reduces the frequencies of both extremely weak and strong airﬂows, implying a reduction in the variability of wind speed. All of the above parameters signiﬁcantly affect the vertical proﬁles of wind speed and the magnitude of wind shear. The relative contributions of individual parameters are found to be dependent on both the terrain slope and atmospheric stability.","container-title":"Boundary-Layer Meteorology","DOI":"10.1007/s10546-016-0185-2","ISSN":"0006-8314, 1573-1472","issue":"1","journalAbbreviation":"Boundary-Layer Meteorol","language":"en","page":"117-142","source":"DOI.org (Crossref)","title":"Sensitivity of Turbine-Height Wind Speeds to Parameters in Planetary Boundary-Layer and Surface-Layer Schemes in the Weather Research and Forecasting Model","volume":"162","author":[{"family":"Yang","given":"Ben"},{"family":"Qian","given":"Yun"},{"family":"Berg","given":"Larry K."},{"family":"Ma","given":"Po-Lun"},{"family":"Wharton","given":"Sonia"},{"family":"Bulaevskaya","given":"Vera"},{"family":"Yan","given":"Huiping"},{"family":"Hou","given":"Zhangshuan"},{"family":"Shaw","given":"William J."}],"issued":{"date-parts":[["2017",1]]}}}],"schema":"https://github.com/citation-style-language/schema/raw/master/csl-citation.json"}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[26,27]</w:t>
      </w:r>
      <w:r w:rsidR="00A87F51">
        <w:rPr>
          <w:rFonts w:ascii="Times New Roman" w:eastAsia="宋体" w:hAnsi="Times New Roman" w:cs="Times New Roman"/>
          <w:szCs w:val="22"/>
        </w:rPr>
        <w:fldChar w:fldCharType="end"/>
      </w:r>
      <w:r w:rsidR="00A87F51" w:rsidRPr="00E3086B">
        <w:rPr>
          <w:rFonts w:ascii="Times New Roman" w:eastAsia="宋体" w:hAnsi="Times New Roman" w:cs="Times New Roman"/>
          <w:szCs w:val="22"/>
        </w:rPr>
        <w:t>, with optimal configurations varying by location, season, and atmospheric stability regime</w:t>
      </w:r>
      <w:r w:rsidR="00A87F51">
        <w:rPr>
          <w:rFonts w:ascii="Times New Roman" w:eastAsia="宋体" w:hAnsi="Times New Roman" w:cs="Times New Roman" w:hint="eastAsia"/>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{"citationID":"rsrsozxW","properties":{"formattedCitation":"[28]","plainCitation":"[28]","noteIndex":0},"citationItems":[{"id":1476,"uris":["http://zotero.org/users/14274501/items/SGY5N2H3"],"itemData":{"id":1476,"type":"article-journal","abstract":"We investigated the predictive capability of various configurations of the Weather Research and Forecasting (WRF) model version 4.4, to predict hub height offshore wind speed and wind power density in the Northeast US wind farm lease areas. The selected atmospheric conditions were high-pressure systems (anticyclones) coinciding with wind speed below the cut-in wind turbine threshold. There are many factors affecting the potential of offshore wind power generation, one of them being low winds, namely wind droughts, that have been present in future climate change scenarios. The efficiency of high-resolution hub height wind prediction for such events has not been extensively investigated, even though the anticipation of such events will be important in our increased reliance on wind and solar power resources in the near future. We used offshore wind observations from the Woods Hole Oceanographic Institution’s (WHOI) Air–Sea Interaction Tower (ASIT) located south of Martha’s Vineyard to assess the impact of the initial and boundary conditions, number of model vertical levels, and inclusion of high-resolution sea surface temperature (SST) fields. Our focus has been on the influence of the initial and boundary conditions (ICBCs), SST, and model vertical layers. Our findings showed that the ICBCs exhibited the strongest influence on hub height wind predictions above all other factors. The NAM/WRF and HRRR/WRF were able to capture the decreased wind speed, and there was no single configuration that systematically produced better results. However, when using the predicted wind speed to estimate the wind power density, the HRRR/WRF had statistically improved results, with lower errors than the NAM/WRF. Our work underscored that for predicting offshore wind resources, it is important to evaluate not only the WRF predictive wind speed, but also the connection of wind speed to wind power.","container-title":"Energies","DOI":"10.3390/en17112618","ISSN":"1996-1073","issue":"11","journalAbbreviation":"Energies","language":"en","page":"2618","source":"DOI.org (Crossref)","title":"On Predicting Offshore Hub Height Wind Speed and Wind Power Density in the Northeast US Coast Using High-Resolution WRF Model Configurations during Anticyclones Coinciding with Wind Drought","volume":"17","author":[{"family":"Zaman","given":"Tasnim"},{"family":"Juliano","given":"Timothy W."},{"family":"Hawbecker","given":"Patrick"},{"family":"Astitha","given":"Marina"}],"issued":{"date-parts":[["2024",5,29]]}}}],"schema":"https://github.com/citation-style-language/schema/raw/master/csl-citation.json"}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[28]</w:t>
      </w:r>
      <w:r w:rsidR="00A87F51">
        <w:rPr>
          <w:rFonts w:ascii="Times New Roman" w:eastAsia="宋体" w:hAnsi="Times New Roman" w:cs="Times New Roman"/>
          <w:szCs w:val="22"/>
        </w:rPr>
        <w:fldChar w:fldCharType="end"/>
      </w:r>
      <w:r w:rsidR="00A87F51" w:rsidRPr="00E3086B">
        <w:rPr>
          <w:rFonts w:ascii="Times New Roman" w:eastAsia="宋体" w:hAnsi="Times New Roman" w:cs="Times New Roman"/>
          <w:szCs w:val="22"/>
        </w:rPr>
        <w:t xml:space="preserve">. </w:t>
      </w:r>
      <w:bookmarkStart w:id="44" w:name="OLE_LINK14"/>
      <w:bookmarkEnd w:id="43"/>
      <w:r w:rsidR="00A87F51" w:rsidRPr="009144BB">
        <w:rPr>
          <w:rFonts w:ascii="Times New Roman" w:eastAsia="宋体" w:hAnsi="Times New Roman" w:cs="Times New Roman"/>
          <w:szCs w:val="22"/>
        </w:rPr>
        <w:t xml:space="preserve">The focus on hub-height characterization extends beyond near-term forecasting to encompass long-term wind resource projections, where climate model outputs are similarly translated to turbine elevations for strategic energy planning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{"citationID":"w37yExw7","properties":{"formattedCitation":"[29]","plainCitation":"[29]","noteIndex":0},"citationItems":[{"id":1486,"uris":["http://zotero.org/users/14274501/items/9QTA26XY"],"itemData":{"id":1486,"type":"article-journal","abstract":"New simulations at 12-km grid spacing with the Weather and Research Forecasting (WRF) Model nested in the MPI Earth System Model (ESM) are used to quantify possible changes in wind power generation potential as a result of global warming. Annual capacity factors (CF; measures of electrical power production) computed by applying a power curve to hourly wind speeds at wind turbine hub height from this simulation are also used to illustrate the pitfalls in seeking to infer changes in wind power generation directly from low-spatial-resolution and time-averaged ESM output. WRF-derived CF are evaluated using observed daily CF from operating wind farms. The spatial correlation coefﬁcient between modeled and observed mean CF is 0.65, and the root-mean-square error is 5.4 percentage points. Output from the MPI-WRF Model chain also captures some of the seasonal variability and the probability distribution of daily CF at operating wind farms. Projections of mean annual CF (CFA) indicate no change to 2050 in the southern Great Plains and Northeast. Interannual variability of CFA increases in the Midwest, and CFA declines by up to 2 percentage points in the northern Great Plains. The probability of wind droughts (extended periods with anomalously low production) and wind bonus periods (high production) remains unchanged over most of the eastern United States. The probability of wind bonus periods exhibits some evidence of higher values over the Midwest in the 2040s, whereas the converse is true over the northern Great Plains.","container-title":"Journal of Applied Meteorology and Climatology","DOI":"10.1175/JAMC-D-22-0044.1","ISSN":"1558-8424, 1558-8432","issue":"1","language":"en","page":"63-80","source":"DOI.org (Crossref)","title":"Projecting Future Energy Production from Operating Wind Farms in North America. Part I: Dynamical Downscaling","title-short":"Projecting Future Energy Production from Operating Wind Farms in North America. Part I","volume":"62","author":[{"family":"Pryor","given":"S. C."},{"family":"Coburn","given":"J. J."},{"family":"Barthelmie","given":"R. J."},{"family":"Shepherd","given":"T. J."}],"issued":{"date-parts":[["2023",1]]}}}],"schema":"https://github.com/citation-style-language/schema/raw/master/csl-citation.json"}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[29]</w:t>
      </w:r>
      <w:r w:rsidR="00A87F51">
        <w:rPr>
          <w:rFonts w:ascii="Times New Roman" w:eastAsia="宋体" w:hAnsi="Times New Roman" w:cs="Times New Roman"/>
          <w:szCs w:val="22"/>
        </w:rPr>
        <w:fldChar w:fldCharType="end"/>
      </w:r>
      <w:r w:rsidR="00A87F51" w:rsidRPr="009144BB">
        <w:rPr>
          <w:rFonts w:ascii="Times New Roman" w:eastAsia="宋体" w:hAnsi="Times New Roman" w:cs="Times New Roman"/>
          <w:szCs w:val="22"/>
        </w:rPr>
        <w:t xml:space="preserve">. </w:t>
      </w:r>
      <w:r w:rsidR="00A87F51" w:rsidRPr="00BB4CD3">
        <w:rPr>
          <w:rFonts w:ascii="Times New Roman" w:eastAsia="宋体" w:hAnsi="Times New Roman" w:cs="Times New Roman"/>
          <w:szCs w:val="22"/>
        </w:rPr>
        <w:t xml:space="preserve">Recent advances in wind resource assessment have increasingly emphasized accurate hub-height wind characterization. </w:t>
      </w:r>
      <w:r w:rsidR="00A87F51" w:rsidRPr="00A34633">
        <w:rPr>
          <w:rFonts w:ascii="Times New Roman" w:eastAsia="宋体" w:hAnsi="Times New Roman" w:cs="Times New Roman"/>
          <w:szCs w:val="22"/>
        </w:rPr>
        <w:t>To bridge the gap between standard observation levels and turbine altitudes, a variety of estimation techniques have been developed, ranging from traditional power-law extrapolation refined by atmospheric stability corrections to data-driven transfer approaches employing machine-learning models</w:t>
      </w:r>
      <w:r w:rsidR="00A87F51">
        <w:rPr>
          <w:rFonts w:ascii="Times New Roman" w:eastAsia="宋体" w:hAnsi="Times New Roman" w:cs="Times New Roman" w:hint="eastAsia"/>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UkIxRXa0","properties":{"unsorted":true,"formattedCitation":"[30\\uc0\\u8211{}32]","plainCitation":"[30–32]","noteIndex":0},"citationItems":[{"id":1480,"uris":["http://zotero.org/users/14274501/items/4WVMSFZ6"],"itemData":{"id":1480,"type":"article-journal","abstract":"The atmospheric stability and ground topography play an important role in shaping wind-speed proﬁles. However, the commonly used power-law wind-speed extrapolation method is usually applied, ignoring atmospheric stability effects. In the present work, a new power-law wind-speed extrapolation method based on atmospheric stability classiﬁcation is proposed and evaluated for ﬂows over different types of terrain. The method uses the wind shear exponent estimated in different stability conditions rather than its average value in all stability conditions. Four stability classiﬁcation methods, namely the Richardson Gradient (RG) method, the Wind Direction Standard Deviation (WDSD) method, the Wind Speed Ratio (WSR) method and the Monin–Obukhov (MO) method are applied in the wind speed extrapolation method for three different types of terrain. Tapplicability is analyzed by comparing the errors between the measured data and the calculated results at the hub height. It is indicated that the WSR classiﬁcation method is effective for all the terrains investigated while the WDSD method is more suitable in plain areas. Moreover, the RG and MO methods perform better in complex terrains than the other methods, if two-level temperature data are available.","container-title":"Applied Sciences","DOI":"10.3390/app8091429","ISSN":"2076-3417","issue":"9","journalAbbreviation":"Applied Sciences","language":"en","page":"1429","source":"DOI.org (Crossref)","title":"Evaluation of the Power-Law Wind-Speed Extrapolation Method with Atmospheric Stability Classification Methods for Flows over Different Terrain Types","volume":"8","author":[{"family":"Xu","given":"Chang"},{"family":"Hao","given":"Chenyan"},{"family":"Li","given":"Linmin"},{"family":"Han","given":"Xingxing"},{"family":"Xue","given":"Feifei"},{"family":"Sun","given":"Mingwei"},{"family":"Shen","given":"Wenzhong"}],"issued":{"date-parts":[["2018",8,22]]}}},{"id":1478,"uris":["http://zotero.org/users/14274501/items/PJ83CI64"],"itemData":{"id":1478,"type":"article-journal","abstract":"This paper presents a method for estimating offshore extractable wind power at hub height using Sentinel-1 synthetic aperture radar (SAR) data and machine learning. The method was tested in two areas off the Dutch coast, where measurements from Doppler wind lidars installed at the sea surface were available and could be used as a reference. A ﬁrst machine learning algorithm improved the accuracy of SAR sea surface wind speeds by using geometrical characteristics of the sensor and metadata. This algorithm was trained with wind data measured by a large network of weather buoys at 4 m above sea level. After correction, the bias in SAR wind speed at 4 m versus buoys was 0.02 m s−1, with a standard deviation of error of 0.74 m s−1. Corrected surface wind speeds were then extrapolated to hub height with a second machine learning algorithm, which used meteorological parameters extracted from a high-resolution numerical model. This algorithm was trained with lidar vertical wind proﬁles and was able to extrapolate sea surface wind speeds at various altitudes up to 200 m. Once wind speeds at hub height were obtained, the Weibull parameters of their distribution were estimated, taking into account the satellites’ irregular temporal sampling. Finally, we assumed the presence of a 10 MW turbine and obtained extractable wind power with a 1 km spatial resolution by multiplying the Weibull distribution point by point by its power curve. Accuracy for extractable wind power versus lidars was ± 3 %. Wind power maps at hub height were presented and compared with the outputs of the numerical model. The maps based on SAR data had a much higher level of detail, especially regarding coastal wind gradient. We concluded that SAR data combined with machine learning can improve the estimation of extractable wind power at hub height and provide useful insights to optimize siting and risk management. The algorithms presented in this study are independent and can also be used in a more general context to correct SAR surface winds, extrapolate surface winds to higher altitudes, and produce instantaneous SAR wind ﬁelds at hub height.","container-title":"Wind Energy Science","DOI":"10.5194/wes-7-1441-2022","ISSN":"2366-7451","issue":"4","journalAbbreviation":"Wind Energ. Sci.","language":"en","license":"https://creativecommons.org/licenses/by/4.0/","page":"1441-1453","source":"DOI.org (Crossref)","title":"High-resolution offshore wind resource assessment at turbine hub height with Sentinel-1 synthetic aperture radar (SAR) data and machine learning","volume":"7","author":[{"family":"De Montera","given":"Louis"},{"family":"Berger","given":"Henrick"},{"family":"Husson","given":"Romain"},{"family":"Appelghem","given":"Pascal"},{"family":"Guerlou","given":"Laurent"},{"family":"Fragoso","given":"Mauricio"}],"issued":{"date-parts":[["2022",7,13]]}}},{"id":1482,"uris":["http://zotero.org/users/14274501/items/JXNKEKAJ"],"itemData":{"id":1482,"type":"article-journal","abstract":"Accurate estimation of wind speed at wind turbine hub height is of signiﬁcance for wind energy assessment and exploitation. Nevertheless, the traditional power law method (PLM) generally estimates the hubheight wind speed by assuming a constant exponent between surface and hub-height wind speed. This inevitably leads to signiﬁcant uncertainties in estimating the wind speed proﬁle especially under unstable conditions. To minimize the uncertainties, we here use a machine learning algorithm known as random forest (RF) to estimate the wind speed at hub heights such as at 120 m (WS120), 160 m (WS160), and 200 m (WS200). These heights go beyond the traditional wind mast limit of 100–120 m. The radar wind proﬁler and surface synoptic observations at the Qingdao station from May 2018 to August 2020 are used as key inputs to develop the RF model. A deep analysis of the RF model construction has been performed to ensure its applicability. Afterwards, the RF model and the PLM model are used to retrieve WS120, WS160, and WS200. The comparison analyses from both RF and PLM models are performed against radiosonde wind measurements. At 120 m, the RF model shows a relatively higher correlation coefﬁcient R of 0.93 and a smaller RMSE of 1.09 m s−1, compared with the R of 0.89 and RMSE of 1.50 m s−1 for the PLM. Notably, the metrics used to determine the performance of the model decline sharply with height for the PLM model, as opposed to the stable variation for the RF model. This suggests the RF model exhibits advantages over the traditional PLM model. This is because the RF model considers well the factors such as surface friction and heat transfer. The diurnal and seasonal variations in WS120, WS160, and WS200 from RF are then analyzed. The hourly WS120 is large during daytime from 09:00 to 16:00 local solar time (LST) and reach a peak at 14:00 LST. The seasonal WS120 is large in spring and winter and is low in summer and autumn. The diurnal and seasonal variations in WS160 and WS200 are similar to those of WS120. Finally, we investigated the absolute percentage error (APE) of wind power density between the RF and PLM models at different heights. In the vertical direction, the APE is gradually increased as the height increases. Overall, the PLM algorithm has some limitations in estimating wind speed at hub height. The RF model, which combines more observations or auxiliary data, is more suitable for the hub-height wind speed estimation. These ﬁndings obtained here have great implications for development and utilization in the wind energy industry in the future.","container-title":"Atmospheric Chemistry and Physics","DOI":"10.5194/acp-23-3181-2023","ISSN":"1680-7324","issue":"5","journalAbbreviation":"Atmos. Chem. Phys.","language":"en","license":"https://creativecommons.org/licenses/by/4.0/","page":"3181-3193","source":"DOI.org (Crossref)","title":"Estimating hub-height wind speed based on a machine learning algorithm: implications for wind energy assessment","title-short":"Estimating hub-height wind speed based on a machine learning algorithm","volume":"23","author":[{"family":"Liu","given":"Boming"},{"family":"Ma","given":"Xin"},{"family":"Guo","given":"Jianping"},{"family":"Li","given":"Hui"},{"family":"Jin","given":"Shikuan"},{"family":"Ma","given":"Yingying"},{"family":"Gong","given":"Wei"}],"issued":{"date-parts":[["2023",3,10]]}}}],"schema":"https://github.com/citation-style-language/schema/raw/master/csl-citation.json"} </w:instrText>
      </w:r>
      <w:r w:rsidR="00A87F51">
        <w:rPr>
          <w:rFonts w:ascii="Times New Roman" w:eastAsia="宋体" w:hAnsi="Times New Roman" w:cs="Times New Roman"/>
          <w:szCs w:val="22"/>
        </w:rPr>
        <w:fldChar w:fldCharType="separate"/>
      </w:r>
      <w:r w:rsidR="00A87F51" w:rsidRPr="001F75A6">
        <w:rPr>
          <w:rFonts w:ascii="Times New Roman" w:hAnsi="Times New Roman" w:cs="Times New Roman"/>
          <w:kern w:val="0"/>
        </w:rPr>
        <w:t>[30–32]</w:t>
      </w:r>
      <w:r w:rsidR="00A87F51">
        <w:rPr>
          <w:rFonts w:ascii="Times New Roman" w:eastAsia="宋体" w:hAnsi="Times New Roman" w:cs="Times New Roman"/>
          <w:szCs w:val="22"/>
        </w:rPr>
        <w:fldChar w:fldCharType="end"/>
      </w:r>
      <w:r w:rsidR="00A87F51" w:rsidRPr="00A34633">
        <w:rPr>
          <w:rFonts w:ascii="Times New Roman" w:eastAsia="宋体" w:hAnsi="Times New Roman" w:cs="Times New Roman"/>
          <w:szCs w:val="22"/>
        </w:rPr>
        <w:t xml:space="preserve">. </w:t>
      </w:r>
      <w:r w:rsidR="00A87F51" w:rsidRPr="00E3086B">
        <w:rPr>
          <w:rFonts w:ascii="Times New Roman" w:eastAsia="宋体" w:hAnsi="Times New Roman" w:cs="Times New Roman"/>
          <w:szCs w:val="22"/>
        </w:rPr>
        <w:t>Notably, a subset of research has explored the use of 10-meter surface winds as a proxy when hub-height observations are unavailable</w:t>
      </w:r>
      <w:r w:rsidR="00A87F51">
        <w:rPr>
          <w:rFonts w:ascii="Times New Roman" w:eastAsia="宋体" w:hAnsi="Times New Roman" w:cs="Times New Roman" w:hint="eastAsia"/>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{"citationID":"aT53qNgB","properties":{"formattedCitation":"[33,34]","plainCitation":"[33,34]","noteIndex":0},"citationItems":[{"id":1484,"uris":["http://zotero.org/users/14274501/items/NHWP6UWL"],"itemData":{"id":1484,"type":"article-journal","abstract":"The past decade of wind power growth was supported by capacity factor improvements and associated cost reductions. But are higher capacity factors a technology success story or, as suggested by recent research, has the influence of technology been overstated by ignoring positive surface wind speed trends? The answer could influence estimates of wind energy's cost and even future deployment rates. We find that US surface wind speed observations imply a 2.6% improvement in capacity factors from 2010 to 2019. Yet newer vintages of wind plants have recorded capacity factors that are 25% larger than plants built close to 2010. It follows that technological factors and improved site quality, not higher wind speeds, drove most of the improvement in capacity factors. Additionally, we match hundreds of meteorological stations to nearby (&lt;25 km) wind plants and compare annual estimated generation, based on a function of surface wind speed observations, to annual recorded generation. Researchers rely on this publicly available surface data because measurements co-located with wind plants are generally considered proprietary. Our analysis addresses a research gap: interannual variation in observed surface wind speeds is rarely compared to observed data at wind plant locations and turbine heights. We find that despite its common use for this purpose, generation estimates based on publicly available surface observational data provide a poor proxy for interannual variability in recorded wind generation. These findings suggest that caution is generally needed when researchers use surface wind speed measurements to investigate longterm wind energy trends.","container-title":"Wind Energy","DOI":"10.1002/we.2717","ISSN":"1095-4244, 1099-1824","issue":"6","journalAbbreviation":"Wind Energy","language":"en","page":"1142-1150","source":"DOI.org (Crossref)","title":"What can surface wind observations tell us about interannual variation in wind energy output?","volume":"25","author":[{"family":"Millstein","given":"Dev"},{"family":"Bolinger","given":"Mark"},{"family":"Wiser","given":"Ryan"}],"issued":{"date-parts":[["2022",6]]}}},{"id":526,"uris":["http://zotero.org/users/14274501/items/UZ2R474U"],"itemData":{"id":526,"type":"article-journal","abstract":"Abstract. Accurate wind speed prediction is crucial for the safe and efficient utilization of wind resources. However, current single-value deterministic numerical weather prediction methods employed by wind farms do not adequately meet the actual needs of power grid dispatching. In this study, we propose a new hybrid forecasting method for correcting 10 m wind speed predictions made by the Weather Research and Forecasting (WRF) model. Our approach incorporates variational mode decomposition (VMD), principal component analysis (PCA), and five artificial intelligence algorithms: deep belief network (DBN), multilayer perceptron (MLP), random forest (RF), eXtreme gradient boosting (XGBoost), light gradient boosting machine (lightGBM), and the Bayesian optimization algorithm (BOA). We first predict wind speeds using the WRF model, with initial and lateral boundary conditions from the Global Forecast System (GFS). We then perform two sets of experiments with different input factors and apply BOA optimization to tune the four artificial intelligence models, ultimately building the final models. Furthermore, we compare the aforementioned five optimal artificial intelligence models suitable for five provinces in southern China in the wintertime: VMD-PCA-RF in December 2021 and VMD-PCA-lightGBM in January 2022. We find that the VMD-PCA-RF evaluation indices exhibit relative stability over nearly a year: the correlation coefficient (R) is above 0.6, forecasting accuracy (FA) is above 85 %, mean absolute error (MAE) is below 0.6 m s−1, root mean square error (RMSE) is below 0.8 m s−1, relative mean absolute error (rMAE) is below 60 %, and relative root mean square error (rRMSE) is below 75 %. Thus, for its promising performance and excellent year-round robustness, we recommend adopting the proposed VMD-PCA-RF method for improved wind speed prediction in models.","container-title":"Geoscientific Model Development","DOI":"10.5194/gmd-16-6247-2023","ISSN":"1991-9603","issue":"21","journalAbbreviation":"Geosci. Model Dev.","language":"en-US","license":"https://creativecommons.org/licenses/by/4.0/","page":"6247-6266","source":"DOI.org (Crossref)","title":"A robust error correction method for numerical weather prediction wind speed based on Bayesian optimization, variational mode decomposition, principal component analysis, and random forest: VMD-PCA-RF (version 1.0.0)","title-short":"A robust error correction method for numerical weather prediction wind speed based on Bayesian optimization, variational mode decomposition, principal component analysis, and random forest","volume":"16","author":[{"family":"Zhou","given":"Shaohui"},{"family":"Gao","given":"Chloe Yuchao"},{"family":"Duan","given":"Zexia"},{"family":"Xi","given":"Xingya"},{"family":"Li","given":"Yubin"}],"issued":{"date-parts":[["2023",11,2]]}}}],"schema":"https://github.com/citation-style-language/schema/raw/master/csl-citation.json"}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[33,34]</w:t>
      </w:r>
      <w:r w:rsidR="00A87F51">
        <w:rPr>
          <w:rFonts w:ascii="Times New Roman" w:eastAsia="宋体" w:hAnsi="Times New Roman" w:cs="Times New Roman"/>
          <w:szCs w:val="22"/>
        </w:rPr>
        <w:fldChar w:fldCharType="end"/>
      </w:r>
      <w:r w:rsidR="00A87F51" w:rsidRPr="00E3086B">
        <w:rPr>
          <w:rFonts w:ascii="Times New Roman" w:eastAsia="宋体" w:hAnsi="Times New Roman" w:cs="Times New Roman"/>
          <w:szCs w:val="22"/>
        </w:rPr>
        <w:t>, treating near-surface measurements primarily as a pragmatic alternative rather than investigating their potential intrinsic value for wind-to-power conversion</w:t>
      </w:r>
      <w:r w:rsidR="00A87F51">
        <w:rPr>
          <w:rFonts w:ascii="Times New Roman" w:eastAsia="宋体" w:hAnsi="Times New Roman" w:cs="Times New Roman" w:hint="eastAsia"/>
          <w:szCs w:val="22"/>
        </w:rPr>
        <w:t xml:space="preserve"> </w:t>
      </w:r>
      <w:r w:rsidR="00A87F51" w:rsidRPr="00BB4CD3">
        <w:rPr>
          <w:rFonts w:ascii="Times New Roman" w:eastAsia="宋体" w:hAnsi="Times New Roman" w:cs="Times New Roman"/>
          <w:szCs w:val="22"/>
        </w:rPr>
        <w:t>at the farm scale</w:t>
      </w:r>
      <w:r w:rsidR="00A87F51">
        <w:rPr>
          <w:rFonts w:ascii="Times New Roman" w:eastAsia="宋体" w:hAnsi="Times New Roman" w:cs="Times New Roman"/>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{"citationID":"PN2evzgF","properties":{"formattedCitation":"[33]","plainCitation":"[33]","noteIndex":0},"citationItems":[{"id":1484,"uris":["http://zotero.org/users/14274501/items/NHWP6UWL"],"itemData":{"id":1484,"type":"article-journal","abstract":"The past decade of wind power growth was supported by capacity factor improvements and associated cost reductions. But are higher capacity factors a technology success story or, as suggested by recent research, has the influence of technology been overstated by ignoring positive surface wind speed trends? The answer could influence estimates of wind energy's cost and even future deployment rates. We find that US surface wind speed observations imply a 2.6% improvement in capacity factors from 2010 to 2019. Yet newer vintages of wind plants have recorded capacity factors that are 25% larger than plants built close to 2010. It follows that technological factors and improved site quality, not higher wind speeds, drove most of the improvement in capacity factors. Additionally, we match hundreds of meteorological stations to nearby (&lt;25 km) wind plants and compare annual estimated generation, based on a function of surface wind speed observations, to annual recorded generation. Researchers rely on this publicly available surface data because measurements co-located with wind plants are generally considered proprietary. Our analysis addresses a research gap: interannual variation in observed surface wind speeds is rarely compared to observed data at wind plant locations and turbine heights. We find that despite its common use for this purpose, generation estimates based on publicly available surface observational data provide a poor proxy for interannual variability in recorded wind generation. These findings suggest that caution is generally needed when researchers use surface wind speed measurements to investigate longterm wind energy trends.","container-title":"Wind Energy","DOI":"10.1002/we.2717","ISSN":"1095-4244, 1099-1824","issue":"6","journalAbbreviation":"Wind Energy","language":"en","page":"1142-1150","source":"DOI.org (Crossref)","title":"What can surface wind observations tell us about interannual variation in wind energy output?","volume":"25","author":[{"family":"Millstein","given":"Dev"},{"family":"Bolinger","given":"Mark"},{"family":"Wiser","given":"Ryan"}],"issued":{"date-parts":[["2022",6]]}}}],"schema":"https://github.com/citation-style-language/schema/raw/master/csl-citation.json"}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[33]</w:t>
      </w:r>
      <w:r w:rsidR="00A87F51">
        <w:rPr>
          <w:rFonts w:ascii="Times New Roman" w:eastAsia="宋体" w:hAnsi="Times New Roman" w:cs="Times New Roman"/>
          <w:szCs w:val="22"/>
        </w:rPr>
        <w:fldChar w:fldCharType="end"/>
      </w:r>
      <w:r w:rsidR="00A87F51" w:rsidRPr="00E3086B">
        <w:rPr>
          <w:rFonts w:ascii="Times New Roman" w:eastAsia="宋体" w:hAnsi="Times New Roman" w:cs="Times New Roman"/>
          <w:szCs w:val="22"/>
        </w:rPr>
        <w:t>.</w:t>
      </w:r>
      <w:bookmarkEnd w:id="44"/>
    </w:p>
    <w:p w14:paraId="073B413E" w14:textId="77777777" w:rsidR="00A87F51" w:rsidRPr="00DD4F72" w:rsidRDefault="00A87F51" w:rsidP="00A87F51">
      <w:pPr>
        <w:widowControl/>
        <w:jc w:val="both"/>
        <w:rPr>
          <w:rFonts w:ascii="Times New Roman" w:eastAsia="宋体" w:hAnsi="Times New Roman" w:cs="Times New Roman"/>
          <w:color w:val="000000" w:themeColor="text1"/>
          <w:szCs w:val="22"/>
        </w:rPr>
      </w:pPr>
    </w:p>
    <w:p w14:paraId="07428EF1" w14:textId="77777777" w:rsidR="00A87F51" w:rsidRDefault="00CA5551" w:rsidP="00A87F51">
      <w:pPr>
        <w:widowControl/>
        <w:jc w:val="both"/>
        <w:rPr>
          <w:rFonts w:ascii="Times New Roman" w:eastAsia="宋体" w:hAnsi="Times New Roman" w:cs="Times New Roman"/>
          <w:szCs w:val="22"/>
        </w:rPr>
      </w:pPr>
      <w:r w:rsidRPr="00CA5551">
        <w:rPr>
          <w:rFonts w:ascii="Times New Roman" w:eastAsia="宋体" w:hAnsi="Times New Roman" w:cs="Times New Roman"/>
          <w:szCs w:val="22"/>
        </w:rPr>
        <w:t>In contrast, the second branch—wind power forecasting—has evolved along a separate path emphasizing data-driven modeling.</w:t>
      </w:r>
      <w:r>
        <w:rPr>
          <w:rFonts w:ascii="Times New Roman" w:eastAsia="宋体" w:hAnsi="Times New Roman" w:cs="Times New Roman" w:hint="eastAsia"/>
          <w:szCs w:val="22"/>
        </w:rPr>
        <w:t xml:space="preserve"> </w:t>
      </w:r>
      <w:r w:rsidR="00A87F51" w:rsidRPr="00E3086B">
        <w:rPr>
          <w:rFonts w:ascii="Times New Roman" w:eastAsia="宋体" w:hAnsi="Times New Roman" w:cs="Times New Roman"/>
          <w:szCs w:val="22"/>
        </w:rPr>
        <w:t xml:space="preserve">Wind power forecasting research has evolved through </w:t>
      </w:r>
      <w:r w:rsidR="00A87F51" w:rsidRPr="00E3086B">
        <w:rPr>
          <w:rFonts w:ascii="Times New Roman" w:eastAsia="宋体" w:hAnsi="Times New Roman" w:cs="Times New Roman"/>
          <w:szCs w:val="22"/>
        </w:rPr>
        <w:lastRenderedPageBreak/>
        <w:t>distinct phases of increasing methodological complexity</w:t>
      </w:r>
      <w:r w:rsidR="00A87F51">
        <w:rPr>
          <w:rFonts w:ascii="Times New Roman" w:eastAsia="宋体" w:hAnsi="Times New Roman" w:cs="Times New Roman"/>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{"citationID":"fRUDuche","properties":{"formattedCitation":"[11]","plainCitation":"[11]","noteIndex":0},"citationItems":[{"id":1436,"uris":["http://zotero.org/users/14274501/items/IHSB5HIL"],"itemData":{"id":1436,"type":"article-journal","container-title":"Renewable and Sustainable Energy Reviews","DOI":"10.1016/j.rser.2007.01.015","ISSN":"13640321","issue":"6","journalAbbreviation":"Renewable and Sustainable Energy Reviews","language":"en","page":"1725-1744","source":"DOI.org (Crossref)","title":"A review on the young history of the wind power short-term prediction","volume":"12","author":[{"family":"Costa","given":"Alexandre"},{"family":"Crespo","given":"Antonio"},{"family":"Navarro","given":"Jorge"},{"family":"Lizcano","given":"Gil"},{"family":"Madsen","given":"Henrik"},{"family":"Feitosa","given":"Everaldo"}],"issued":{"date-parts":[["2008",8]]}}}],"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[11]</w:t>
      </w:r>
      <w:r w:rsidR="00A87F51">
        <w:rPr>
          <w:rFonts w:ascii="Times New Roman" w:eastAsia="宋体" w:hAnsi="Times New Roman" w:cs="Times New Roman"/>
          <w:szCs w:val="22"/>
        </w:rPr>
        <w:fldChar w:fldCharType="end"/>
      </w:r>
      <w:r w:rsidR="00A87F51" w:rsidRPr="00E3086B">
        <w:rPr>
          <w:rFonts w:ascii="Times New Roman" w:eastAsia="宋体" w:hAnsi="Times New Roman" w:cs="Times New Roman"/>
          <w:szCs w:val="22"/>
        </w:rPr>
        <w:t>. Early approaches combined NWP data with manufacturer-provided power curves</w:t>
      </w:r>
      <w:r w:rsidR="00A87F51">
        <w:rPr>
          <w:rFonts w:ascii="Times New Roman" w:eastAsia="宋体" w:hAnsi="Times New Roman" w:cs="Times New Roman"/>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{"citationID":"JYNllD0C","properties":{"formattedCitation":"[35]","plainCitation":"[35]","noteIndex":0},"citationItems":[{"id":1488,"uris":["http://zotero.org/users/14274501/items/YTGKVYZ2"],"itemData":{"id":1488,"type":"article-journal","abstract":"Wind power curve modeling is a challenging task due to the existence of inconsistent data, in which the recorded wind power is far away from the theoretical wind power at a given wind speed. In this case, confronted with these samples, the estimated errors of wind power will become large. Thus, the estimated errors will present two properties: heteroscedasticity and error distribution with a long tail. In this paper, according to the abovementioned error characteristics, the heteroscedastic spline regression model (HSRM) and robust spline regression model (RSRM) are proposed to obtain more accurate power curves even in the presence of the inconsistent samples. The results of power curve modeling on the real-world data show the effectiveness of HSRM and RSRM in different seasons. As HSRM and RSRM are optimized by variational Bayesian, except the deterministic power curves, probabilistic power curves, which can be used to detect the inconsistent samples, can also be obtained. Additionally, with the data processed by replacing the wind power in the detected inconsistent samples with the wind power on the estimated power curve, the forecasting results show that more accurate wind power forecasts can be obtained using the above-mentioned data processing method.","container-title":"IEEE Transactions on Sustainable Energy","DOI":"10.1109/TSTE.2018.2820198","ISSN":"1949-3029, 1949-3037","issue":"1","journalAbbreviation":"IEEE Trans. Sustain. Energy","language":"en","license":"https://ieeexplore.ieee.org/Xplorehelp/downloads/license-information/IEEE.html","page":"16-25","source":"DOI.org (Crossref)","title":"Wind Power Curve Modeling and Wind Power Forecasting With Inconsistent Data","volume":"10","author":[{"family":"Wang","given":"Yun"},{"family":"Hu","given":"Qinghua"},{"family":"Srinivasan","given":"Dipti"},{"family":"Wang","given":"Zheng"}],"issued":{"date-parts":[["2019",1]]}}}],"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[35]</w:t>
      </w:r>
      <w:r w:rsidR="00A87F51">
        <w:rPr>
          <w:rFonts w:ascii="Times New Roman" w:eastAsia="宋体" w:hAnsi="Times New Roman" w:cs="Times New Roman"/>
          <w:szCs w:val="22"/>
        </w:rPr>
        <w:fldChar w:fldCharType="end"/>
      </w:r>
      <w:r w:rsidR="00A87F51" w:rsidRPr="00E3086B">
        <w:rPr>
          <w:rFonts w:ascii="Times New Roman" w:eastAsia="宋体" w:hAnsi="Times New Roman" w:cs="Times New Roman"/>
          <w:szCs w:val="22"/>
        </w:rPr>
        <w:t xml:space="preserve"> or individual turbine SCADA data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{"citationID":"vMDjptWt","properties":{"formattedCitation":"[36]","plainCitation":"[36]","noteIndex":0},"citationItems":[{"id":1490,"uris":["http://zotero.org/users/14274501/items/IUBQ63JP"],"itemData":{"id":1490,"type":"article-journal","abstract":"Since wind at the earth’s surface has an intrinsically complex and stochastic nature, accurate wind power forecasts are necessary for the safe and economic use of wind energy. In this paper, we investigated a combination of numeric and probabilistic models: a Gaussian Process (GP) combined with a Numerical Weather Prediction (NWP) model was applied to wind-power forecasting up to one day ahead. First, the wind-speed data from NWP was corrected by a GP, then, as there is always a deﬁned limit on power generated in a wind turbine due to the turbine controlling strategy, wind power forecasts were realized by modeling the relationship between the corrected wind speed and power output using a Censored GP. To validate the proposed approach, three real-world datasets were used for model training and testing. The empirical results were compared with several classical wind forecast models, and based on the Mean Absolute Error (MAE), the proposed model provides around 4% to 11% improvement in forecasting accuracy compared to an Artiﬁcial Neural Network (ANN) model, and nearly 17% improvement on a third dataset which is from a newly-built wind farm for which there is a limited amount of training data.","container-title":"IEEE Transactions on Power Systems","DOI":"10.1109/TPWRS.2013.2282366","ISSN":"0885-8950, 1558-0679","issue":"2","journalAbbreviation":"IEEE Trans. Power Syst.","language":"en","license":"https://ieeexplore.ieee.org/Xplorehelp/downloads/license-information/IEEE.html","page":"656-665","source":"DOI.org (Crossref)","title":"Wind Power Forecasts Using Gaussian Processes and Numerical Weather Prediction","volume":"29","author":[{"family":"Chen","given":"Niya"},{"family":"Qian","given":"Zheng"},{"family":"Nabney","given":"Ian T."},{"family":"Meng","given":"Xiaofeng"}],"issued":{"date-parts":[["2014",3]]}}}],"schema":"https://github.com/citation-style-language/schema/raw/master/csl-citation.json"}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[36]</w:t>
      </w:r>
      <w:r w:rsidR="00A87F51">
        <w:rPr>
          <w:rFonts w:ascii="Times New Roman" w:eastAsia="宋体" w:hAnsi="Times New Roman" w:cs="Times New Roman"/>
          <w:szCs w:val="22"/>
        </w:rPr>
        <w:fldChar w:fldCharType="end"/>
      </w:r>
      <w:r w:rsidR="00A87F51">
        <w:rPr>
          <w:rFonts w:ascii="Times New Roman" w:eastAsia="宋体" w:hAnsi="Times New Roman" w:cs="Times New Roman"/>
          <w:szCs w:val="22"/>
        </w:rPr>
        <w:t xml:space="preserve"> </w:t>
      </w:r>
      <w:r w:rsidR="00A87F51" w:rsidRPr="00E3086B">
        <w:rPr>
          <w:rFonts w:ascii="Times New Roman" w:eastAsia="宋体" w:hAnsi="Times New Roman" w:cs="Times New Roman"/>
          <w:szCs w:val="22"/>
        </w:rPr>
        <w:t>to establish wind-to-power relationships</w:t>
      </w:r>
      <w:r w:rsidR="00A87F51">
        <w:rPr>
          <w:rFonts w:ascii="Times New Roman" w:eastAsia="宋体" w:hAnsi="Times New Roman" w:cs="Times New Roman" w:hint="eastAsia"/>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{"citationID":"D7WR5DkL","properties":{"formattedCitation":"[37]","plainCitation":"[37]","noteIndex":0},"citationItems":[{"id":1492,"uris":["http://zotero.org/users/14274501/items/KS2WQTV4"],"itemData":{"id":1492,"type":"article-journal","abstract":"This paper will describe a system which predicts the expected power output of a number of wind farms. The system is automatic and operates on-line. The paper will quantify the accuracy of the predictions and will also give examples of the performance for speciﬁc storm events. An actual implementation of the system will be described and the robustness demonstrated. # 2001 Elsevier Science Ltd. All rights reserved.","container-title":"Journal of Wind Engineering and Industrial Aerodynamics","DOI":"https://doi.org/10.1016/S0167-6105(00)00079-9","issue":"3–4","language":"en","page":"235-245","source":"Zotero","title":"Short-term prediction of local wind conditions","volume":"89","author":[{"family":"Landberg","given":"L"}],"issued":{"date-parts":[["2001",3]]}}}],"schema":"https://github.com/citation-style-language/schema/raw/master/csl-citation.json"}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[37]</w:t>
      </w:r>
      <w:r w:rsidR="00A87F51">
        <w:rPr>
          <w:rFonts w:ascii="Times New Roman" w:eastAsia="宋体" w:hAnsi="Times New Roman" w:cs="Times New Roman"/>
          <w:szCs w:val="22"/>
        </w:rPr>
        <w:fldChar w:fldCharType="end"/>
      </w:r>
      <w:r w:rsidR="00A87F51" w:rsidRPr="00E3086B">
        <w:rPr>
          <w:rFonts w:ascii="Times New Roman" w:eastAsia="宋体" w:hAnsi="Times New Roman" w:cs="Times New Roman"/>
          <w:szCs w:val="22"/>
        </w:rPr>
        <w:t>. The advent of data-driven methods marked a paradigm shift, with researchers progressively incorporating more sophisticated preprocessing techniques and model architectures</w:t>
      </w:r>
      <w:r w:rsidR="00A87F51">
        <w:rPr>
          <w:rFonts w:ascii="Times New Roman" w:eastAsia="宋体" w:hAnsi="Times New Roman" w:cs="Times New Roman" w:hint="eastAsia"/>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{"citationID":"bhOasqxK","properties":{"formattedCitation":"[38]","plainCitation":"[38]","noteIndex":0},"citationItems":[{"id":1494,"uris":["http://zotero.org/users/14274501/items/ELWS7MA6"],"itemData":{"id":1494,"type":"article-journal","abstract":"The energy industry has been going through a significant modernization process over the last decade. Its infrastructure is being upgraded rapidly. The supply, demand and prices are becoming more volatile and less predictable than ever before. Even its business model is being challenged fundamentally. In this competitive and dynamic environment, many decision-making processes rely on probabilistic forecasts to quantify the uncertain future. Although most of the papers in the energy forecasting literature focus on point or singlevalued forecasts, the research interest in probabilistic energy forecasting research has taken off rapidly in recent years. In this paper, we summarize the recent research progress on probabilistic energy forecasting. A major portion of the paper is devoted to introducing the Global Energy Forecasting Competition 2014 (GEFCom2014), a probabilistic energy forecasting competition with four tracks on load, price, wind and solar forecasting, which attracted 581 participants from 61 countries. We conclude the paper with 12 predictions for the next decade of energy forecasting.","container-title":"International Journal of Forecasting","DOI":"10.1016/j.ijforecast.2016.02.001","ISSN":"01692070","issue":"3","journalAbbreviation":"International Journal of Forecasting","language":"en","page":"896-913","source":"DOI.org (Crossref)","title":"Probabilistic energy forecasting: Global Energy Forecasting Competition 2014 and beyond","title-short":"Probabilistic energy forecasting","volume":"32","author":[{"family":"Hong","given":"Tao"},{"family":"Pinson","given":"Pierre"},{"family":"Fan","given":"Shu"},{"family":"Zareipour","given":"Hamidreza"},{"family":"Troccoli","given":"Alberto"},{"family":"Hyndman","given":"Rob J."}],"issued":{"date-parts":[["2016",7]]}}}],"schema":"https://github.com/citation-style-language/schema/raw/master/csl-citation.json"}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[38]</w:t>
      </w:r>
      <w:r w:rsidR="00A87F51">
        <w:rPr>
          <w:rFonts w:ascii="Times New Roman" w:eastAsia="宋体" w:hAnsi="Times New Roman" w:cs="Times New Roman"/>
          <w:szCs w:val="22"/>
        </w:rPr>
        <w:fldChar w:fldCharType="end"/>
      </w:r>
      <w:r w:rsidR="00A87F51" w:rsidRPr="00E3086B">
        <w:rPr>
          <w:rFonts w:ascii="Times New Roman" w:eastAsia="宋体" w:hAnsi="Times New Roman" w:cs="Times New Roman"/>
          <w:szCs w:val="22"/>
        </w:rPr>
        <w:t>. Contemporary studies exhibit three prominent trends: input complexity</w:t>
      </w:r>
      <w:r w:rsidR="00A87F51">
        <w:rPr>
          <w:rFonts w:ascii="Times New Roman" w:eastAsia="宋体" w:hAnsi="Times New Roman" w:cs="Times New Roman"/>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{"citationID":"CipvnKAW","properties":{"formattedCitation":"[39,40]","plainCitation":"[39,40]","noteIndex":0},"citationItems":[{"id":1496,"uris":["http://zotero.org/users/14274501/items/ZMEZ4NYV"],"itemData":{"id":1496,"type":"article-journal","abstract":"This study evaluates and differentiates five advanced machine learning models—LSTM, GRU, CNN-LSTM, Random Forest, and SVR—aimed at precisely estimating solar and wind power generation to enhance renewable energy forecasting. LSTM achieved a remarkable Mean Squared Error (MSE) of 0.010 and R2 score of 0.90, highlighting its proficiency in capturing intricate temporal relationships. GRU closely followed, demonstrating potential as a viable option due to its remarkable combination of computational efficiency and accuracy (MSE = 0.015, R2 = 0.88). In datasets abundant in spatial correlations, the CNN-LSTM hybrid demonstrated its utility by providing novel insights into spatial–temporal patterns; nonetheless, it lagged considerably in accuracy, with a mean squared error (MSE) of 0.020 and a R2 of 0.87. Conversely, traditional models demonstrated a reliable albeit less dynamic ability to elucidate the complexities of renewable energy data; for instance, Random Forest exhibited a mean squared error (MSE) of 0.025, while Support Vector Regression (SVR) recorded an MSE of 0.030. The results affirm that deep learning architectures, particularly LSTM, offer a transformative method for renewable energy forecasting, hence enhancing accuracy and reliability in energy management systems.","container-title":"Discover Sustainability","DOI":"10.1007/s43621-024-00783-5","ISSN":"2662-9984","issue":"1","journalAbbreviation":"Discov Sustain","language":"en","page":"533","source":"DOI.org (Crossref)","title":"Comparative analysis of deep neural network architectures for renewable energy forecasting: enhancing accuracy with meteorological and time-based features","title-short":"Comparative analysis of deep neural network architectures for renewable energy forecasting","volume":"5","author":[{"family":"Khan","given":"Sunawar"},{"family":"Mazhar","given":"Tehseen"},{"family":"Khan","given":"Muhammad Amir"},{"family":"Shahzad","given":"Tariq"},{"family":"Ahmad","given":"Wasim"},{"family":"Bibi","given":"Afsha"},{"family":"Saeed","given":"Mamoon M."},{"family":"Hamam","given":"Habib"}],"issued":{"date-parts":[["2024",12,31]]}}},{"id":1498,"uris":["http://zotero.org/users/14274501/items/8E9QZPDB"],"itemData":{"id":1498,"type":"article-journal","abstract":"Rapid growth in wind energy highlights the need for accurate forecasting to optimize generation and grid integration. This review analyzes current wind power prediction models, covering their methodologies, strengths, and limitations to guide researchers, engineers, and policymakers. It begins with Numerical Weather Prediction (NWP) models, which are essential yet limited by challenges in complex terrains and localized events. In response, machine learning techniques—such as artificial neural networks, support vector regression, and random forests—have gained prominence for improving forecast accuracy. Advanced methods like bootstrapping and Bayesian model averaging enhance probabilistic forecasts by quantifying uncertainty. The integration of LIDAR and satellite data has further refined wind resource assessment and forecasting accuracy. This review explores the impact of remote sensing and forecasting on decision-making for wind farm operators and grid managers, while also addressing challenges posed by climate change, extreme weather, and the evolution of smart grids. Scenario analysis and grid optimization strategies are discussed, and the review concludes by evaluating current successes and identifying future research needs—emphasizing interdisciplinary collaboration and data sharing. Notably, machine learning improved wind power prediction accuracy by 15% over traditional models. The GFS model achieved an MAE of 0.45 MW and an RMSE of 0.60 MW, demonstrating strong performance in wind energy forecasting.","container-title":"Archives of Computational Methods in Engineering","DOI":"10.1007/s11831-025-10442-1","ISSN":"1134-3060, 1886-1784","journalAbbreviation":"Arch Computat Methods Eng","language":"en","source":"DOI.org (Crossref)","title":"Optimizing Wind Energy Integration: A Review of Forecasting Techniques and Emerging Trends","title-short":"Optimizing Wind Energy Integration","URL":"https://link.springer.com/10.1007/s11831-025-10442-1","author":[{"family":"Selvaraj","given":"Jaisiva"},{"family":"Muthuramalingam","given":"Lakshmanan"},{"family":"Karthikeyan","given":"Viji"},{"family":"Karthick","given":"Alagar"},{"family":"Sathiyaseelan","given":"Vasanthaseelan"}],"accessed":{"date-parts":[["2025",11,4]]},"issued":{"date-parts":[["2025",11,4]]}}}],"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[39,40]</w:t>
      </w:r>
      <w:r w:rsidR="00A87F51">
        <w:rPr>
          <w:rFonts w:ascii="Times New Roman" w:eastAsia="宋体" w:hAnsi="Times New Roman" w:cs="Times New Roman"/>
          <w:szCs w:val="22"/>
        </w:rPr>
        <w:fldChar w:fldCharType="end"/>
      </w:r>
      <w:r w:rsidR="00A87F51" w:rsidRPr="00E3086B">
        <w:rPr>
          <w:rFonts w:ascii="Times New Roman" w:eastAsia="宋体" w:hAnsi="Times New Roman" w:cs="Times New Roman"/>
          <w:szCs w:val="22"/>
        </w:rPr>
        <w:t>, preprocessing elaboration</w:t>
      </w:r>
      <w:r w:rsidR="00A87F51">
        <w:rPr>
          <w:rFonts w:ascii="Times New Roman" w:eastAsia="宋体" w:hAnsi="Times New Roman" w:cs="Times New Roman"/>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{"citationID":"9NtZzaAk","properties":{"formattedCitation":"[41,42]","plainCitation":"[41,42]","noteIndex":0},"citationItems":[{"id":1500,"uris":["http://zotero.org/users/14274501/items/WQ85AG4N"],"itemData":{"id":1500,"type":"paper-conference","abstract":"Wind power generation takes on an increasingly vital role in the power grid due to its environmental and economic benefits. However, the primary challenges that are related to the integration of wind power into power systems include variability, uncertainty. An accurate forecasting reduces operating costs and enhances power system stability. Wind power forecasting include many steps, including data collection, data preprocessing, the construction and training for models, and error calculation. Among them, data preprocessing plays an important role on the process of wind power forecasting since the inputs of the forecasting model would be sensitive to the quality of data. As a result, this paper presents a survey on the methods for wind-data processing. These methods aim to preprocess and extract suitable features from numerical weather prediction (NWP) wind speeds and measured wind power data. Finally, this paper used a case study to demonstrate the important of the preprocessing step on wind power forecasting.","container-title":"2021 7th International Conference on Applied System Innovation (ICASI)","DOI":"10.1109/ICASI52993.2021.9568453","event-place":"Chiayi, Taiwan","event-title":"2021 7th International Conference on Applied System Innovation (ICASI)","ISBN":"978-1-6654-4143-8","language":"en","license":"https://ieeexplore.ieee.org/Xplorehelp/downloads/license-information/IEEE.html","page":"121-125","publisher":"IEEE","publisher-place":"Chiayi, Taiwan","source":"DOI.org (Crossref)","title":"An Overview of Data Preprocessing for Short-Term Wind Power Forecasting","URL":"https://ieeexplore.ieee.org/document/9568453/","author":[{"family":"Phan","given":"Quoc-Thang"},{"family":"Wu","given":"Yuan-Kang"},{"family":"Phan","given":"Quoc-Dung"}],"accessed":{"date-parts":[["2025",11,4]]},"issued":{"date-parts":[["2021",9,24]]}}},{"id":1502,"uris":["http://zotero.org/users/14274501/items/2QAK4ZQX"],"itemData":{"id":1502,"type":"article-journal","abstract":"Wind power forecasting involves data preprocessing and modeling. In pursuit of better forecasting performance, most previous studies focused on creating various wind power forecasting models, but few studies have been published with an emphasis on new types of data preprocessing methods. Effective data preprocessing techniques and the fusion with the physical nature of the wind have been called upon as potential future research directions in recent reviews in this area. Data enrichment as a method of data preprocessing has been widely applied to forecasting problems in the consumer data universe but has not seen application in the wind power forecasting area. This study proposes data enrichment as a new addition to the existing library of data preprocessing methods to improve wind power forecasting performance. A methodological framework of data enrichment is developed with four executable steps: add error features of weather prediction sources, add features of weather prediction at neighboring nodes, add time series features of weather prediction sources, and add complementary weather prediction sources. The proposed data enrichment method takes full advantage of multiple commercially available weather prediction sources and the physical continuity nature of wind. It can cooperate with any existing forecasting models that have weather prediction data as inputs. The controlled experiments on three actual individual wind farms have veriﬁed the effectiveness of the proposed data enrichment method: The normalized root mean square error (NRMSE) of the day-ahead wind power forecast of XGBoost and LSTM with data enrichment is 11% to 27% lower than that of XGBoost and LSTM without data enrichment. In the future, variations on the data enrichment methods can be further explored as a promising direction of enhancing short-term wind power forecasting performance.","container-title":"Energies","DOI":"10.3390/en16052094","ISSN":"1996-1073","issue":"5","journalAbbreviation":"Energies","language":"en","page":"2094","source":"DOI.org (Crossref)","title":"Data Enrichment as a Method of Data Preprocessing to Enhance Short-Term Wind Power Forecasting","volume":"16","author":[{"family":"Zhou","given":"Yingya"},{"family":"Ma","given":"Linwei"},{"family":"Ni","given":"Weidou"},{"family":"Yu","given":"Colin"}],"issued":{"date-parts":[["2023",2,21]]}}}],"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[41,42]</w:t>
      </w:r>
      <w:r w:rsidR="00A87F51">
        <w:rPr>
          <w:rFonts w:ascii="Times New Roman" w:eastAsia="宋体" w:hAnsi="Times New Roman" w:cs="Times New Roman"/>
          <w:szCs w:val="22"/>
        </w:rPr>
        <w:fldChar w:fldCharType="end"/>
      </w:r>
      <w:r w:rsidR="00A87F51" w:rsidRPr="00E3086B">
        <w:rPr>
          <w:rFonts w:ascii="Times New Roman" w:eastAsia="宋体" w:hAnsi="Times New Roman" w:cs="Times New Roman"/>
          <w:szCs w:val="22"/>
        </w:rPr>
        <w:t>, and model advancement</w:t>
      </w:r>
      <w:r w:rsidR="00A87F51">
        <w:rPr>
          <w:rFonts w:ascii="Times New Roman" w:eastAsia="宋体" w:hAnsi="Times New Roman" w:cs="Times New Roman"/>
          <w:szCs w:val="22"/>
        </w:rPr>
        <w:t xml:space="preserve"> </w:t>
      </w:r>
      <w:r w:rsidR="00A87F51">
        <w:rPr>
          <w:rFonts w:ascii="Times New Roman" w:eastAsia="宋体" w:hAnsi="Times New Roman" w:cs="Times New Roman"/>
          <w:szCs w:val="22"/>
        </w:rPr>
        <w:fldChar w:fldCharType="begin"/>
      </w:r>
      <w:r w:rsidR="00A87F51">
        <w:rPr>
          <w:rFonts w:ascii="Times New Roman" w:eastAsia="宋体" w:hAnsi="Times New Roman" w:cs="Times New Roman"/>
          <w:szCs w:val="22"/>
        </w:rPr>
        <w:instrText xml:space="preserve"> ADDIN ZOTERO_ITEM CSL_CITATION {"citationID":"vwzLQceZ","properties":{"formattedCitation":"[43]","plainCitation":"[43]","noteIndex":0},"citationItems":[{"id":1504,"uris":["http://zotero.org/users/14274501/items/TEVII5UA"],"itemData":{"id":1504,"type":"article-journal","abstract":"With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00A87F51">
        <w:rPr>
          <w:rFonts w:ascii="Times New Roman" w:eastAsia="宋体" w:hAnsi="Times New Roman" w:cs="Times New Roman"/>
          <w:szCs w:val="22"/>
        </w:rPr>
        <w:fldChar w:fldCharType="separate"/>
      </w:r>
      <w:r w:rsidR="00A87F51">
        <w:rPr>
          <w:rFonts w:ascii="Times New Roman" w:eastAsia="宋体" w:hAnsi="Times New Roman" w:cs="Times New Roman"/>
          <w:noProof/>
          <w:szCs w:val="22"/>
        </w:rPr>
        <w:t>[43]</w:t>
      </w:r>
      <w:r w:rsidR="00A87F51">
        <w:rPr>
          <w:rFonts w:ascii="Times New Roman" w:eastAsia="宋体" w:hAnsi="Times New Roman" w:cs="Times New Roman"/>
          <w:szCs w:val="22"/>
        </w:rPr>
        <w:fldChar w:fldCharType="end"/>
      </w:r>
      <w:r w:rsidR="00A87F51" w:rsidRPr="00E3086B">
        <w:rPr>
          <w:rFonts w:ascii="Times New Roman" w:eastAsia="宋体" w:hAnsi="Times New Roman" w:cs="Times New Roman"/>
          <w:szCs w:val="22"/>
        </w:rPr>
        <w:t xml:space="preserve">. </w:t>
      </w:r>
    </w:p>
    <w:p w14:paraId="1F72557F" w14:textId="77777777" w:rsidR="00A87F51" w:rsidRDefault="00A87F51" w:rsidP="00A87F51">
      <w:pPr>
        <w:widowControl/>
        <w:jc w:val="both"/>
        <w:rPr>
          <w:rFonts w:ascii="Times New Roman" w:eastAsia="宋体" w:hAnsi="Times New Roman" w:cs="Times New Roman"/>
          <w:szCs w:val="22"/>
        </w:rPr>
      </w:pPr>
    </w:p>
    <w:p w14:paraId="0046A77B" w14:textId="77777777" w:rsidR="00A87F51" w:rsidRDefault="00A87F51" w:rsidP="00A87F51">
      <w:pPr>
        <w:widowControl/>
        <w:jc w:val="both"/>
        <w:rPr>
          <w:rFonts w:ascii="Times New Roman" w:eastAsia="宋体" w:hAnsi="Times New Roman" w:cs="Times New Roman"/>
          <w:color w:val="000000" w:themeColor="text1"/>
          <w:szCs w:val="22"/>
        </w:rPr>
      </w:pPr>
      <w:r w:rsidRPr="00B826C3">
        <w:rPr>
          <w:rFonts w:ascii="Times New Roman" w:eastAsia="宋体" w:hAnsi="Times New Roman" w:cs="Times New Roman"/>
          <w:color w:val="000000" w:themeColor="text1"/>
          <w:szCs w:val="22"/>
        </w:rPr>
        <w:t>Regarding input</w:t>
      </w:r>
      <w:r w:rsidRPr="00B826C3">
        <w:rPr>
          <w:rFonts w:ascii="Times New Roman" w:eastAsia="宋体" w:hAnsi="Times New Roman" w:cs="Times New Roman" w:hint="eastAsia"/>
          <w:color w:val="000000" w:themeColor="text1"/>
          <w:szCs w:val="22"/>
        </w:rPr>
        <w:t xml:space="preserve"> </w:t>
      </w:r>
      <w:bookmarkStart w:id="45" w:name="OLE_LINK1"/>
      <w:r w:rsidRPr="001D21D1">
        <w:rPr>
          <w:rFonts w:ascii="Times New Roman" w:eastAsia="宋体" w:hAnsi="Times New Roman" w:cs="Times New Roman"/>
          <w:color w:val="000000" w:themeColor="text1"/>
          <w:szCs w:val="22"/>
        </w:rPr>
        <w:t xml:space="preserve">predictive </w:t>
      </w:r>
      <w:r w:rsidRPr="00B826C3">
        <w:rPr>
          <w:rFonts w:ascii="Times New Roman" w:eastAsia="宋体" w:hAnsi="Times New Roman" w:cs="Times New Roman"/>
          <w:color w:val="000000" w:themeColor="text1"/>
          <w:szCs w:val="22"/>
        </w:rPr>
        <w:t>factor</w:t>
      </w:r>
      <w:r>
        <w:rPr>
          <w:rFonts w:ascii="Times New Roman" w:eastAsia="宋体" w:hAnsi="Times New Roman" w:cs="Times New Roman" w:hint="eastAsia"/>
          <w:color w:val="000000" w:themeColor="text1"/>
          <w:szCs w:val="22"/>
        </w:rPr>
        <w:t>s</w:t>
      </w:r>
      <w:bookmarkEnd w:id="45"/>
      <w:r w:rsidRPr="00B826C3">
        <w:rPr>
          <w:rFonts w:ascii="Times New Roman" w:eastAsia="宋体" w:hAnsi="Times New Roman" w:cs="Times New Roman"/>
          <w:color w:val="000000" w:themeColor="text1"/>
          <w:szCs w:val="22"/>
        </w:rPr>
        <w:t>, the field has transitioned from single-turbine hub-height wind speed to incorporating numerous NWP variables at multiple spatial points and atmospheric levels, with feature sets expanding to include temperature, pressure, humidity, wind direction, and various derived quantities.</w:t>
      </w:r>
      <w:r w:rsidRPr="00B826C3">
        <w:rPr>
          <w:color w:val="000000" w:themeColor="text1"/>
        </w:rPr>
        <w:t xml:space="preserve"> </w:t>
      </w:r>
      <w:r w:rsidRPr="00B826C3">
        <w:rPr>
          <w:rFonts w:ascii="Times New Roman" w:eastAsia="宋体" w:hAnsi="Times New Roman" w:cs="Times New Roman"/>
          <w:color w:val="000000" w:themeColor="text1"/>
          <w:szCs w:val="22"/>
        </w:rPr>
        <w:t xml:space="preserve">For instance, Keisler and Le </w:t>
      </w:r>
      <w:proofErr w:type="spellStart"/>
      <w:r w:rsidRPr="00B826C3">
        <w:rPr>
          <w:rFonts w:ascii="Times New Roman" w:eastAsia="宋体" w:hAnsi="Times New Roman" w:cs="Times New Roman"/>
          <w:color w:val="000000" w:themeColor="text1"/>
          <w:szCs w:val="22"/>
        </w:rPr>
        <w:t>Naour</w:t>
      </w:r>
      <w:proofErr w:type="spellEnd"/>
      <w:r w:rsidRPr="00B826C3">
        <w:rPr>
          <w:rFonts w:ascii="Times New Roman" w:eastAsia="宋体" w:hAnsi="Times New Roman" w:cs="Times New Roman" w:hint="eastAsia"/>
          <w:color w:val="000000" w:themeColor="text1"/>
          <w:szCs w:val="22"/>
        </w:rPr>
        <w:t xml:space="preserve"> </w:t>
      </w:r>
      <w:r w:rsidRPr="00B826C3">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{"citationID":"v6iIb8HE","properties":{"formattedCitation":"[44]","plainCitation":"[44]","noteIndex":0},"citationItems":[{"id":1523,"uris":["http://zotero.org/users/14274501/items/JX9MXAJ2"],"itemData":{"id":1523,"type":"article-journal","abstract":"Achieving net-zero carbon emissions by 2050 necessitates the integration of substantial wind power capacity into national power grids. However, the inherent variability and uncertainty of wind energy present significant challenges for grid operators, particularly in maintaining system stability and balance. Accurate short-term forecasting of wind power is therefore essential. This article introduces an innovative framework for regional wind power forecasting over short-term horizons (1–6 h), employing a novel Automated Deep Learning regression framework called WindDragon. Specifically designed to process wind speed maps, WindDragon automatically creates Deep Learning models leveraging Numerical Weather Prediction (NWP) data to deliver state-of-the-art wind power forecasts. We conduct extensive evaluations on data from France for the year 2020, benchmarking WindDragon against a diverse set of baselines, including both deep learning and traditional methods. The results demonstrate that WindDragon achieves substantial improvements in forecast accuracy over the considered baselines, highlighting its potential for enhancing grid reliability in the face of increased wind power integration.","container-title":"Environmental Data Science","DOI":"10.1017/eds.2025.10","ISSN":"2634-4602","journalAbbreviation":"Environ. Data Science","language":"en","license":"http://creativecommons.org/licenses/by/4.0","page":"e19","source":"DOI.org (Crossref)","title":"WindDragon: automated deep learning for regional wind power forecasting","title-short":"WindDragon","volume":"4","author":[{"family":"Keisler","given":"Julie"},{"family":"Le Naour","given":"Etienne"}],"issued":{"date-parts":[["2025"]]}}}],"schema":"https://github.com/citation-style-language/schema/raw/master/csl-citation.json"} </w:instrText>
      </w:r>
      <w:r w:rsidRPr="00B826C3">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[44]</w:t>
      </w:r>
      <w:r w:rsidRPr="00B826C3">
        <w:rPr>
          <w:rFonts w:ascii="Times New Roman" w:eastAsia="宋体" w:hAnsi="Times New Roman" w:cs="Times New Roman"/>
          <w:color w:val="000000" w:themeColor="text1"/>
          <w:szCs w:val="22"/>
        </w:rPr>
        <w:fldChar w:fldCharType="end"/>
      </w:r>
      <w:r w:rsidRPr="00B826C3">
        <w:rPr>
          <w:rFonts w:ascii="Times New Roman" w:eastAsia="宋体" w:hAnsi="Times New Roman" w:cs="Times New Roman"/>
          <w:color w:val="000000" w:themeColor="text1"/>
          <w:szCs w:val="22"/>
        </w:rPr>
        <w:t xml:space="preserve"> utilized 100-meter wind forecasts at 9-kilometer resolution from ECMWF HRES for regional wind power prediction. Wang et al. </w:t>
      </w:r>
      <w:r w:rsidRPr="00B826C3">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{"citationID":"vsUsrTPC","properties":{"formattedCitation":"[45]","plainCitation":"[45]","noteIndex":0},"citationItems":[{"id":1519,"uris":["http://zotero.org/users/14274501/items/YWRWJ72Q"],"itemData":{"id":1519,"type":"article-journal","abstract":"The temporal variation of wind power is primarily influenced by wind speed, exhibiting high levels of randomness and fluctuation. The accuracy of short-term wind power forecasts is greatly affected by the quality of Numerical Weather Prediction (NWP) data. However, the prediction error of NWP is common, and posing challenges to the precision of wind power prediction. To address this issue, the paper proposes a NWP wind speed error correction model based on Residual Network-Gated Recurrent Unit (ResNet-GRU). The model corrects the forecasted wind speeds at different heights to provide reliable data foundation for subsequent predictions. Furthermore, in order to overcome the difficulty of selecting network parameters for the combined prediction model, we integrate the Kepler Optimization Algorithm (KOA) intelligent algorithm to achieve optimal parameter selection for the model. We propose a Convolutional Neural Network-Long and Short-Term Memory Network (CNN-LSTM) based on Attention Mechanism for short-term wind power prediction. Finally, the proposed methods are validated using data from a wind farm in northwest China, demonstrating their effectiveness in improving prediction accuracy and their practical value in engineering applications.","container-title":"Frontiers in Energy Research","DOI":"10.3389/fenrg.2024.1391692","ISSN":"2296-598X","journalAbbreviation":"Front. Energy Res.","language":"en","page":"1391692","source":"DOI.org (Crossref)","title":"Short-term wind power combination forecasting method based on wind speed correction of numerical weather prediction","volume":"12","author":[{"family":"Wang","given":"Siyuan"},{"family":"Liu","given":"Haiguang"},{"family":"Yu","given":"Guangzheng"}],"issued":{"date-parts":[["2024",5,6]]}}}],"schema":"https://github.com/citation-style-language/schema/raw/master/csl-citation.json"} </w:instrText>
      </w:r>
      <w:r w:rsidRPr="00B826C3">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[45]</w:t>
      </w:r>
      <w:r w:rsidRPr="00B826C3">
        <w:rPr>
          <w:rFonts w:ascii="Times New Roman" w:eastAsia="宋体" w:hAnsi="Times New Roman" w:cs="Times New Roman"/>
          <w:color w:val="000000" w:themeColor="text1"/>
          <w:szCs w:val="22"/>
        </w:rPr>
        <w:fldChar w:fldCharType="end"/>
      </w:r>
      <w:r w:rsidRPr="00B826C3">
        <w:rPr>
          <w:rFonts w:ascii="Times New Roman" w:eastAsia="宋体" w:hAnsi="Times New Roman" w:cs="Times New Roman"/>
          <w:color w:val="000000" w:themeColor="text1"/>
          <w:szCs w:val="22"/>
        </w:rPr>
        <w:t xml:space="preserve"> employed NWP forecasts at four gradient tower heights (10, 30, 50, and 70 meters) as model inputs, exemplifying the trend toward multi-level meteorological variable integration. Andrade and Bessa</w:t>
      </w:r>
      <w:r w:rsidRPr="00B826C3">
        <w:rPr>
          <w:rFonts w:ascii="Times New Roman" w:eastAsia="宋体" w:hAnsi="Times New Roman" w:cs="Times New Roman" w:hint="eastAsia"/>
          <w:color w:val="000000" w:themeColor="text1"/>
          <w:szCs w:val="22"/>
        </w:rPr>
        <w:t xml:space="preserve"> </w:t>
      </w:r>
      <w:r w:rsidRPr="00B826C3">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{"citationID":"v35CieXm","properties":{"formattedCitation":"[46]","plainCitation":"[46]","noteIndex":0},"citationItems":[{"id":1521,"uris":["http://zotero.org/users/14274501/items/IQIZHIPL"],"itemData":{"id":1521,"type":"article-journal","abstract":"In the last two decades, renewable energy forecasting progressed toward the development of advanced physical and statistical algorithms aiming at improving point and probabilistic forecast skill. This paper describes a forecasting framework to explore information from a grid of numerical weather predictions (NWP) applied to both wind and solar energy. The methodology combines the gradient boosting trees algorithm with feature engineering techniques that extract the maximum information from the NWP grid. Compared to a model that only considers one NWP point for a speciﬁc location, the results show an average point forecast improvement (in terms of mean absolute error) of 16.09% and 12.85% for solar and wind power, respectively. The probabilistic forecast improvement, in terms of continuous ranked probabilistic score, was 13.11% and 12.06%, respectively.","container-title":"IEEE Transactions on Sustainable Energy","DOI":"10.1109/TSTE.2017.2694340","ISSN":"1949-3029, 1949-3037","issue":"4","journalAbbreviation":"IEEE Trans. Sustain. Energy","language":"en","license":"https://ieeexplore.ieee.org/Xplorehelp/downloads/license-information/IEEE.html","page":"1571-1580","source":"DOI.org (Crossref)","title":"Improving Renewable Energy Forecasting With a Grid of Numerical Weather Predictions","volume":"8","author":[{"family":"Andrade","given":"Jose R."},{"family":"Bessa","given":"Ricardo J."}],"issued":{"date-parts":[["2017",10]]}}}],"schema":"https://github.com/citation-style-language/schema/raw/master/csl-citation.json"} </w:instrText>
      </w:r>
      <w:r w:rsidRPr="00B826C3">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[46]</w:t>
      </w:r>
      <w:r w:rsidRPr="00B826C3">
        <w:rPr>
          <w:rFonts w:ascii="Times New Roman" w:eastAsia="宋体" w:hAnsi="Times New Roman" w:cs="Times New Roman"/>
          <w:color w:val="000000" w:themeColor="text1"/>
          <w:szCs w:val="22"/>
        </w:rPr>
        <w:fldChar w:fldCharType="end"/>
      </w:r>
      <w:r w:rsidRPr="00B826C3">
        <w:rPr>
          <w:rFonts w:ascii="Times New Roman" w:eastAsia="宋体" w:hAnsi="Times New Roman" w:cs="Times New Roman"/>
          <w:color w:val="000000" w:themeColor="text1"/>
          <w:szCs w:val="22"/>
        </w:rPr>
        <w:t xml:space="preserve"> incorporated multi-grid-point wind speed components (u and v) along with wind direction from WRF simulations to enhance power forecasting capability, demonstrating the evolution from simple wind speed inputs to comprehensive meteorological fields including historical power data. Lu et al. </w:t>
      </w:r>
      <w:r w:rsidRPr="00B826C3">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{"citationID":"RmMLI2Wy","properties":{"formattedCitation":"[47]","plainCitation":"[47]","noteIndex":0},"citationItems":[{"id":1525,"uris":["http://zotero.org/users/14274501/items/H58LJBNC"],"itemData":{"id":1525,"type":"article-journal","abstract":"Accurate wind power forecasting is a vital factor in day-ahead dispatch and increasing the level of penetration of renewable energy. The feature extraction of meteorological factors related to wind power output is a big challenge to improve forecasting accuracy, and selecting key meteorological factors based on experience will decrease the prediction accuracy. Therefore, a day-ahead wind power combined forecasting approach is innovatively proposed through key meteorological factors selection, data decomposition and reconstruction, combined forecasting model generation, and optimization strategy. Correlated variables namely variational mode decomposition and weighted permutation entropy (VMDWPE) decomposed historical wind power and key meteorological factors are used as the inputs. A forecasting model based on convolutional neural network (CNN) and long short-term memory network (LSTM) is used to forecast future wind power. Four optimizers with different optimization performances are used to ﬁnd the best parameters of the forecasting model to obtain accurate prediction results. Multiple comparative experiments from regional wind farms in Ningxia and Jilin of China are utilized as case studies to evaluate the effectiveness of the proposed model. Results show that the proposed approach outperforms other benchmark prediction models, taking into account multiple-error metrics including error metrics, accuracy rate, and improvement percentages.","container-title":"Renewable Energy","DOI":"10.1016/j.renene.2021.11.072","ISSN":"09601481","journalAbbreviation":"Renewable Energy","language":"en","page":"642-661","source":"DOI.org (Crossref)","title":"Short-term wind power forecasting based on meteorological feature extraction and optimization strategy","volume":"184","author":[{"family":"Lu","given":"Peng"},{"family":"Ye","given":"Lin"},{"family":"Pei","given":"Ming"},{"family":"Zhao","given":"Yongning"},{"family":"Dai","given":"Binhua"},{"family":"Li","given":"Zhuo"}],"issued":{"date-parts":[["2022",1]]}}}],"schema":"https://github.com/citation-style-language/schema/raw/master/csl-citation.json"} </w:instrText>
      </w:r>
      <w:r w:rsidRPr="00B826C3">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[47]</w:t>
      </w:r>
      <w:r w:rsidRPr="00B826C3">
        <w:rPr>
          <w:rFonts w:ascii="Times New Roman" w:eastAsia="宋体" w:hAnsi="Times New Roman" w:cs="Times New Roman"/>
          <w:color w:val="000000" w:themeColor="text1"/>
          <w:szCs w:val="22"/>
        </w:rPr>
        <w:fldChar w:fldCharType="end"/>
      </w:r>
      <w:r w:rsidRPr="00B826C3">
        <w:rPr>
          <w:rFonts w:ascii="Times New Roman" w:eastAsia="宋体" w:hAnsi="Times New Roman" w:cs="Times New Roman" w:hint="eastAsia"/>
          <w:color w:val="000000" w:themeColor="text1"/>
          <w:szCs w:val="22"/>
        </w:rPr>
        <w:t xml:space="preserve"> </w:t>
      </w:r>
      <w:r w:rsidRPr="00B826C3">
        <w:rPr>
          <w:rFonts w:ascii="Times New Roman" w:eastAsia="宋体" w:hAnsi="Times New Roman" w:cs="Times New Roman"/>
          <w:color w:val="000000" w:themeColor="text1"/>
          <w:szCs w:val="22"/>
        </w:rPr>
        <w:t xml:space="preserve">integrated NWP variables such as wind speed, wind direction, temperature, and cloud cover to achieve short-term power prediction from meteorological </w:t>
      </w:r>
      <w:r w:rsidR="00C94D75" w:rsidRPr="001D21D1">
        <w:rPr>
          <w:rFonts w:ascii="Times New Roman" w:eastAsia="宋体" w:hAnsi="Times New Roman" w:cs="Times New Roman"/>
          <w:color w:val="000000" w:themeColor="text1"/>
          <w:szCs w:val="22"/>
        </w:rPr>
        <w:t xml:space="preserve">predictive </w:t>
      </w:r>
      <w:r w:rsidR="00C94D75" w:rsidRPr="00B826C3">
        <w:rPr>
          <w:rFonts w:ascii="Times New Roman" w:eastAsia="宋体" w:hAnsi="Times New Roman" w:cs="Times New Roman"/>
          <w:color w:val="000000" w:themeColor="text1"/>
          <w:szCs w:val="22"/>
        </w:rPr>
        <w:t>factor</w:t>
      </w:r>
      <w:r w:rsidR="00C94D75">
        <w:rPr>
          <w:rFonts w:ascii="Times New Roman" w:eastAsia="宋体" w:hAnsi="Times New Roman" w:cs="Times New Roman" w:hint="eastAsia"/>
          <w:color w:val="000000" w:themeColor="text1"/>
          <w:szCs w:val="22"/>
        </w:rPr>
        <w:t>s</w:t>
      </w:r>
      <w:r w:rsidRPr="00B826C3">
        <w:rPr>
          <w:rFonts w:ascii="Times New Roman" w:eastAsia="宋体" w:hAnsi="Times New Roman" w:cs="Times New Roman"/>
          <w:color w:val="000000" w:themeColor="text1"/>
          <w:szCs w:val="22"/>
        </w:rPr>
        <w:t xml:space="preserve">. </w:t>
      </w:r>
      <w:r w:rsidRPr="00E1787C">
        <w:rPr>
          <w:rFonts w:ascii="Times New Roman" w:eastAsia="宋体" w:hAnsi="Times New Roman" w:cs="Times New Roman"/>
          <w:strike/>
          <w:color w:val="000000" w:themeColor="text1"/>
          <w:szCs w:val="22"/>
          <w:rPrChange w:id="46" w:author="xiaxin" w:date="2025-11-21T12:05:00Z" w16du:dateUtc="2025-11-21T04:05:00Z">
            <w:rPr>
              <w:rFonts w:ascii="Times New Roman" w:eastAsia="宋体" w:hAnsi="Times New Roman" w:cs="Times New Roman"/>
              <w:color w:val="000000" w:themeColor="text1"/>
              <w:szCs w:val="22"/>
            </w:rPr>
          </w:rPrChange>
        </w:rPr>
        <w:t>These studies illustrate a clear progression in wind power forecasting: from simple hub-height wind speed to multi-level atmospheric profiles, then to diverse meteorological variables, and finally to two-dimensional spatial fields, reflecting increasing input complexity.</w:t>
      </w:r>
    </w:p>
    <w:p w14:paraId="3193D1F5" w14:textId="77777777" w:rsidR="00A87F51" w:rsidRDefault="00A87F51" w:rsidP="00A87F51">
      <w:pPr>
        <w:widowControl/>
        <w:jc w:val="both"/>
        <w:rPr>
          <w:rFonts w:ascii="Times New Roman" w:eastAsia="宋体" w:hAnsi="Times New Roman" w:cs="Times New Roman"/>
          <w:color w:val="000000" w:themeColor="text1"/>
          <w:szCs w:val="22"/>
        </w:rPr>
      </w:pPr>
    </w:p>
    <w:p w14:paraId="0EEA674B" w14:textId="77777777" w:rsidR="00A87F51" w:rsidRPr="001D21D1" w:rsidRDefault="00A87F51" w:rsidP="00A87F51">
      <w:pPr>
        <w:widowControl/>
        <w:jc w:val="both"/>
        <w:rPr>
          <w:rFonts w:ascii="Times New Roman" w:eastAsia="宋体" w:hAnsi="Times New Roman" w:cs="Times New Roman"/>
          <w:color w:val="000000" w:themeColor="text1"/>
          <w:szCs w:val="22"/>
        </w:rPr>
      </w:pPr>
      <w:r w:rsidRPr="001D21D1">
        <w:rPr>
          <w:rFonts w:ascii="Times New Roman" w:eastAsia="宋体" w:hAnsi="Times New Roman" w:cs="Times New Roman"/>
          <w:color w:val="000000" w:themeColor="text1"/>
          <w:szCs w:val="22"/>
        </w:rPr>
        <w:t xml:space="preserve">Preprocessing pipelines have grown increasingly intricate, employing decomposition methods such as empirical mode decomposition (EMD), ensemble empirical mode decomposition (EEMD), and variational mode decomposition (VMD) to extract multiscale temporal patterns from raw input signals before model ingestion. For example, Ding et al. </w:t>
      </w:r>
      <w:r w:rsidRPr="001D21D1">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{"citationID":"VTp7dXQ0","properties":{"formattedCitation":"[48]","plainCitation":"[48]","noteIndex":0},"citationItems":[{"id":1527,"uris":["http://zotero.org/users/14274501/items/8YEIHMU4"],"itemData":{"id":1527,"type":"article-journal","abstract":"With the growing penetration of wind power, the wind power forecasting is fundamental in aiding the grid scheduling and electricity trading. In this paper, a numerical weather prediction wind speed error correction model based on gated recurrent unit neural networks is proposed for short-term wind power forecasting. Firstly, the standard deviation of numerical weather prediction wind speed error is extracted as weights, and these weights are rearranged according to the numerical weather prediction wind speed time series to get the weight time series. Then, the bidirectional gated recurrent unit neural networks based error correction model is proposed to correct error of numerical weather prediction wind speed with the inputs as numerical weather prediction wind speed, trend and detail terms of the weight time series. The wind power curve model is applied to forecast short-term wind power by using corrected numerical weather prediction wind speed. Finally, the effectiveness of the proposed method is compared with benchmark models by using actual data of wind farm, and the results show that the proposed model outperforms these benchmark models.","container-title":"Neurocomputing","DOI":"10.1016/j.neucom.2019.07.058","ISSN":"09252312","journalAbbreviation":"Neurocomputing","language":"en","page":"54-61","source":"DOI.org (Crossref)","title":"A gated recurrent unit neural networks based wind speed error correction model for short-term wind power forecasting","volume":"365","author":[{"family":"Ding","given":"Min"},{"family":"Zhou","given":"Hao"},{"family":"Xie","given":"Hua"},{"family":"Wu","given":"Min"},{"family":"Nakanishi","given":"Yosuke"},{"family":"Yokoyama","given":"Ryuichi"}],"issued":{"date-parts":[["2019",11]]}}}],"schema":"https://github.com/citation-style-language/schema/raw/master/csl-citation.json"} </w:instrText>
      </w:r>
      <w:r w:rsidRPr="001D21D1">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[48]</w:t>
      </w:r>
      <w:r w:rsidRPr="001D21D1">
        <w:rPr>
          <w:rFonts w:ascii="Times New Roman" w:eastAsia="宋体" w:hAnsi="Times New Roman" w:cs="Times New Roman"/>
          <w:color w:val="000000" w:themeColor="text1"/>
          <w:szCs w:val="22"/>
        </w:rPr>
        <w:fldChar w:fldCharType="end"/>
      </w:r>
      <w:r w:rsidRPr="001D21D1">
        <w:rPr>
          <w:rFonts w:ascii="Times New Roman" w:eastAsia="宋体" w:hAnsi="Times New Roman" w:cs="Times New Roman"/>
          <w:color w:val="000000" w:themeColor="text1"/>
          <w:szCs w:val="22"/>
        </w:rPr>
        <w:t xml:space="preserve"> applied EMD to decompose NWP wind speed into trend and detail components for error correction and power forecasting. Cheng et al. </w:t>
      </w:r>
      <w:r w:rsidRPr="001D21D1">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{"citationID":"1uAn5pxh","properties":{"formattedCitation":"[49]","plainCitation":"[49]","noteIndex":0},"citationItems":[{"id":1531,"uris":["http://zotero.org/users/14274501/items/LZ5KPTMH"],"itemData":{"id":1531,"type":"article-journal","abstract":"Wind energy is an environmentally friendly source of energy and serves as an efficient supplement to conventional energy resources. Accurate wind power forecasting is crucial for effective decision-making in the daily operation of wind power plants. However, due to the heavy dependence on weather conditions, the variability and uncertainty associated with weather pose significant challenges to wind power forecasting. In this study, we propose a domain-knowledge integrated Transformer (DKFormer) model for short-term wind power forecasting. The proposed model integrates domain knowledge of wind power generation through three portable modules that play essential roles in data pre-processing, model training, and forecasting stages respectively. Additionally, by constructing boundary constraints that simultaneously utilize the data of both measured wind power and numerical weather prediction (NWP), the DKFormer model further reduces errors in multi-step wind power forecasting and improves overall forecast performance, particularly when input wind speed data exhibits dramatic variations. Furthermore, transfer learning techniques are employed to enhance the forecast capability of the DKFormer model using limited training data. Real-life datasets are used to evaluate the performance of the proposed DKFormer, demonstrating its superiority over conventional statistical models and DL models in short-term wind forecasting. Specifically, in day-ahead wind power forecasting experiments, our proposed DKFormer model achieves a 22.0% reduction in mean absolute error (MAE) while also exhibiting improved forecast stability compared to the conventional Transformer model.","container-title":"Energy","DOI":"10.1016/j.energy.2024.133511","ISSN":"03605442","journalAbbreviation":"Energy","language":"en","page":"133511","source":"DOI.org (Crossref)","title":"Integrating domain knowledge into transformer for short-term wind power forecasting","volume":"312","author":[{"family":"Cheng","given":"Junhao"},{"family":"Luo","given":"Xing"},{"family":"Jin","given":"Zhi"}],"issued":{"date-parts":[["2024",12]]}}}],"schema":"https://github.com/citation-style-language/schema/raw/master/csl-citation.json"} </w:instrText>
      </w:r>
      <w:r w:rsidRPr="001D21D1">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[49]</w:t>
      </w:r>
      <w:r w:rsidRPr="001D21D1">
        <w:rPr>
          <w:rFonts w:ascii="Times New Roman" w:eastAsia="宋体" w:hAnsi="Times New Roman" w:cs="Times New Roman"/>
          <w:color w:val="000000" w:themeColor="text1"/>
          <w:szCs w:val="22"/>
        </w:rPr>
        <w:fldChar w:fldCharType="end"/>
      </w:r>
      <w:r w:rsidRPr="001D21D1">
        <w:rPr>
          <w:rFonts w:ascii="Times New Roman" w:eastAsia="宋体" w:hAnsi="Times New Roman" w:cs="Times New Roman" w:hint="eastAsia"/>
          <w:color w:val="000000" w:themeColor="text1"/>
          <w:szCs w:val="22"/>
        </w:rPr>
        <w:t xml:space="preserve"> </w:t>
      </w:r>
      <w:r w:rsidRPr="001D21D1">
        <w:rPr>
          <w:rFonts w:ascii="Times New Roman" w:eastAsia="宋体" w:hAnsi="Times New Roman" w:cs="Times New Roman"/>
          <w:color w:val="000000" w:themeColor="text1"/>
          <w:szCs w:val="22"/>
        </w:rPr>
        <w:t xml:space="preserve">used EEMD to decompose NWP data into multiple intrinsic mode functions (IMFs), applying genetic algorithms for feature selection before inputting to a Transformer-based model for power prediction. Qiao et al. </w:t>
      </w:r>
      <w:r w:rsidRPr="001D21D1">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{"citationID":"Zc3ocYJu","properties":{"formattedCitation":"[50]","plainCitation":"[50]","noteIndex":0},"citationItems":[{"id":1533,"uris":["http://zotero.org/users/14274501/items/C97LQ27P"],"itemData":{"id":1533,"type":"article-journal","abstract":"Accurate wind power forecasting can effectively reduce the adverse effects of wind power forecasting errors on wind power grid integration and power dispatch. However, current wind power forecasting technology, such as the method based on machine learning, belongs to the black box model and is not solvable. Variational mode decomposition (VMD) is a decomposition technique based on the time–frequency characteristics of the original time series, which has a mathematical theoretical foundation. Besides, fuzzy cognitive map (FCMs) is a kind of soft computing method with strong knowledge representation and reasoning ability. Therefore, to enhance the forecasting accuracy of wind power, in this paper, a novel time series forecasting method based on improved VMD (IVMD) and high-order FCM (HFCM), namely IVMDHFCM is proposed. IVMD can effectively extract the features in the raw time series depending on the time–frequency characteristics of the time series. Then, the subseries obtained by IVMD are modeled and forecasted by HFCM, and the Bayesian ridge regression method is adopted to learn the weight of HFCM. Finally, the differential evolution (DE) algorithm is used to get the optimal hyperparameters of IVMDHFCM. The performance of IVMDHFCM is verified by comparing it with that of state-of-the-art methods on ten publicly available datasets. Moreover, the proposed IVMDHFCM is compared with the existing HFCM based method on ten actual wind power datasets. The results show that the IVMDHFCM can effectively improve the accuracy of wind power forecasting and reduce the forecasting error. Besides, the IVMDHFCM can also effectively explore the fluctuations of wind power.","container-title":"Applied Soft Computing","DOI":"10.1016/j.asoc.2022.109586","ISSN":"15684946","journalAbbreviation":"Applied Soft Computing","language":"en","page":"109586","source":"DOI.org (Crossref)","title":"Wind power forecasting based on variational mode decomposition and high-order fuzzy cognitive maps","volume":"129","author":[{"family":"Qiao","given":"Baihao"},{"family":"Liu","given":"Jing"},{"family":"Wu","given":"Peng"},{"family":"Teng","given":"Yingzhi"}],"issued":{"date-parts":[["2022",11]]}}}],"schema":"https://github.com/citation-style-language/schema/raw/master/csl-citation.json"} </w:instrText>
      </w:r>
      <w:r w:rsidRPr="001D21D1">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[50]</w:t>
      </w:r>
      <w:r w:rsidRPr="001D21D1">
        <w:rPr>
          <w:rFonts w:ascii="Times New Roman" w:eastAsia="宋体" w:hAnsi="Times New Roman" w:cs="Times New Roman"/>
          <w:color w:val="000000" w:themeColor="text1"/>
          <w:szCs w:val="22"/>
        </w:rPr>
        <w:fldChar w:fldCharType="end"/>
      </w:r>
      <w:r w:rsidRPr="001D21D1">
        <w:rPr>
          <w:rFonts w:ascii="Times New Roman" w:eastAsia="宋体" w:hAnsi="Times New Roman" w:cs="Times New Roman"/>
          <w:color w:val="000000" w:themeColor="text1"/>
          <w:szCs w:val="22"/>
        </w:rPr>
        <w:t xml:space="preserve"> employed improved VMD to process historical power data prior to AI model input for time series forecasting. Zhang et al. </w:t>
      </w:r>
      <w:r w:rsidRPr="001D21D1">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{"citationID":"wPWXR3x8","properties":{"formattedCitation":"[51]","plainCitation":"[51]","noteIndex":0},"citationItems":[{"id":1529,"uris":["http://zotero.org/users/14274501/items/J6BXK95E"],"itemData":{"id":1529,"type":"article-journal","abstract":"Wind power generation has strong volatility. Accurate wind speed forecasting can not only avoid the waste of power resources, but also facilitate the development of clean energy and promote the energy transition worldwide. However, previous research has predominantly focused on the accuracy of wind power prediction, while ignoring the reliability of wind speed prediction system. In this research, a hybrid forecasting system with both accuracy and reliability of wind power forecasting is proposed. Firstly, a hybrid adaptive decomposition denoising algorithm is proposed to solve the unreasonable decomposition and residual noise. To improve the search performance, the seagull algorithm is optimized by chaotic system and Cauchy operator, and then the parameters of long short-term memory model are adjusted. Finally, based on data enhancement theory, an interval prediction model combined with kernel density estimation is proposed. The model is verified by the historical data of Sotavento wind farm in Spain and Eman wind farm in China. The average absolute percentage error values of wind speed point prediction are 2.87% and 8.01%, respectively. At the same confidence level, the interval prediction model proposed has narrower widths compared to the comparative model, with higher average interval scores. The results indicate that the point prediction model proposed in this research exhibits higher accuracy, while the interval prediction model demonstrates greater stability and reliability. These findings provide technical support for wind power forecasting.","container-title":"Renewable and Sustainable Energy Reviews","DOI":"10.1016/j.rser.2024.114349","ISSN":"13640321","journalAbbreviation":"Renewable and Sustainable Energy Reviews","language":"en","page":"114349","source":"DOI.org (Crossref)","title":"Wind power forecasting system with data enhancement and algorithm improvement","volume":"196","author":[{"family":"Zhang","given":"Yagang"},{"family":"Kong","given":"Xue"},{"family":"Wang","given":"Jingchao"},{"family":"Wang","given":"Hui"},{"family":"Cheng","given":"Xiaodan"}],"issued":{"date-parts":[["2024",5]]}}}],"schema":"https://github.com/citation-style-language/schema/raw/master/csl-citation.json"} </w:instrText>
      </w:r>
      <w:r w:rsidRPr="001D21D1">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[51]</w:t>
      </w:r>
      <w:r w:rsidRPr="001D21D1">
        <w:rPr>
          <w:rFonts w:ascii="Times New Roman" w:eastAsia="宋体" w:hAnsi="Times New Roman" w:cs="Times New Roman"/>
          <w:color w:val="000000" w:themeColor="text1"/>
          <w:szCs w:val="22"/>
        </w:rPr>
        <w:fldChar w:fldCharType="end"/>
      </w:r>
      <w:r w:rsidRPr="001D21D1">
        <w:rPr>
          <w:rFonts w:ascii="Times New Roman" w:eastAsia="宋体" w:hAnsi="Times New Roman" w:cs="Times New Roman"/>
          <w:color w:val="000000" w:themeColor="text1"/>
          <w:szCs w:val="22"/>
        </w:rPr>
        <w:t xml:space="preserve"> utilized complete ensemble empirical mode decomposition with adaptive noise (CEEMDAN) combined with wavelet soft threshold denoising to preprocess wind speed inputs before LSTM-based power prediction. These approaches directly apply diverse signal </w:t>
      </w:r>
      <w:r w:rsidRPr="001D21D1">
        <w:rPr>
          <w:rFonts w:ascii="Times New Roman" w:eastAsia="宋体" w:hAnsi="Times New Roman" w:cs="Times New Roman"/>
          <w:color w:val="000000" w:themeColor="text1"/>
          <w:szCs w:val="22"/>
        </w:rPr>
        <w:lastRenderedPageBreak/>
        <w:t>decomposition techniques to predictive factors—whether NWP outputs or observation-driven data—before model training, representing sophisticated preprocessing strategies.</w:t>
      </w:r>
    </w:p>
    <w:p w14:paraId="51896E74" w14:textId="77777777" w:rsidR="00A87F51" w:rsidRDefault="00A87F51" w:rsidP="00A87F51">
      <w:pPr>
        <w:widowControl/>
        <w:jc w:val="both"/>
        <w:rPr>
          <w:rFonts w:ascii="Times New Roman" w:eastAsia="宋体" w:hAnsi="Times New Roman" w:cs="Times New Roman"/>
          <w:color w:val="156082" w:themeColor="accent1"/>
          <w:szCs w:val="22"/>
        </w:rPr>
      </w:pPr>
    </w:p>
    <w:p w14:paraId="205F398D" w14:textId="77777777" w:rsidR="00A87F51" w:rsidRPr="00535DDB" w:rsidRDefault="00A87F51" w:rsidP="00A87F51">
      <w:pPr>
        <w:widowControl/>
        <w:jc w:val="both"/>
        <w:rPr>
          <w:rFonts w:ascii="Times New Roman" w:eastAsia="宋体" w:hAnsi="Times New Roman" w:cs="Times New Roman"/>
          <w:color w:val="000000" w:themeColor="text1"/>
          <w:szCs w:val="22"/>
        </w:rPr>
      </w:pPr>
      <w:r w:rsidRPr="00535DDB">
        <w:rPr>
          <w:rFonts w:ascii="Times New Roman" w:eastAsia="宋体" w:hAnsi="Times New Roman" w:cs="Times New Roman"/>
          <w:color w:val="000000" w:themeColor="text1"/>
          <w:szCs w:val="22"/>
        </w:rPr>
        <w:t>In fact, the primary research focus and frontier in wind power forecasting have been the exploration and application of model architectures and frameworks. Model architectures have progressed from shallow machine learning algorithms to advanced deep neural networks, including gradient boosting machines (GBM)</w:t>
      </w:r>
      <w:r w:rsidRPr="00535DDB">
        <w:rPr>
          <w:rFonts w:ascii="Times New Roman" w:eastAsia="宋体" w:hAnsi="Times New Roman" w:cs="Times New Roman" w:hint="eastAsia"/>
          <w:color w:val="000000" w:themeColor="text1"/>
          <w:szCs w:val="22"/>
        </w:rPr>
        <w:t xml:space="preserve"> </w:t>
      </w:r>
      <w:r w:rsidRPr="00535DDB">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{"citationID":"PliGc2WA","properties":{"formattedCitation":"[52]","plainCitation":"[52]","noteIndex":0},"citationItems":[{"id":1539,"uris":["http://zotero.org/users/14274501/items/43P6RVDM"],"itemData":{"id":1539,"type":"article-journal","abstract":"With growing interest in sustainability and net-zero emissions, there has been a global trend to integrate wind power into energy grids. However, challenges such as the intermittency of wind energy remain, which leads to a signiﬁcant need for accurate wind-power forecasting. Therefore, this study focuses on creating a wind-power generation-forecasting model using a machine-learning algorithm. In this study, we used the gradient-boosting machine (GBM) algorithm to build a windpower forecasting model. Time-series data with a 15 min interval from Jeju’s wind farms were applied to the model as input data. The short-term forecasting model trained by the same month with the test set turns out to have the best performance, with an NMAE value of 5.15%. Furthermore, the forecasting results were applied to Jeju’s power system to carry out a grid-security analysis. The improved accuracy of wind-power forecasting and its impact on the security of electrical grids in this study potentially contributes to greater integration of wind energy.","container-title":"Energies","DOI":"10.3390/en16031132","ISSN":"1996-1073","issue":"3","journalAbbreviation":"Energies","language":"en","page":"1132","source":"DOI.org (Crossref)","title":"A Short-Term Forecasting of Wind Power Outputs Based on Gradient Boosting Regression Tree Algorithms","volume":"16","author":[{"family":"Park","given":"Soyoung"},{"family":"Jung","given":"Solyoung"},{"family":"Lee","given":"Jaegul"},{"family":"Hur","given":"Jin"}],"issued":{"date-parts":[["2023",1,19]]}}}],"schema":"https://github.com/citation-style-language/schema/raw/master/csl-citation.json"} </w:instrText>
      </w:r>
      <w:r w:rsidRPr="00535DDB">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[52]</w:t>
      </w:r>
      <w:r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long short-term memory networks (LSTM)</w:t>
      </w:r>
      <w:r w:rsidRPr="00535DDB">
        <w:rPr>
          <w:rFonts w:ascii="Times New Roman" w:eastAsia="宋体" w:hAnsi="Times New Roman" w:cs="Times New Roman" w:hint="eastAsia"/>
          <w:color w:val="000000" w:themeColor="text1"/>
          <w:szCs w:val="22"/>
        </w:rPr>
        <w:t xml:space="preserve"> </w:t>
      </w:r>
      <w:r w:rsidRPr="00535DDB">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{"citationID":"e6n7aFdr","properties":{"formattedCitation":"[53]","plainCitation":"[53]","noteIndex":0},"citationItems":[{"id":1541,"uris":["http://zotero.org/users/14274501/items/5WWEC9EQ"],"itemData":{"id":1541,"type":"article-journal","container-title":"Scientific Reports","DOI":"10.1038/s41598-025-89398-y","ISSN":"2045-2322","issue":"1","journalAbbreviation":"Sci Rep","language":"en","page":"5352","source":"DOI.org (Crossref)","title":"Enhancing wind power forecasting accuracy through LSTM with adaptive wind speed calibration (C-LSTM)","volume":"15","author":[{"family":"Wang","given":"Ding"},{"family":"Xu","given":"Min"},{"family":"Guangming","given":"Zhu"},{"family":"Luo","given":"Futao"},{"family":"Gao","given":"Jiaxin"},{"family":"Chen","given":"Yuntian"}],"issued":{"date-parts":[["2025",2,13]]}}}],"schema":"https://github.com/citation-style-language/schema/raw/master/csl-citation.json"} </w:instrText>
      </w:r>
      <w:r w:rsidRPr="00535DDB">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[53]</w:t>
      </w:r>
      <w:r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gated recurrent units (GRU)</w:t>
      </w:r>
      <w:r w:rsidRPr="00535DDB">
        <w:rPr>
          <w:rFonts w:ascii="Times New Roman" w:eastAsia="宋体" w:hAnsi="Times New Roman" w:cs="Times New Roman" w:hint="eastAsia"/>
          <w:color w:val="000000" w:themeColor="text1"/>
          <w:szCs w:val="22"/>
        </w:rPr>
        <w:t xml:space="preserve"> </w:t>
      </w:r>
      <w:r w:rsidRPr="00535DDB">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{"citationID":"BQ8SrhKu","properties":{"formattedCitation":"[54]","plainCitation":"[54]","noteIndex":0},"citationItems":[{"id":1543,"uris":["http://zotero.org/users/14274501/items/QXI433K5"],"itemData":{"id":1543,"type":"article-journal","abstract":"Enhancing the accuracy of short-term wind power forecasting can be effectively achieved by considering the spatial–temporal correlation among neighboring wind turbines. In this study, we propose a short-term wind power forecasting model based on 3D CNN-GRU. First, the wind power data and meteorological data of 24 surrounding turbines around the target turbine are reconstructed into a three-dimensional matrix and inputted into the 3D CNN and GRU encoders to extract their spatial–temporal features. Then, the power predictions for different forecasting horizons are outputted through the GRU decoder and fully connected layers. Finally, experimental results on the SDWPT datasets show that our proposed model signiﬁcantly improves the prediction accuracy compared to BPNN, GRU, and 1D CNN-GRU models. The results show that the 3D CNN-GRU model performs optimally. For a forecasting horizon of 10 min, the average reductions in RMSE and MAE on the validation set are about 10% and 11%, respectively, with an average improvement of about 1% in R. For a forecasting horizon of 120 min, the average reductions in RMSE and MAE on the validation set are about 6% and 8%, respectively, with an average improvement of about 14% in R.","container-title":"Sustainability","DOI":"10.3390/su151914171","ISSN":"2071-1050","issue":"19","journalAbbreviation":"Sustainability","language":"en","page":"14171","source":"DOI.org (Crossref)","title":"A Short-Term Wind Power Forecasting Model Based on 3D Convolutional Neural Network–Gated Recurrent Unit","volume":"15","author":[{"family":"Huang","given":"Xiaoshuang"},{"family":"Zhang","given":"Yinbao"},{"family":"Liu","given":"Jianzhong"},{"family":"Zhang","given":"Xinjia"},{"family":"Liu","given":"Sicong"}],"issued":{"date-parts":[["2023",9,25]]}}}],"schema":"https://github.com/citation-style-language/schema/raw/master/csl-citation.json"} </w:instrText>
      </w:r>
      <w:r w:rsidRPr="00535DDB">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[54]</w:t>
      </w:r>
      <w:r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convolutional neural networks (CNN)</w:t>
      </w:r>
      <w:r w:rsidRPr="00535DDB">
        <w:rPr>
          <w:rFonts w:ascii="Times New Roman" w:eastAsia="宋体" w:hAnsi="Times New Roman" w:cs="Times New Roman" w:hint="eastAsia"/>
          <w:color w:val="000000" w:themeColor="text1"/>
          <w:szCs w:val="22"/>
        </w:rPr>
        <w:t xml:space="preserve"> </w:t>
      </w:r>
      <w:r w:rsidRPr="00535DDB">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{"citationID":"Zl9IuH0U","properties":{"formattedCitation":"[55]","plainCitation":"[55]","noteIndex":0},"citationItems":[{"id":1545,"uris":["http://zotero.org/users/14274501/items/RD6U2254"],"itemData":{"id":1545,"type":"article","abstract":"Wind power forecasting helps with the planning for the power systems by contributing to having a higher level of certainty in decision-making. Due to the randomness inherent to meteorological events (e.g., wind speeds), making highly accurate long-term predictions for wind power can be extremely difficult. One approach to remedy this challenge is to utilize weather information from multiple points across a geographical grid to obtain a holistic view of the wind patterns, along with temporal information from the previous power outputs of the wind farms. Our proposed CNN-RNN architecture combines convolutional neural networks (CNNs) and recurrent neural networks (RNNs) to extract spatial and temporal information from multi-dimensional input data to make day-ahead predictions. In this regard, our method incorporates an ultra-wide learning view, combining data from multiple numerical weather prediction models, wind farms, and geographical locations. Additionally, we experiment with global forecasting approaches to understand the impact of training the same model over the datasets obtained from multiple different wind farms, and we employ a method where spatial information extracted from convolutional layers is passed to a tree ensemble (e.g., Light Gradient Boosting Machine (LGBM)) instead of fully connected layers. The results show that our proposed CNN-RNN architecture outperforms other models such as LGBM, Extra Tree regressor and linear regression when trained globally, but fails to replicate such performance when trained individually on each farm. We also observe that passing the spatial information from CNN to LGBM improves its performance, providing further evidence of CNN's spatial feature extraction capabilities.","DOI":"10.48550/arXiv.2301.00819","language":"en","note":"arXiv:2301.00819 [cs]","number":"arXiv:2301.00819","publisher":"arXiv","source":"arXiv.org","title":"A Concurrent CNN-RNN Approach for Multi-Step Wind Power Forecasting","URL":"http://arxiv.org/abs/2301.00819","author":[{"family":"Kazmi","given":"Syed"},{"family":"Gorgulu","given":"Berk"},{"family":"Cevik","given":"Mucahit"},{"family":"Baydogan","given":"Mustafa Gokce"}],"accessed":{"date-parts":[["2025",11,5]]},"issued":{"date-parts":[["2023",1,2]]}}}],"schema":"https://github.com/citation-style-language/schema/raw/master/csl-citation.json"} </w:instrText>
      </w:r>
      <w:r w:rsidRPr="00535DDB">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[55]</w:t>
      </w:r>
      <w:r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generative adversarial networks (GAN)</w:t>
      </w:r>
      <w:r w:rsidRPr="00535DDB">
        <w:rPr>
          <w:rFonts w:ascii="Times New Roman" w:eastAsia="宋体" w:hAnsi="Times New Roman" w:cs="Times New Roman" w:hint="eastAsia"/>
          <w:color w:val="000000" w:themeColor="text1"/>
          <w:szCs w:val="22"/>
        </w:rPr>
        <w:t xml:space="preserve"> </w:t>
      </w:r>
      <w:r w:rsidRPr="00535DDB">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{"citationID":"dYDnlUyx","properties":{"formattedCitation":"[56]","plainCitation":"[56]","noteIndex":0},"citationItems":[{"id":1547,"uris":["http://zotero.org/users/14274501/items/KJJSFXSC"],"itemData":{"id":1547,"type":"article-journal","abstract":"Wind prediction is of great significance for wind energy utilization due to the stochastic nature of wind. To effectively facilitate various downstream decision-making tasks such as wind turbine control, predictive wind Scenario Generation (SG), which is capable of providing a set of deterministic instantiated wind prediction results, plays a critical role. In this paper, a novel Graph neural networks-based Adaptive Predictive Generative Adversarial Network (GAPGAN) model is proposed for accurate prediction of short-term future scenarios of a wind field. In GAPGAN, the original multivariate time series data are first reconstructed into the form of a graph, and spatiotemporal features are then extracted using Graph Convolutional Networks (GCNs). Next, a predictive generative adversarial network (PGAN) framework is proposed, which could generate different outputs corresponding to given historical observations as conditions. Finally, an adaptive PGAN training mechanism is introduced to stabilize the training process, and the best SG model is selected based on the proposed comprehensive evaluation system. Based on wind speed data collected from 11 wind turbines, computational experiments validate that the GAPGAN outperforms five benchmarking models in terms of point prediction accuracy, shape similarity, uncertainty prediction quality, and prediction scenario diversity.","container-title":"Energy","DOI":"10.1016/j.energy.2024.130931","ISSN":"03605442","journalAbbreviation":"Energy","language":"en","page":"130931","source":"DOI.org (Crossref)","title":"A GCN-based adaptive generative adversarial network model for short-term wind speed scenario prediction","volume":"294","author":[{"family":"Liu","given":"Xin"},{"family":"Yu","given":"Jingjia"},{"family":"Gong","given":"Lin"},{"family":"Liu","given":"Minxia"},{"family":"Xiang","given":"Xi"}],"issued":{"date-parts":[["2024",5]]}}}],"schema":"https://github.com/citation-style-language/schema/raw/master/csl-citation.json"} </w:instrText>
      </w:r>
      <w:r w:rsidRPr="00535DDB">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[56]</w:t>
      </w:r>
      <w:r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xml:space="preserve">, graph convolutional networks (GCN) </w:t>
      </w:r>
      <w:r w:rsidRPr="00535DDB">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{"citationID":"wjNFwW6i","properties":{"formattedCitation":"[57]","plainCitation":"[57]","noteIndex":0},"citationItems":[{"id":1550,"uris":["http://zotero.org/users/14274501/items/2D47IKC8"],"itemData":{"id":1550,"type":"article-journal","abstract":"Wind Power Forecasting is crucial for the operational security, stability, and economic efficiency of the power grid, yet it faces significant accuracy challenges due to the variable nature of wind energy and complex interactions within wind farms. This study introduces a novel neural network model specifically designed for Wind Power Forecasting, incorporating both a gated dilated inception network and a graph neural network. This innovative approach enables the concurrent analysis of temporal and spatial features of wind energy, significantly enhancing the forecasting accuracy. A pivotal feature of this model is its unique mechanism to compute the mutual influence between wind turbines, with a particular focus on the blockage effect, a key factor in turbine interactions. The model’s efficacy is validated using a real-world dataset, targeting a 48-hour prediction horizon. The experimental outcomes demonstrate that this model achieves superior performance compared to state-of-the-art methods, with a notable improvement of 6.87% in Root Mean Square Error and 8.77% in Mean Absolute Error. This study not only highlights the model’s enhanced forecasting capabilities but also emphasizes the importance of integrating spatial and temporal dynamics in wind farms for improving Wind Power Forecasting accuracy.","container-title":"Renewable Energy","DOI":"10.1016/j.renene.2024.120499","ISSN":"09601481","journalAbbreviation":"Renewable Energy","language":"en","page":"120499","source":"DOI.org (Crossref)","title":"A novel temporal–spatial graph neural network for wind power forecasting considering blockage effects","volume":"227","author":[{"family":"Qiu","given":"Hong"},{"family":"Shi","given":"Kaikai"},{"family":"Wang","given":"Renfang"},{"family":"Zhang","given":"Liang"},{"family":"Liu","given":"Xiufeng"},{"family":"Cheng","given":"Xu"}],"issued":{"date-parts":[["2024",6]]}}}],"schema":"https://github.com/citation-style-language/schema/raw/master/csl-citation.json"} </w:instrText>
      </w:r>
      <w:r w:rsidRPr="00535DDB">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[57]</w:t>
      </w:r>
      <w:r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xml:space="preserve">, Transformers </w:t>
      </w:r>
      <w:r w:rsidRPr="00535DDB">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{"citationID":"EDDO01OO","properties":{"formattedCitation":"[58]","plainCitation":"[58]","noteIndex":0},"citationItems":[{"id":1548,"uris":["http://zotero.org/users/14274501/items/9GJEN3B5"],"itemData":{"id":1548,"type":"paper-conference","container-title":"2023 International Joint Conference on Neural Networks (IJCNN)","DOI":"10.1109/IJCNN54540.2023.10191444","event-title":"2023 International Joint Conference on Neural Networks (IJCNN)","ISBN":"2161-4407","note":"journalAbbreviation: 2023 International Joint Conference on Neural Networks (IJCNN)","page":"1-8","title":"Enhancing Wind Power Forecast Precision via Multi-head Attention Transformer: An Investigation on Single-step and Multi-step Forecasting","author":[{"literal":"M. R. Sarkar"},{"literal":"S. G. Anavatti"},{"literal":"T. Dam"},{"literal":"M. Pratama"},{"literal":"B. A. Kindhi"}],"issued":{"date-parts":[["2023",6,18]]}}}],"schema":"https://github.com/citation-style-language/schema/raw/master/csl-citation.json"} </w:instrText>
      </w:r>
      <w:r w:rsidRPr="00535DDB">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[58]</w:t>
      </w:r>
      <w:r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and various hybrid configurations designed to capture spatiotemporal dependencies</w:t>
      </w:r>
      <w:r w:rsidRPr="00535DDB">
        <w:rPr>
          <w:rFonts w:ascii="Times New Roman" w:eastAsia="宋体" w:hAnsi="Times New Roman" w:cs="Times New Roman" w:hint="eastAsia"/>
          <w:color w:val="000000" w:themeColor="text1"/>
          <w:szCs w:val="22"/>
        </w:rPr>
        <w:t xml:space="preserve"> </w:t>
      </w:r>
      <w:r w:rsidRPr="00535DDB">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{"citationID":"yzBen8Fo","properties":{"formattedCitation":"[12,13]","plainCitation":"[12,13]","noteIndex":0},"citationItems":[{"id":1438,"uris":["http://zotero.org/users/14274501/items/UEMTEZBW"],"itemData":{"id":1438,"type":"article-journal","abstract":"Wind power forecasting techniques have been well developed over the last half-century. There has been a large number of research literature as well as review analyses. Over the past 5 decades, considerable advancements have been achieved in wind power forecasting. A large body of research literature has been produced, including review articles that have addressed various aspects of the subject. However, these reviews have predominantly utilized horizontal comparisons and have not conducted a comprehensive analysis of the research that has been undertaken. This survey aims to provide a systematic and analytical review of the technical progress made in wind power forecasting. To accomplish this goal, we conducted a knowledge map analysis of the wind power forecasting literature published in the Web of Science database over the last 2 decades. We examined the collaboration network and development context, analyzed publication volume, citation frequency, journal of publication, author, and institutional inﬂuence, and studied co-occurring and bursting keywords to reveal changing research hotspots. These hotspots aim to indicate the progress and challenges of current forecasting technologies, which is of great signiﬁcance for promoting the development of forecasting technology. Based on our ﬁndings, we analyzed commonly used traditional machine learning and advanced deep learning methods in this ﬁeld, such as classical neural networks, and recent Transformers, and discussed emerging technologies like large language models. We also provide quantitative analysis of the advantages, disadvantages, forecasting accuracy, and computational costs of these methods. Finally, some open research questions and trends related to this topic were discussed, which can help improve the understanding of various power forecasting methods. This survey paper provides valuable insights for wind power engineers.","container-title":"Neural Computing and Applications","DOI":"10.1007/s00521-024-09923-4","ISSN":"0941-0643, 1433-3058","issue":"21","journalAbbreviation":"Neural Comput &amp; Applic","language":"en","page":"12753-12773","source":"DOI.org (Crossref)","title":"A survey on wind power forecasting with machine learning approaches","volume":"36","author":[{"family":"Yang","given":"Yang"},{"family":"Lou","given":"Hao"},{"family":"Wu","given":"Jinran"},{"family":"Zhang","given":"Shaotong"},{"family":"Gao","given":"Shangce"}],"issued":{"date-parts":[["2024",7]]}}},{"id":1440,"uris":["http://zotero.org/users/14274501/items/M2QTWQZX"],"itemData":{"id":1440,"type":"article-journal","abstract":"Wind power prediction is essential for ensuring the stability and efficient operation of modern power systems, particularly as renewable energy integration continues to expand. This paper presents a comprehensive review of machine learning techniques applied to wind power prediction, emphasizing their advantages over traditional physical and statistical models. Machine learning methods, especially deep learning approaches such as Convolutional Neural Networks (CNNs), Long Short-Term Memory Networks (LSTMs), and ensemble learning techniques like XGBoost, excel in addressing the nonlinearity and complexity of wind power data. The review also explores critical aspects such as data preprocessing, feature selection strategies, and model optimization techniques, which significantly enhance prediction accuracy and robustness. Challenges such as data acquisition difficulties, complex terrain influences, and sensor quality issues are examined in depth, with proposed solutions discussed. Additionally, the paper highlights future research directions, including the potential of multi-model fusion, emerging deep learning technologies like Transformers, and the integration of smart sensors and IoT technologies to develop intelligent, automated, and reliable prediction systems. By addressing existing challenges and leveraging advanced machine learning techniques, this work provides valuable insights into the current state of wind power prediction research and offers strategic guidance for enhancing the applicability and reliability of prediction models in practical scenarios.","container-title":"Energies","DOI":"10.3390/en18020350","ISSN":"1996-1073","issue":"2","journalAbbreviation":"Energies","language":"en","page":"350","source":"DOI.org (Crossref)","title":"A Comprehensive Review of Wind Power Prediction Based on Machine Learning: Models, Applications, and Challenges","title-short":"A Comprehensive Review of Wind Power Prediction Based on Machine Learning","volume":"18","author":[{"family":"Liu","given":"Zongxu"},{"family":"Guo","given":"Hui"},{"family":"Zhang","given":"Yingshuai"},{"family":"Zuo","given":"Zongliang"}],"issued":{"date-parts":[["2025",1,15]]}}}],"schema":"https://github.com/citation-style-language/schema/raw/master/csl-citation.json"} </w:instrText>
      </w:r>
      <w:r w:rsidRPr="00535DDB">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[12,13]</w:t>
      </w:r>
      <w:r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xml:space="preserve">. A substantial body of work concentrates on this domain, with explosive growth in novel model applications to wind power forecasting tasks. </w:t>
      </w:r>
      <w:r w:rsidR="005D7D2C" w:rsidRPr="005D7D2C">
        <w:rPr>
          <w:rFonts w:ascii="Times New Roman" w:eastAsia="宋体" w:hAnsi="Times New Roman" w:cs="Times New Roman"/>
          <w:color w:val="000000" w:themeColor="text1"/>
          <w:szCs w:val="22"/>
        </w:rPr>
        <w:t>Nevertheless, the community's intense focus on AI model advancement often comes at the expense of physical interpretability and uncertainty understanding</w:t>
      </w:r>
      <w:r w:rsidRPr="00535DDB">
        <w:rPr>
          <w:rFonts w:ascii="Times New Roman" w:eastAsia="宋体" w:hAnsi="Times New Roman" w:cs="Times New Roman"/>
          <w:color w:val="000000" w:themeColor="text1"/>
          <w:szCs w:val="22"/>
        </w:rPr>
        <w:t xml:space="preserve"> </w:t>
      </w:r>
      <w:r w:rsidRPr="00535DDB">
        <w:rPr>
          <w:rFonts w:ascii="Times New Roman" w:eastAsia="宋体" w:hAnsi="Times New Roman" w:cs="Times New Roman"/>
          <w:color w:val="000000" w:themeColor="text1"/>
          <w:szCs w:val="22"/>
        </w:rPr>
        <w:fldChar w:fldCharType="begin"/>
      </w:r>
      <w:r>
        <w:rPr>
          <w:rFonts w:ascii="Times New Roman" w:eastAsia="宋体" w:hAnsi="Times New Roman" w:cs="Times New Roman"/>
          <w:color w:val="000000" w:themeColor="text1"/>
          <w:szCs w:val="22"/>
        </w:rPr>
        <w:instrText xml:space="preserve"> ADDIN ZOTERO_ITEM CSL_CITATION {"citationID":"IDzsIrMX","properties":{"formattedCitation":"[59]","plainCitation":"[59]","noteIndex":0},"citationItems":[{"id":1517,"uris":["http://zotero.org/users/14274501/items/3QY4X4SD"],"itemData":{"id":1517,"type":"article-journal","abstract":"Wind power forecasting has supported operational decision-making for power system and electricity markets for 30 years. Efforts of improving the accuracy and/or certainty of deterministic or probabilistic wind power forecasts are continuously exerted by academics and industries. Forecast errors and associated uncertainties propagating through the whole forecasting chain, from weather provider to end user, cannot be eliminated completely. Therefore, understanding the uncertainty sources and how these uncertainties propagate throughout the modelling chain is significant to implement more rational and targeted uncertainty mitigation strategies and standardise the forecast and uncertainty validation. This paper presents a qualitative review on wind power forecasting uncertainty. First, the definition of uncertainty sources throughout the forecast modelling chain acts as a guiding line for checking and evaluating the uncertainty of a wind power forecast system/model. For each of the types of uncertainty sources, uncertainty mitigation strategies are provided, starting from the planning phase of wind farms, the establishment of a forecasting system through the operational phase and market phase. Our review finalises with a discussion on uncertainty validation with an example on ramp forecast validation. Highlights are a qualitative review and discussion including: (1) forecasting uncertainty exists and propagates everywhere throughout the entire modelling chain, from the planning phase to the market phase; (2) the mitigation efforts should be exerted in every modelling step; (3) standardised uncertainty validation practice, including why global data samples are required for forecasters to improve model performance and for forecast users to select and evaluate forecast model outputs.","container-title":"Renewable and Sustainable Energy Reviews","DOI":"10.1016/j.rser.2022.112519","ISSN":"13640321","journalAbbreviation":"Renewable and Sustainable Energy Reviews","language":"en","page":"112519","source":"DOI.org (Crossref)","title":"Uncovering wind power forecasting uncertainty sources and their propagation through the whole modelling chain","volume":"165","author":[{"family":"Yan","given":"Jie"},{"family":"Möhrlen","given":"Corinna"},{"family":"Göçmen","given":"Tuhfe"},{"family":"Kelly","given":"Mark"},{"family":"Wessel","given":"Arne"},{"family":"Giebel","given":"Gregor"}],"issued":{"date-parts":[["2022",9]]}}}],"schema":"https://github.com/citation-style-language/schema/raw/master/csl-citation.json"} </w:instrText>
      </w:r>
      <w:r w:rsidRPr="00535DDB">
        <w:rPr>
          <w:rFonts w:ascii="Times New Roman" w:eastAsia="宋体" w:hAnsi="Times New Roman" w:cs="Times New Roman"/>
          <w:color w:val="000000" w:themeColor="text1"/>
          <w:szCs w:val="22"/>
        </w:rPr>
        <w:fldChar w:fldCharType="separate"/>
      </w:r>
      <w:r>
        <w:rPr>
          <w:rFonts w:ascii="Times New Roman" w:eastAsia="宋体" w:hAnsi="Times New Roman" w:cs="Times New Roman"/>
          <w:noProof/>
          <w:color w:val="000000" w:themeColor="text1"/>
          <w:szCs w:val="22"/>
        </w:rPr>
        <w:t>[59]</w:t>
      </w:r>
      <w:r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resulting in direct input-output modeling workflows focused primarily on algorithmic testing rather than comprehensive system understanding.</w:t>
      </w:r>
    </w:p>
    <w:p w14:paraId="002F8ECC" w14:textId="77777777" w:rsidR="00A87F51" w:rsidRDefault="00CF1AFA" w:rsidP="00A87F51">
      <w:pPr>
        <w:widowControl/>
        <w:jc w:val="both"/>
        <w:rPr>
          <w:rFonts w:ascii="Times New Roman" w:eastAsia="宋体" w:hAnsi="Times New Roman" w:cs="Times New Roman"/>
          <w:color w:val="156082" w:themeColor="accent1"/>
          <w:szCs w:val="22"/>
        </w:rPr>
      </w:pPr>
      <w:r>
        <w:rPr>
          <w:rFonts w:ascii="Times New Roman" w:eastAsia="宋体" w:hAnsi="Times New Roman" w:cs="Times New Roman" w:hint="eastAsia"/>
          <w:color w:val="156082" w:themeColor="accent1"/>
          <w:szCs w:val="22"/>
        </w:rPr>
        <w:t>该预测因子是能够代表和与整场发电功率建立关系的关键气象因子。</w:t>
      </w:r>
    </w:p>
    <w:bookmarkEnd w:id="14"/>
    <w:p w14:paraId="3B85E0E8" w14:textId="77777777" w:rsidR="00A87F51" w:rsidRPr="000A1F08" w:rsidRDefault="00B636CC" w:rsidP="00A87F51">
      <w:pPr>
        <w:widowControl/>
        <w:jc w:val="both"/>
        <w:rPr>
          <w:rFonts w:ascii="Times New Roman" w:eastAsia="宋体" w:hAnsi="Times New Roman" w:cs="Times New Roman"/>
          <w:color w:val="000000" w:themeColor="text1"/>
          <w:szCs w:val="22"/>
        </w:rPr>
      </w:pPr>
      <w:r w:rsidRPr="00B636CC">
        <w:rPr>
          <w:rFonts w:ascii="Times New Roman" w:eastAsia="宋体" w:hAnsi="Times New Roman" w:cs="Times New Roman"/>
          <w:color w:val="000000" w:themeColor="text1"/>
          <w:szCs w:val="22"/>
        </w:rPr>
        <w:t>The above literature review reveals a clear divergence between wind speed prediction and power forecasting research. Wind speed prediction</w:t>
      </w:r>
      <w:r w:rsidR="00A87F51" w:rsidRPr="000A1F08">
        <w:rPr>
          <w:rFonts w:ascii="Times New Roman" w:eastAsia="宋体" w:hAnsi="Times New Roman" w:cs="Times New Roman"/>
          <w:color w:val="000000" w:themeColor="text1"/>
          <w:szCs w:val="22"/>
        </w:rPr>
        <w:t xml:space="preserve"> emphasizes hub-height wind field characterization and numerical refinement, while the latter prioritizes complex input configurations and algorithmic sophistication.</w:t>
      </w:r>
      <w:r w:rsidRPr="00B636CC">
        <w:t xml:space="preserve"> </w:t>
      </w:r>
      <w:r w:rsidRPr="00DC2142">
        <w:rPr>
          <w:rFonts w:ascii="Times New Roman" w:eastAsia="宋体" w:hAnsi="Times New Roman" w:cs="Times New Roman"/>
          <w:strike/>
          <w:color w:val="000000" w:themeColor="text1"/>
          <w:szCs w:val="22"/>
          <w:rPrChange w:id="47" w:author="xiaxin" w:date="2025-11-21T12:09:00Z" w16du:dateUtc="2025-11-21T04:09:00Z">
            <w:rPr>
              <w:rFonts w:ascii="Times New Roman" w:eastAsia="宋体" w:hAnsi="Times New Roman" w:cs="Times New Roman"/>
              <w:color w:val="000000" w:themeColor="text1"/>
              <w:szCs w:val="22"/>
            </w:rPr>
          </w:rPrChange>
        </w:rPr>
        <w:t xml:space="preserve">Specifically, both branches implicitly assume hub-height winds as the primary predictor without systematic validation at the wind farm scale. </w:t>
      </w:r>
      <w:r w:rsidRPr="00B636CC">
        <w:rPr>
          <w:rFonts w:ascii="Times New Roman" w:eastAsia="宋体" w:hAnsi="Times New Roman" w:cs="Times New Roman"/>
          <w:color w:val="000000" w:themeColor="text1"/>
          <w:szCs w:val="22"/>
        </w:rPr>
        <w:t xml:space="preserve">This assumption, inherited from single-turbine power curve theory, may not hold when complex wake interactions and atmospheric boundary layer processes govern farm-level power generation. Yet, no studies have systematically examined whether hub-height winds truly exhibit the strongest relationship with farm power output, or whether winds at other measurement heights might offer superior predictive information through different physical pathways. </w:t>
      </w:r>
      <w:r w:rsidR="00A87F51" w:rsidRPr="000A1F08">
        <w:rPr>
          <w:rFonts w:ascii="Times New Roman" w:eastAsia="宋体" w:hAnsi="Times New Roman" w:cs="Times New Roman"/>
          <w:color w:val="000000" w:themeColor="text1"/>
          <w:szCs w:val="22"/>
        </w:rPr>
        <w:t>This disconnect introduces biases in input feature selection, modeling strategies, and uncertainty characterization, fundamentally stemming from insufficient systematic analysis of the wind-to-power conversion process itself and inadequate research on predictor identification. Although recent studies have attempted to enhance model interpretability through feature importance analysis</w:t>
      </w:r>
      <w:r w:rsidR="00A87F51" w:rsidRPr="000A1F08">
        <w:rPr>
          <w:rFonts w:ascii="Times New Roman" w:eastAsia="宋体" w:hAnsi="Times New Roman" w:cs="Times New Roman" w:hint="eastAsia"/>
          <w:color w:val="000000" w:themeColor="text1"/>
          <w:szCs w:val="22"/>
        </w:rPr>
        <w:t xml:space="preserve"> </w:t>
      </w:r>
      <w:r w:rsidR="00A87F51" w:rsidRPr="000A1F08">
        <w:rPr>
          <w:rFonts w:ascii="Times New Roman" w:eastAsia="宋体" w:hAnsi="Times New Roman" w:cs="Times New Roman"/>
          <w:color w:val="000000" w:themeColor="text1"/>
          <w:szCs w:val="22"/>
        </w:rPr>
        <w:fldChar w:fldCharType="begin"/>
      </w:r>
      <w:r w:rsidR="00A87F51">
        <w:rPr>
          <w:rFonts w:ascii="Times New Roman" w:eastAsia="宋体" w:hAnsi="Times New Roman" w:cs="Times New Roman"/>
          <w:color w:val="000000" w:themeColor="text1"/>
          <w:szCs w:val="22"/>
        </w:rPr>
        <w:instrText xml:space="preserve"> ADDIN ZOTERO_ITEM CSL_CITATION {"citationID":"fEMw2KyI","properties":{"formattedCitation":"[14]","plainCitation":"[14]","noteIndex":0},"citationItems":[{"id":1442,"uris":["http://zotero.org/users/14274501/items/X2P8PX8P"],"itemData":{"id":1442,"type":"article-journal","abstract":"Integrating power forecasting with wind turbine maintenance planning enables an innovative, data-driven approach that maximizes energy output by predicting periods low wind production and aligning them with maintenance schedules, improving operational efficiency. Recently, many countries have met renewable energy targets, primarily using wind and solar, to promote sustainable growth and reduce emissions. Forecasting wind turbine power production is crucial for maintaining a stable and reliable power grid. As renewable energy integration increases, precise electricity demand forecasting becomes essential at every power system level. This study presents and compares nine machine learning (ML) methods for forecasting, Interpretable ML, Explainable ML, and Blackbox model. The interpretable ML includes Linear Regression (LR), K-Nearest Neighbors (KNN), eXtreme Gradient Boosting (XGBoost), Random Forest (RF); the explainable ML consists of graphical Neural network (GNN); and the blackbox model includes Multi-layer Perceptron (MLP), Recurrent Neural Network (RNN), Gated Recurrent Unit (GRU), and Long Short-Term Memory (LSTM). These methods are applied to the EDP datasets using three causal variable types: including temporal information, metrological information, and power curtailment information. Computational results show that the GNN-based forecasting model outperforms other benchmark methods regarding power forecasting accuracy. However, when considering computational resources such as memory and processing time, the XGBoost model provides optimal results, offering faster processing and reduced memory usage. Furthermore, we present forecasting results for various time windows and horizons, ranging from 10 minutes to a day.","container-title":"Energy Informatics","DOI":"10.1186/s42162-024-00459-4","ISSN":"2520-8942","issue":"1","journalAbbreviation":"Energy Inform","language":"en","page":"2","source":"DOI.org (Crossref)","title":"A machine learning approach for wind turbine power forecasting for maintenance planning","volume":"8","author":[{"family":"Dhungana","given":"Hariom"}],"issued":{"date-parts":[["2025",1,6]]}}}],"schema":"https://github.com/citation-style-language/schema/raw/master/csl-citation.json"} </w:instrText>
      </w:r>
      <w:r w:rsidR="00A87F51" w:rsidRPr="000A1F08">
        <w:rPr>
          <w:rFonts w:ascii="Times New Roman" w:eastAsia="宋体" w:hAnsi="Times New Roman" w:cs="Times New Roman"/>
          <w:color w:val="000000" w:themeColor="text1"/>
          <w:szCs w:val="22"/>
        </w:rPr>
        <w:fldChar w:fldCharType="separate"/>
      </w:r>
      <w:r w:rsidR="00A87F51">
        <w:rPr>
          <w:rFonts w:ascii="Times New Roman" w:eastAsia="宋体" w:hAnsi="Times New Roman" w:cs="Times New Roman"/>
          <w:noProof/>
          <w:color w:val="000000" w:themeColor="text1"/>
          <w:szCs w:val="22"/>
        </w:rPr>
        <w:t>[14]</w:t>
      </w:r>
      <w:r w:rsidR="00A87F51" w:rsidRPr="000A1F08">
        <w:rPr>
          <w:rFonts w:ascii="Times New Roman" w:eastAsia="宋体" w:hAnsi="Times New Roman" w:cs="Times New Roman"/>
          <w:color w:val="000000" w:themeColor="text1"/>
          <w:szCs w:val="22"/>
        </w:rPr>
        <w:fldChar w:fldCharType="end"/>
      </w:r>
      <w:r w:rsidR="00A87F51" w:rsidRPr="000A1F08">
        <w:rPr>
          <w:rFonts w:ascii="Times New Roman" w:eastAsia="宋体" w:hAnsi="Times New Roman" w:cs="Times New Roman"/>
          <w:color w:val="000000" w:themeColor="text1"/>
          <w:szCs w:val="22"/>
        </w:rPr>
        <w:t>, SHAP values</w:t>
      </w:r>
      <w:r w:rsidR="00A87F51" w:rsidRPr="000A1F08">
        <w:rPr>
          <w:rFonts w:ascii="Times New Roman" w:eastAsia="宋体" w:hAnsi="Times New Roman" w:cs="Times New Roman" w:hint="eastAsia"/>
          <w:color w:val="000000" w:themeColor="text1"/>
          <w:szCs w:val="22"/>
        </w:rPr>
        <w:t xml:space="preserve"> </w:t>
      </w:r>
      <w:r w:rsidR="00A87F51" w:rsidRPr="000A1F08">
        <w:rPr>
          <w:rFonts w:ascii="Times New Roman" w:eastAsia="宋体" w:hAnsi="Times New Roman" w:cs="Times New Roman"/>
          <w:color w:val="000000" w:themeColor="text1"/>
          <w:szCs w:val="22"/>
        </w:rPr>
        <w:fldChar w:fldCharType="begin"/>
      </w:r>
      <w:r w:rsidR="00A87F51">
        <w:rPr>
          <w:rFonts w:ascii="Times New Roman" w:eastAsia="宋体" w:hAnsi="Times New Roman" w:cs="Times New Roman"/>
          <w:color w:val="000000" w:themeColor="text1"/>
          <w:szCs w:val="22"/>
        </w:rPr>
        <w:instrText xml:space="preserve"> ADDIN ZOTERO_ITEM CSL_CITATION {"citationID":"C7v03Lj1","properties":{"formattedCitation":"[60,61]","plainCitation":"[60,61]","noteIndex":0},"citationItems":[{"id":1513,"uris":["http://zotero.org/users/14274501/items/89TP87SW"],"itemData":{"id":1513,"type":"article-journal","abstract":"Advanced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id":1535,"uris":["http://zotero.org/users/14274501/items/S9Q86T5D"],"itemData":{"id":1535,"type":"article-journal","abstract":"Abstract\n            \n              Accurate wind prediction is critical across engineering disciplines. For coastal infrastructure, it determines wave loads and storm surge resilience, directly impacting millions in vulnerable low-lying regions. The energy sector relies on precise forecasts to optimize wind farm output and stabilize power grids, while agriculture uses wind data to time pesticide applications and protect crops. Aviation and shipping industries leverage predictions for fuel-efficient routing and hazard avoidance, and urban engineers integrate wind models for skyscraper design and air pollution management. As climate change amplifies wind extremes, advancing predictive capabilities has become an urgent cross-sector priority for adaptive planning and risk mitigation. In coastal applications, empirical wave models (e.g., SWAN and WAVEWATCH III) heavily depend on accurate wind inputs, where errors can lead to underestimation of extreme events and compromise structural safety. This study introduces a novel deep learning framework, integrating advanced data preprocessing, structured neural networks, and explainable AI techniques, to enhance short-term (hourly) wind speed forecasting for coastal engineering applications, addressing the gap in region-specific deep learning frameworks for operational forecasting. The proposed method in this study addresses critical gaps in traditional methods by combining physical constraints with data-driven learning. It presents an innovative framework for wind speed data processing and prediction, integrating deep learning architectures with comprehensive meteorological analysis. Our research implements a sophisticated neural network model that processes high-frequency wind data from Bowen, incorporating multiple environmental parameters through a systematic data pipeline. The methodology encompasses three key components: (1) advanced data preprocessing, including time series standardization and cyclical feature encoding; (2) a deep learning architecture featuring three hidden layers (128-64-32 nodes) with ReLU activation and dropout regularization; and (3) comprehensive performance evaluation using five-fold cross-validation. The model achieved remarkable accuracy metrics:\n              R\n              2\n               = 0.957, RMSE = 0.449 m/s, demonstrating robust performance across varying weather conditions. Analysis revealed distinct performance patterns across wind speed ranges (low-speed MAE: 0.295 m/s; high-speed MAE: 0.433 m/s). The SHAP (SHapley Additive exPlanations) analysis provided deeper insights into feature importance and model interpretability, revealing Wind Direction (0.713 SHAP value) as the most influential predictor, followed by Relative Humidity (0.609) and Barometric Pressure (0.563). Temporal features (month, hour, and day) exhibited lower but consistent influence (SHAP values &lt; 0.239). This research advances the field of environmental data science by providing: (1) a reproducible framework for wind speed prediction, (2) insights into feature significance and model behavior, and (3) practical applications for renewable energy planning and meteorological forecasting. The demonstrated methodology offers a foundation for future research in environmental modeling and time series prediction.","container-title":"Neural Computing and Applications","DOI":"10.1007/s00521-025-11433-w","ISSN":"0941-0643, 1433-3058","issue":"25","journalAbbreviation":"Neural Comput &amp; Applic","language":"en","page":"21219-21257","source":"DOI.org (Crossref)","title":"Explainable deep learning techniques for wind speed forecasting in coastal areas: Integrating model configuration, regularization, early stopping, and SHAP analysis","title-short":"Explainable deep learning techniques for wind speed forecasting in coastal areas","volume":"37","author":[{"family":"Durap","given":"Ahmet"}],"issued":{"date-parts":[["2025",9]]}}}],"schema":"https://github.com/citation-style-language/schema/raw/master/csl-citation.json"} </w:instrText>
      </w:r>
      <w:r w:rsidR="00A87F51" w:rsidRPr="000A1F08">
        <w:rPr>
          <w:rFonts w:ascii="Times New Roman" w:eastAsia="宋体" w:hAnsi="Times New Roman" w:cs="Times New Roman"/>
          <w:color w:val="000000" w:themeColor="text1"/>
          <w:szCs w:val="22"/>
        </w:rPr>
        <w:fldChar w:fldCharType="separate"/>
      </w:r>
      <w:r w:rsidR="00A87F51">
        <w:rPr>
          <w:rFonts w:ascii="Times New Roman" w:eastAsia="宋体" w:hAnsi="Times New Roman" w:cs="Times New Roman"/>
          <w:noProof/>
          <w:color w:val="000000" w:themeColor="text1"/>
          <w:szCs w:val="22"/>
        </w:rPr>
        <w:t>[60,61]</w:t>
      </w:r>
      <w:r w:rsidR="00A87F51" w:rsidRPr="000A1F08">
        <w:rPr>
          <w:rFonts w:ascii="Times New Roman" w:eastAsia="宋体" w:hAnsi="Times New Roman" w:cs="Times New Roman"/>
          <w:color w:val="000000" w:themeColor="text1"/>
          <w:szCs w:val="22"/>
        </w:rPr>
        <w:fldChar w:fldCharType="end"/>
      </w:r>
      <w:r w:rsidR="00A87F51" w:rsidRPr="000A1F08">
        <w:rPr>
          <w:rFonts w:ascii="Times New Roman" w:eastAsia="宋体" w:hAnsi="Times New Roman" w:cs="Times New Roman"/>
          <w:color w:val="000000" w:themeColor="text1"/>
          <w:szCs w:val="22"/>
        </w:rPr>
        <w:t xml:space="preserve">, and embedded methods </w:t>
      </w:r>
      <w:r w:rsidR="00A87F51" w:rsidRPr="000A1F08">
        <w:rPr>
          <w:rFonts w:ascii="Times New Roman" w:eastAsia="宋体" w:hAnsi="Times New Roman" w:cs="Times New Roman"/>
          <w:color w:val="000000" w:themeColor="text1"/>
          <w:szCs w:val="22"/>
        </w:rPr>
        <w:fldChar w:fldCharType="begin"/>
      </w:r>
      <w:r w:rsidR="00A87F51">
        <w:rPr>
          <w:rFonts w:ascii="Times New Roman" w:eastAsia="宋体" w:hAnsi="Times New Roman" w:cs="Times New Roman"/>
          <w:color w:val="000000" w:themeColor="text1"/>
          <w:szCs w:val="22"/>
        </w:rPr>
        <w:instrText xml:space="preserve"> ADDIN ZOTERO_ITEM CSL_CITATION {"citationID":"nR72rh3L","properties":{"formattedCitation":"[62]","plainCitation":"[62]","noteIndex":0},"citationItems":[{"id":1537,"uris":["http://zotero.org/users/14274501/items/AKP7TGAK"],"itemData":{"id":1537,"type":"article-journal","abstract":"Wind power prediction is of vital importance in wind power utilization. There have been a lot of researches based on the time series of the wind power or speed. But in fact, these time series cannot express the temporal and spatial changes of wind, which fundamentally hinders the advance of wind power prediction. In this paper, a new kind of feature that can describe the process of temporal and spatial variation is proposed, namely, spatiotemporal feature. We ﬁrst map the data collected at each moment from the wind turbines to the plane to form the state map, namely, the scene, according to the relative positions. The scene time series over a period of time is a multi-channel image, i.e. the spatio-temporal feature. Based on the spatio-temporal features, the deep convolutional network is applied to predict the wind power, achieving a far better accuracy than the existing methods. Compared with the state-of-the-art methods, the mean-square error in our method is reduced by 49.83%, and the average time cost for training models can be shortened by a factor of more than 150.","container-title":"Applied Energy","DOI":"10.1016/j.apenergy.2019.01.010","ISSN":"03062619","journalAbbreviation":"Applied Energy","language":"en","page":"249-257","source":"DOI.org (Crossref)","title":"Scene learning: Deep convolutional networks for wind power prediction by embedding turbines into grid space","title-short":"Scene learning","volume":"238","author":[{"family":"Yu","given":"Ruiguo"},{"family":"Liu","given":"Zhiqiang"},{"family":"Li","given":"Xuewei"},{"family":"Lu","given":"Wenhuan"},{"family":"Ma","given":"Degang"},{"family":"Yu","given":"Mei"},{"family":"Wang","given":"Jianrong"},{"family":"Li","given":"Bin"}],"issued":{"date-parts":[["2019",3]]}}}],"schema":"https://github.com/citation-style-language/schema/raw/master/csl-citation.json"} </w:instrText>
      </w:r>
      <w:r w:rsidR="00A87F51" w:rsidRPr="000A1F08">
        <w:rPr>
          <w:rFonts w:ascii="Times New Roman" w:eastAsia="宋体" w:hAnsi="Times New Roman" w:cs="Times New Roman"/>
          <w:color w:val="000000" w:themeColor="text1"/>
          <w:szCs w:val="22"/>
        </w:rPr>
        <w:fldChar w:fldCharType="separate"/>
      </w:r>
      <w:r w:rsidR="00A87F51">
        <w:rPr>
          <w:rFonts w:ascii="Times New Roman" w:eastAsia="宋体" w:hAnsi="Times New Roman" w:cs="Times New Roman"/>
          <w:noProof/>
          <w:color w:val="000000" w:themeColor="text1"/>
          <w:szCs w:val="22"/>
        </w:rPr>
        <w:t>[62]</w:t>
      </w:r>
      <w:r w:rsidR="00A87F51" w:rsidRPr="000A1F08">
        <w:rPr>
          <w:rFonts w:ascii="Times New Roman" w:eastAsia="宋体" w:hAnsi="Times New Roman" w:cs="Times New Roman"/>
          <w:color w:val="000000" w:themeColor="text1"/>
          <w:szCs w:val="22"/>
        </w:rPr>
        <w:fldChar w:fldCharType="end"/>
      </w:r>
      <w:r w:rsidR="00A87F51" w:rsidRPr="000A1F08">
        <w:rPr>
          <w:rFonts w:ascii="Times New Roman" w:eastAsia="宋体" w:hAnsi="Times New Roman" w:cs="Times New Roman"/>
          <w:color w:val="000000" w:themeColor="text1"/>
          <w:szCs w:val="22"/>
        </w:rPr>
        <w:t xml:space="preserve">, these efforts largely remain confined to post-hoc analysis of model outputs without revealing the underlying physical mechanisms governing wind energy conversion. The absence of this intermediate process understanding not only limits day-ahead forecasting performance but also hinders the identification of key factors for cross-temporal-scale predictions, including </w:t>
      </w:r>
      <w:proofErr w:type="spellStart"/>
      <w:r w:rsidR="00A87F51" w:rsidRPr="000A1F08">
        <w:rPr>
          <w:rFonts w:ascii="Times New Roman" w:eastAsia="宋体" w:hAnsi="Times New Roman" w:cs="Times New Roman"/>
          <w:color w:val="000000" w:themeColor="text1"/>
          <w:szCs w:val="22"/>
        </w:rPr>
        <w:t>Subseasonal</w:t>
      </w:r>
      <w:proofErr w:type="spellEnd"/>
      <w:r w:rsidR="00A87F51" w:rsidRPr="000A1F08">
        <w:rPr>
          <w:rFonts w:ascii="Times New Roman" w:eastAsia="宋体" w:hAnsi="Times New Roman" w:cs="Times New Roman"/>
          <w:color w:val="000000" w:themeColor="text1"/>
          <w:szCs w:val="22"/>
        </w:rPr>
        <w:t>-to-Seasonal and interannual forecasting.</w:t>
      </w:r>
      <w:r w:rsidR="00A87F51" w:rsidRPr="000A1F08">
        <w:rPr>
          <w:rFonts w:ascii="Times New Roman" w:eastAsia="宋体" w:hAnsi="Times New Roman" w:cs="Times New Roman" w:hint="eastAsia"/>
          <w:color w:val="000000" w:themeColor="text1"/>
          <w:szCs w:val="22"/>
        </w:rPr>
        <w:t xml:space="preserve"> </w:t>
      </w:r>
      <w:r w:rsidR="00A87F51" w:rsidRPr="000A1F08">
        <w:rPr>
          <w:rFonts w:ascii="Times New Roman" w:eastAsia="宋体" w:hAnsi="Times New Roman" w:cs="Times New Roman"/>
          <w:color w:val="000000" w:themeColor="text1"/>
          <w:szCs w:val="22"/>
        </w:rPr>
        <w:t xml:space="preserve">Therefore, it is necessary to re-examine the construction and selection of predictive factors within the wind power forecasting framework. By grounding </w:t>
      </w:r>
      <w:r w:rsidR="00A87F51" w:rsidRPr="000A1F08">
        <w:rPr>
          <w:rFonts w:ascii="Times New Roman" w:eastAsia="宋体" w:hAnsi="Times New Roman" w:cs="Times New Roman"/>
          <w:color w:val="000000" w:themeColor="text1"/>
          <w:szCs w:val="22"/>
        </w:rPr>
        <w:lastRenderedPageBreak/>
        <w:t>analysis in observational evidence and physical processes, we can reveal stable relationships between winds at different heights and power output, thereby establishing a wind power forecasting framework that integrates physical interpretability with robust consistent predictive behavior.</w:t>
      </w:r>
    </w:p>
    <w:p w14:paraId="1A11F1FC" w14:textId="77777777" w:rsidR="00A87F51" w:rsidRDefault="00A87F51" w:rsidP="00A87F51">
      <w:pPr>
        <w:widowControl/>
        <w:jc w:val="both"/>
        <w:rPr>
          <w:rFonts w:ascii="Times New Roman" w:eastAsia="宋体" w:hAnsi="Times New Roman" w:cs="Times New Roman"/>
          <w:color w:val="156082" w:themeColor="accent1"/>
          <w:szCs w:val="22"/>
        </w:rPr>
      </w:pPr>
    </w:p>
    <w:p w14:paraId="3D7D2045" w14:textId="77777777" w:rsidR="00A87F51" w:rsidRDefault="00A87F51" w:rsidP="00A87F51">
      <w:pPr>
        <w:widowControl/>
        <w:jc w:val="both"/>
        <w:rPr>
          <w:rFonts w:ascii="Times New Roman" w:eastAsia="宋体" w:hAnsi="Times New Roman" w:cs="Times New Roman"/>
          <w:szCs w:val="22"/>
        </w:rPr>
      </w:pPr>
      <w:r w:rsidRPr="00E3086B">
        <w:rPr>
          <w:rFonts w:ascii="Times New Roman" w:eastAsia="宋体" w:hAnsi="Times New Roman" w:cs="Times New Roman"/>
          <w:szCs w:val="22"/>
        </w:rPr>
        <w:t>The identified gaps present both challenges and opportunities for advancing wind power forecasting science. Importantly, nearly all operational wind farms are equipped with gradient observation towers measuring winds at multiple heights and comprehensive power monitoring systems recording farm-level generation</w:t>
      </w:r>
      <w:r>
        <w:rPr>
          <w:rFonts w:ascii="Times New Roman" w:eastAsia="宋体" w:hAnsi="Times New Roman" w:cs="Times New Roman" w:hint="eastAsia"/>
          <w:szCs w:val="22"/>
        </w:rPr>
        <w:t xml:space="preserve"> </w:t>
      </w:r>
      <w:r>
        <w:rPr>
          <w:rFonts w:ascii="Times New Roman" w:eastAsia="宋体" w:hAnsi="Times New Roman" w:cs="Times New Roman"/>
          <w:szCs w:val="22"/>
        </w:rPr>
        <w:fldChar w:fldCharType="begin"/>
      </w:r>
      <w:r>
        <w:rPr>
          <w:rFonts w:ascii="Times New Roman" w:eastAsia="宋体" w:hAnsi="Times New Roman" w:cs="Times New Roman"/>
          <w:szCs w:val="22"/>
        </w:rPr>
        <w:instrText xml:space="preserve"> ADDIN ZOTERO_ITEM CSL_CITATION {"citationID":"hMEjQlCd","properties":{"formattedCitation":"[63]","plainCitation":"[63]","noteIndex":0},"citationItems":[{"id":1509,"uris":["http://zotero.org/users/14274501/items/G3XY39BG"],"itemData":{"id":1509,"type":"article-journal","container-title":"British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Pr>
          <w:rFonts w:ascii="Times New Roman" w:eastAsia="宋体" w:hAnsi="Times New Roman" w:cs="Times New Roman"/>
          <w:szCs w:val="22"/>
        </w:rPr>
        <w:fldChar w:fldCharType="separate"/>
      </w:r>
      <w:r>
        <w:rPr>
          <w:rFonts w:ascii="Times New Roman" w:eastAsia="宋体" w:hAnsi="Times New Roman" w:cs="Times New Roman"/>
          <w:noProof/>
          <w:szCs w:val="22"/>
        </w:rPr>
        <w:t>[63]</w:t>
      </w:r>
      <w:r>
        <w:rPr>
          <w:rFonts w:ascii="Times New Roman" w:eastAsia="宋体" w:hAnsi="Times New Roman" w:cs="Times New Roman"/>
          <w:szCs w:val="22"/>
        </w:rPr>
        <w:fldChar w:fldCharType="end"/>
      </w:r>
      <w:r w:rsidRPr="00E3086B">
        <w:rPr>
          <w:rFonts w:ascii="Times New Roman" w:eastAsia="宋体" w:hAnsi="Times New Roman" w:cs="Times New Roman"/>
          <w:szCs w:val="22"/>
        </w:rPr>
        <w:t xml:space="preserve">. These standard installations provide a universal data foundation for systematic investigation that transcends site-specific limitations. </w:t>
      </w:r>
      <w:r w:rsidR="00B171BC" w:rsidRPr="00B171BC">
        <w:rPr>
          <w:rFonts w:ascii="Times New Roman" w:eastAsia="宋体" w:hAnsi="Times New Roman" w:cs="Times New Roman"/>
          <w:szCs w:val="22"/>
        </w:rPr>
        <w:t xml:space="preserve">Building upon this ubiquitous observational infrastructure, the present study addresses three fundamental questions that have received insufficient attention: </w:t>
      </w:r>
      <w:r w:rsidR="006A085F">
        <w:rPr>
          <w:rFonts w:ascii="Times New Roman" w:eastAsia="宋体" w:hAnsi="Times New Roman" w:cs="Times New Roman"/>
          <w:szCs w:val="22"/>
        </w:rPr>
        <w:t xml:space="preserve">(1) </w:t>
      </w:r>
      <w:r w:rsidRPr="00E3086B">
        <w:rPr>
          <w:rFonts w:ascii="Times New Roman" w:eastAsia="宋体" w:hAnsi="Times New Roman" w:cs="Times New Roman"/>
          <w:szCs w:val="22"/>
        </w:rPr>
        <w:t xml:space="preserve">At the wind farm scale, which height exhibits the strongest relationship with power output? </w:t>
      </w:r>
      <w:r w:rsidR="006A085F">
        <w:rPr>
          <w:rFonts w:ascii="Times New Roman" w:eastAsia="宋体" w:hAnsi="Times New Roman" w:cs="Times New Roman"/>
          <w:szCs w:val="22"/>
        </w:rPr>
        <w:t xml:space="preserve">(2) </w:t>
      </w:r>
      <w:commentRangeStart w:id="48"/>
      <w:r w:rsidRPr="00E3086B">
        <w:rPr>
          <w:rFonts w:ascii="Times New Roman" w:eastAsia="宋体" w:hAnsi="Times New Roman" w:cs="Times New Roman"/>
          <w:szCs w:val="22"/>
        </w:rPr>
        <w:t xml:space="preserve">What physical mechanisms underlie these relationships? </w:t>
      </w:r>
      <w:commentRangeEnd w:id="48"/>
      <w:r w:rsidR="00DC2142">
        <w:rPr>
          <w:rStyle w:val="af2"/>
        </w:rPr>
        <w:commentReference w:id="48"/>
      </w:r>
      <w:r w:rsidR="006A085F">
        <w:rPr>
          <w:rFonts w:ascii="Times New Roman" w:eastAsia="宋体" w:hAnsi="Times New Roman" w:cs="Times New Roman"/>
          <w:szCs w:val="22"/>
        </w:rPr>
        <w:t xml:space="preserve">(3) </w:t>
      </w:r>
      <w:r w:rsidRPr="00E3086B">
        <w:rPr>
          <w:rFonts w:ascii="Times New Roman" w:eastAsia="宋体" w:hAnsi="Times New Roman" w:cs="Times New Roman"/>
          <w:szCs w:val="22"/>
        </w:rPr>
        <w:t>Are these observed patterns sufficiently stable and robust to inform predictive strategies?</w:t>
      </w:r>
    </w:p>
    <w:p w14:paraId="044BDB1A" w14:textId="77777777" w:rsidR="00A87F51" w:rsidRPr="00E3086B" w:rsidRDefault="00A87F51" w:rsidP="00A87F51">
      <w:pPr>
        <w:widowControl/>
        <w:jc w:val="both"/>
        <w:rPr>
          <w:rFonts w:ascii="Times New Roman" w:eastAsia="宋体" w:hAnsi="Times New Roman" w:cs="Times New Roman"/>
          <w:szCs w:val="22"/>
        </w:rPr>
      </w:pPr>
    </w:p>
    <w:p w14:paraId="6D21145D" w14:textId="77777777" w:rsidR="00A87F51" w:rsidRDefault="00A87F51" w:rsidP="00A87F51">
      <w:pPr>
        <w:widowControl/>
        <w:jc w:val="both"/>
        <w:rPr>
          <w:rFonts w:ascii="Times New Roman" w:eastAsia="宋体" w:hAnsi="Times New Roman" w:cs="Times New Roman"/>
          <w:szCs w:val="22"/>
        </w:rPr>
      </w:pPr>
      <w:r w:rsidRPr="00E3086B">
        <w:rPr>
          <w:rFonts w:ascii="Times New Roman" w:eastAsia="宋体" w:hAnsi="Times New Roman" w:cs="Times New Roman"/>
          <w:szCs w:val="22"/>
        </w:rPr>
        <w:t>The rationale for prioritizing observational analysis before prediction is both scientific and practical</w:t>
      </w:r>
      <w:r>
        <w:rPr>
          <w:rFonts w:ascii="Times New Roman" w:eastAsia="宋体" w:hAnsi="Times New Roman" w:cs="Times New Roman" w:hint="eastAsia"/>
          <w:szCs w:val="22"/>
        </w:rPr>
        <w:t xml:space="preserve"> </w:t>
      </w:r>
      <w:r>
        <w:rPr>
          <w:rFonts w:ascii="Times New Roman" w:eastAsia="宋体" w:hAnsi="Times New Roman" w:cs="Times New Roman"/>
          <w:szCs w:val="22"/>
        </w:rPr>
        <w:fldChar w:fldCharType="begin"/>
      </w:r>
      <w:r>
        <w:rPr>
          <w:rFonts w:ascii="Times New Roman" w:eastAsia="宋体" w:hAnsi="Times New Roman" w:cs="Times New Roman"/>
          <w:szCs w:val="22"/>
        </w:rPr>
        <w:instrText xml:space="preserve"> ADDIN ZOTERO_ITEM CSL_CITATION {"citationID":"hq7SXZgK","properties":{"formattedCitation":"[64]","plainCitation":"[64]","noteIndex":0},"citationItems":[{"id":1506,"uris":["http://zotero.org/users/14274501/items/BZ53NSLR"],"itemData":{"id":1506,"type":"article-journal","abstract":"The U.S. Department of Energy Wind Forecast Improvement Project (WFIP) has recently been completed with the aim of 1) understanding the performance of different mesoscale data assimilation systems for loweratmospheric wind prediction and 2) determining the observation impacts on wind forecasts within the different assimilation systems. Here an ensemble Kalman ﬁlter (EnKF) was tested against a three-dimensional variational data assimilation (3DVAR) technique. Forecasts lasting 24 hours were produced for a month-long period to determine the day-to-day performance of each system, as well as over 10 individual wind ramp cases. The observation impacts from surface mesonet and proﬁler/sodar wind observations aloft were also tested in each system for both the month-long run and the ramp forecasts.","container-title":"Monthly Weather Review","DOI":"10.1175/MWR-D-15-0001.1","ISSN":"0027-0644, 1520-0493","issue":"8","language":"en","page":"3230-3245","source":"DOI.org (Crossref)","title":"Evaluation of Wind Forecasts and Observation Impacts from Variational and Ensemble Data Assimilation for Wind Energy Applications","volume":"143","author":[{"family":"Ancell","given":"Brian C."},{"family":"Kashawlic","given":"Erin"},{"family":"Schroeder","given":"John L."}],"issued":{"date-parts":[["2015",8,1]]}}}],"schema":"https://github.com/citation-style-language/schema/raw/master/csl-citation.json"} </w:instrText>
      </w:r>
      <w:r>
        <w:rPr>
          <w:rFonts w:ascii="Times New Roman" w:eastAsia="宋体" w:hAnsi="Times New Roman" w:cs="Times New Roman"/>
          <w:szCs w:val="22"/>
        </w:rPr>
        <w:fldChar w:fldCharType="separate"/>
      </w:r>
      <w:r>
        <w:rPr>
          <w:rFonts w:ascii="Times New Roman" w:eastAsia="宋体" w:hAnsi="Times New Roman" w:cs="Times New Roman"/>
          <w:noProof/>
          <w:szCs w:val="22"/>
        </w:rPr>
        <w:t>[64]</w:t>
      </w:r>
      <w:r>
        <w:rPr>
          <w:rFonts w:ascii="Times New Roman" w:eastAsia="宋体" w:hAnsi="Times New Roman" w:cs="Times New Roman"/>
          <w:szCs w:val="22"/>
        </w:rPr>
        <w:fldChar w:fldCharType="end"/>
      </w:r>
      <w:r w:rsidRPr="00E3086B">
        <w:rPr>
          <w:rFonts w:ascii="Times New Roman" w:eastAsia="宋体" w:hAnsi="Times New Roman" w:cs="Times New Roman"/>
          <w:szCs w:val="22"/>
        </w:rPr>
        <w:t xml:space="preserve">. From a scientific perspective, identifying key </w:t>
      </w:r>
      <w:r w:rsidR="00FA3B85" w:rsidRPr="001D21D1">
        <w:rPr>
          <w:rFonts w:ascii="Times New Roman" w:eastAsia="宋体" w:hAnsi="Times New Roman" w:cs="Times New Roman"/>
          <w:color w:val="000000" w:themeColor="text1"/>
          <w:szCs w:val="22"/>
        </w:rPr>
        <w:t xml:space="preserve">predictive </w:t>
      </w:r>
      <w:r w:rsidRPr="00E3086B">
        <w:rPr>
          <w:rFonts w:ascii="Times New Roman" w:eastAsia="宋体" w:hAnsi="Times New Roman" w:cs="Times New Roman"/>
          <w:szCs w:val="22"/>
        </w:rPr>
        <w:t xml:space="preserve">factors and elucidating attribution mechanisms constitute foundational research that should logically precede forecasting applications. The physical understanding derived from observed wind-to-power relationships can directly guide NWP variable selection, feature engineering design, and prediction strategy optimization, thereby avoiding blind inclusion of all variables or purely trial-and-error data-driven approaches. Moreover, physical comprehension of observed wind-power relationships provides a scientific basis for </w:t>
      </w:r>
      <w:r w:rsidR="00E747DD" w:rsidRPr="001D21D1">
        <w:rPr>
          <w:rFonts w:ascii="Times New Roman" w:eastAsia="宋体" w:hAnsi="Times New Roman" w:cs="Times New Roman"/>
          <w:color w:val="000000" w:themeColor="text1"/>
          <w:szCs w:val="22"/>
        </w:rPr>
        <w:t xml:space="preserve">predictive </w:t>
      </w:r>
      <w:r w:rsidRPr="00E3086B">
        <w:rPr>
          <w:rFonts w:ascii="Times New Roman" w:eastAsia="宋体" w:hAnsi="Times New Roman" w:cs="Times New Roman"/>
          <w:szCs w:val="22"/>
        </w:rPr>
        <w:t xml:space="preserve">factor selection across extended temporal scales. Current approaches to </w:t>
      </w:r>
      <w:proofErr w:type="spellStart"/>
      <w:r>
        <w:rPr>
          <w:rFonts w:ascii="Times New Roman" w:eastAsia="宋体" w:hAnsi="Times New Roman" w:cs="Times New Roman"/>
          <w:szCs w:val="22"/>
        </w:rPr>
        <w:t>S</w:t>
      </w:r>
      <w:r w:rsidRPr="00E3086B">
        <w:rPr>
          <w:rFonts w:ascii="Times New Roman" w:eastAsia="宋体" w:hAnsi="Times New Roman" w:cs="Times New Roman"/>
          <w:szCs w:val="22"/>
        </w:rPr>
        <w:t>ubseasonal</w:t>
      </w:r>
      <w:proofErr w:type="spellEnd"/>
      <w:r w:rsidRPr="00E3086B">
        <w:rPr>
          <w:rFonts w:ascii="Times New Roman" w:eastAsia="宋体" w:hAnsi="Times New Roman" w:cs="Times New Roman"/>
          <w:szCs w:val="22"/>
        </w:rPr>
        <w:t>-to-</w:t>
      </w:r>
      <w:r>
        <w:rPr>
          <w:rFonts w:ascii="Times New Roman" w:eastAsia="宋体" w:hAnsi="Times New Roman" w:cs="Times New Roman"/>
          <w:szCs w:val="22"/>
        </w:rPr>
        <w:t>S</w:t>
      </w:r>
      <w:r w:rsidRPr="00E3086B">
        <w:rPr>
          <w:rFonts w:ascii="Times New Roman" w:eastAsia="宋体" w:hAnsi="Times New Roman" w:cs="Times New Roman"/>
          <w:szCs w:val="22"/>
        </w:rPr>
        <w:t>easonal and interannual forecasting rely predominantly on statistical correlations without physical foundations</w:t>
      </w:r>
      <w:r>
        <w:rPr>
          <w:rFonts w:ascii="Times New Roman" w:eastAsia="宋体" w:hAnsi="Times New Roman" w:cs="Times New Roman" w:hint="eastAsia"/>
          <w:szCs w:val="22"/>
        </w:rPr>
        <w:t xml:space="preserve"> </w:t>
      </w:r>
      <w:r>
        <w:rPr>
          <w:rFonts w:ascii="Times New Roman" w:eastAsia="宋体" w:hAnsi="Times New Roman" w:cs="Times New Roman"/>
          <w:szCs w:val="22"/>
        </w:rPr>
        <w:fldChar w:fldCharType="begin"/>
      </w:r>
      <w:r>
        <w:rPr>
          <w:rFonts w:ascii="Times New Roman" w:eastAsia="宋体" w:hAnsi="Times New Roman" w:cs="Times New Roman"/>
          <w:szCs w:val="22"/>
        </w:rPr>
        <w:instrText xml:space="preserve"> ADDIN ZOTERO_ITEM CSL_CITATION {"citationID":"PnXKDPDe","properties":{"formattedCitation":"[65]","plainCitation":"[65]","noteIndex":0},"citationItems":[{"id":1508,"uris":["http://zotero.org/users/14274501/items/A7FYN4D8"],"itemData":{"id":1508,"type":"article-journal","abstract":"Abstract\n            The sub-seasonal to seasonal prediction project (S2S) is a 5-year project, established in 2013 by the World Weather Research Program (WWRP) and the World Climate Research Program (WCRP). This paper briefly describes the S2S project in the context of extended range prediction of extreme events. We provide evidence that S2S forecasts have the potential to predict the onset, evolution and decay of some large-scale extreme events several weeks ahead. For instance, S2S models displayed skill to predict high probabilities of extreme 2-m temperature anomalies over Russia during the worst week of the 2010 Russian heat wave up to 3 weeks in advance. In other cases, like for tropical cyclone prediction, S2S models can produce useful information on the probability of the occurrence of tropical storms within sufficiently large areas through the prediction of large-scale predictors, such as the Madden–Julian Oscillation (MJO). In future, S2S forecasts of extreme events could be integrated into a “ready-set-go” framework between seasonal and medium range forecasts, by providing an early warning of an extreme event a few weeks in advance. Finally, S2S forecasts can also be used to investigate the causality of some extreme events and we show evidence that the cold March 2013 over western Europe and North Asia was linked to a MJO event propagating over the western Pacific.","container-title":"npj Climate and Atmospheric Science","DOI":"10.1038/s41612-018-0013-0","ISSN":"2397-3722","issue":"1","journalAbbreviation":"npj Clim Atmos Sci","language":"en","page":"3","source":"DOI.org (Crossref)","title":"The sub-seasonal to seasonal prediction project (S2S) and the prediction of extreme events","volume":"1","author":[{"family":"Vitart","given":"Frédéric"},{"family":"Robertson","given":"Andrew W."}],"issued":{"date-parts":[["2018",3,12]]}}}],"schema":"https://github.com/citation-style-language/schema/raw/master/csl-citation.json"} </w:instrText>
      </w:r>
      <w:r>
        <w:rPr>
          <w:rFonts w:ascii="Times New Roman" w:eastAsia="宋体" w:hAnsi="Times New Roman" w:cs="Times New Roman"/>
          <w:szCs w:val="22"/>
        </w:rPr>
        <w:fldChar w:fldCharType="separate"/>
      </w:r>
      <w:r>
        <w:rPr>
          <w:rFonts w:ascii="Times New Roman" w:eastAsia="宋体" w:hAnsi="Times New Roman" w:cs="Times New Roman"/>
          <w:noProof/>
          <w:szCs w:val="22"/>
        </w:rPr>
        <w:t>[65]</w:t>
      </w:r>
      <w:r>
        <w:rPr>
          <w:rFonts w:ascii="Times New Roman" w:eastAsia="宋体" w:hAnsi="Times New Roman" w:cs="Times New Roman"/>
          <w:szCs w:val="22"/>
        </w:rPr>
        <w:fldChar w:fldCharType="end"/>
      </w:r>
      <w:r w:rsidRPr="00E3086B">
        <w:rPr>
          <w:rFonts w:ascii="Times New Roman" w:eastAsia="宋体" w:hAnsi="Times New Roman" w:cs="Times New Roman"/>
          <w:szCs w:val="22"/>
        </w:rPr>
        <w:t xml:space="preserve">. The mechanistic insights developed here offer a unified </w:t>
      </w:r>
      <w:r w:rsidRPr="006634D7">
        <w:rPr>
          <w:rFonts w:ascii="Times New Roman" w:eastAsia="宋体" w:hAnsi="Times New Roman" w:cs="Times New Roman"/>
          <w:szCs w:val="22"/>
        </w:rPr>
        <w:t>practical</w:t>
      </w:r>
      <w:r>
        <w:rPr>
          <w:rFonts w:ascii="Times New Roman" w:eastAsia="宋体" w:hAnsi="Times New Roman" w:cs="Times New Roman" w:hint="eastAsia"/>
          <w:szCs w:val="22"/>
        </w:rPr>
        <w:t xml:space="preserve"> </w:t>
      </w:r>
      <w:r w:rsidRPr="00E3086B">
        <w:rPr>
          <w:rFonts w:ascii="Times New Roman" w:eastAsia="宋体" w:hAnsi="Times New Roman" w:cs="Times New Roman"/>
          <w:szCs w:val="22"/>
        </w:rPr>
        <w:t>framework for predictor identification spanning multiple timescales, from hours to seasons and beyond.</w:t>
      </w:r>
      <w:r w:rsidR="000D6A64" w:rsidRPr="000D6A64">
        <w:rPr>
          <w:rFonts w:ascii="Times New Roman" w:eastAsia="宋体" w:hAnsi="Times New Roman" w:cs="Times New Roman"/>
          <w:szCs w:val="22"/>
        </w:rPr>
        <w:t xml:space="preserve"> </w:t>
      </w:r>
      <w:r w:rsidR="000D6A64" w:rsidRPr="00E3086B">
        <w:rPr>
          <w:rFonts w:ascii="Times New Roman" w:eastAsia="宋体" w:hAnsi="Times New Roman" w:cs="Times New Roman"/>
          <w:szCs w:val="22"/>
        </w:rPr>
        <w:t>From a practical standpoint, this study demonstrates the validity of progressing from observational understanding to predictive implementation through day-ahead forecasting validation.</w:t>
      </w:r>
    </w:p>
    <w:p w14:paraId="29171C29" w14:textId="77777777" w:rsidR="00A87F51" w:rsidRDefault="00A87F51" w:rsidP="00A87F51">
      <w:pPr>
        <w:widowControl/>
        <w:jc w:val="both"/>
        <w:rPr>
          <w:rFonts w:ascii="Times New Roman" w:eastAsia="宋体" w:hAnsi="Times New Roman" w:cs="Times New Roman"/>
          <w:szCs w:val="22"/>
        </w:rPr>
      </w:pPr>
    </w:p>
    <w:p w14:paraId="76A02BC8" w14:textId="77777777" w:rsidR="009849FE" w:rsidRDefault="00A87F51" w:rsidP="00240797">
      <w:pPr>
        <w:widowControl/>
        <w:jc w:val="both"/>
        <w:rPr>
          <w:rFonts w:ascii="Times New Roman" w:eastAsia="宋体" w:hAnsi="Times New Roman" w:cs="Times New Roman"/>
          <w:szCs w:val="22"/>
        </w:rPr>
      </w:pPr>
      <w:r w:rsidRPr="00E3086B">
        <w:rPr>
          <w:rFonts w:ascii="Times New Roman" w:eastAsia="宋体" w:hAnsi="Times New Roman" w:cs="Times New Roman"/>
          <w:szCs w:val="22"/>
        </w:rPr>
        <w:t>This study pursues four interconnected objectives that advance understanding of wind-to-power conversion at the wind farm scale</w:t>
      </w:r>
      <w:r w:rsidR="00F07685">
        <w:rPr>
          <w:rFonts w:ascii="Times New Roman" w:eastAsia="宋体" w:hAnsi="Times New Roman" w:cs="Times New Roman"/>
          <w:szCs w:val="22"/>
        </w:rPr>
        <w:t xml:space="preserve">: </w:t>
      </w:r>
    </w:p>
    <w:p w14:paraId="79BC7E28" w14:textId="77777777" w:rsidR="009849FE" w:rsidRPr="003E5D18" w:rsidRDefault="00240797" w:rsidP="003E5D18">
      <w:pPr>
        <w:pStyle w:val="a9"/>
        <w:widowControl/>
        <w:numPr>
          <w:ilvl w:val="0"/>
          <w:numId w:val="1"/>
        </w:numPr>
        <w:jc w:val="both"/>
        <w:rPr>
          <w:rFonts w:ascii="Times New Roman" w:eastAsia="宋体" w:hAnsi="Times New Roman" w:cs="Times New Roman"/>
          <w:szCs w:val="22"/>
        </w:rPr>
      </w:pPr>
      <w:r w:rsidRPr="003E5D18">
        <w:rPr>
          <w:rFonts w:ascii="Times New Roman" w:eastAsia="宋体" w:hAnsi="Times New Roman" w:cs="Times New Roman"/>
          <w:szCs w:val="22"/>
        </w:rPr>
        <w:t xml:space="preserve">Relationship identification – Systematically identify which gradient-height winds exhibit the strongest farm-power relationships; </w:t>
      </w:r>
    </w:p>
    <w:p w14:paraId="4F40B0F4" w14:textId="77777777" w:rsidR="009849FE" w:rsidRPr="003E5D18" w:rsidRDefault="00240797" w:rsidP="003E5D18">
      <w:pPr>
        <w:pStyle w:val="a9"/>
        <w:widowControl/>
        <w:numPr>
          <w:ilvl w:val="0"/>
          <w:numId w:val="1"/>
        </w:numPr>
        <w:jc w:val="both"/>
        <w:rPr>
          <w:rFonts w:ascii="Times New Roman" w:eastAsia="宋体" w:hAnsi="Times New Roman" w:cs="Times New Roman"/>
          <w:szCs w:val="22"/>
        </w:rPr>
      </w:pPr>
      <w:r w:rsidRPr="003E5D18">
        <w:rPr>
          <w:rFonts w:ascii="Times New Roman" w:eastAsia="宋体" w:hAnsi="Times New Roman" w:cs="Times New Roman"/>
          <w:szCs w:val="22"/>
        </w:rPr>
        <w:lastRenderedPageBreak/>
        <w:t xml:space="preserve">Mechanism attribution – Elucidate physical processes governing these relationships through boundary layer dynamics and wake interaction analysis; </w:t>
      </w:r>
    </w:p>
    <w:p w14:paraId="7FD1542F" w14:textId="77777777" w:rsidR="009849FE" w:rsidRPr="003E5D18" w:rsidRDefault="00240797" w:rsidP="003E5D18">
      <w:pPr>
        <w:pStyle w:val="a9"/>
        <w:widowControl/>
        <w:numPr>
          <w:ilvl w:val="0"/>
          <w:numId w:val="1"/>
        </w:numPr>
        <w:jc w:val="both"/>
        <w:rPr>
          <w:rFonts w:ascii="Times New Roman" w:eastAsia="宋体" w:hAnsi="Times New Roman" w:cs="Times New Roman"/>
          <w:szCs w:val="22"/>
        </w:rPr>
      </w:pPr>
      <w:r w:rsidRPr="003E5D18">
        <w:rPr>
          <w:rFonts w:ascii="Times New Roman" w:eastAsia="宋体" w:hAnsi="Times New Roman" w:cs="Times New Roman"/>
          <w:szCs w:val="22"/>
        </w:rPr>
        <w:t xml:space="preserve">Predictability assessment – Evaluate the forecast skill of identified key factors in operational NWP systems; </w:t>
      </w:r>
    </w:p>
    <w:p w14:paraId="1C977D39" w14:textId="77777777" w:rsidR="00A87F51" w:rsidRPr="003E5D18" w:rsidRDefault="00240797" w:rsidP="003E5D18">
      <w:pPr>
        <w:pStyle w:val="a9"/>
        <w:widowControl/>
        <w:numPr>
          <w:ilvl w:val="0"/>
          <w:numId w:val="1"/>
        </w:numPr>
        <w:jc w:val="both"/>
        <w:rPr>
          <w:rFonts w:ascii="Times New Roman" w:eastAsia="宋体" w:hAnsi="Times New Roman" w:cs="Times New Roman"/>
          <w:szCs w:val="22"/>
        </w:rPr>
      </w:pPr>
      <w:r w:rsidRPr="003E5D18">
        <w:rPr>
          <w:rFonts w:ascii="Times New Roman" w:eastAsia="宋体" w:hAnsi="Times New Roman" w:cs="Times New Roman"/>
          <w:szCs w:val="22"/>
        </w:rPr>
        <w:t>Strategy optimization – Design physics-informed prediction schemes and validate their superiority over conventional approaches.</w:t>
      </w:r>
    </w:p>
    <w:p w14:paraId="7AABA7A1" w14:textId="77777777" w:rsidR="00240797" w:rsidRPr="00E3086B" w:rsidRDefault="00240797" w:rsidP="00240797">
      <w:pPr>
        <w:widowControl/>
        <w:jc w:val="both"/>
        <w:rPr>
          <w:rFonts w:ascii="Times New Roman" w:eastAsia="宋体" w:hAnsi="Times New Roman" w:cs="Times New Roman"/>
          <w:szCs w:val="22"/>
        </w:rPr>
      </w:pPr>
    </w:p>
    <w:p w14:paraId="264AC6F9" w14:textId="77777777" w:rsidR="00A87F51" w:rsidRDefault="00A87F51" w:rsidP="00A87F51">
      <w:pPr>
        <w:widowControl/>
        <w:jc w:val="both"/>
        <w:rPr>
          <w:rFonts w:ascii="Times New Roman" w:eastAsia="宋体" w:hAnsi="Times New Roman" w:cs="Times New Roman" w:hint="eastAsia"/>
          <w:szCs w:val="22"/>
        </w:rPr>
      </w:pPr>
      <w:r w:rsidRPr="00E3086B">
        <w:rPr>
          <w:rFonts w:ascii="Times New Roman" w:eastAsia="宋体" w:hAnsi="Times New Roman" w:cs="Times New Roman"/>
          <w:szCs w:val="22"/>
        </w:rPr>
        <w:t>The research methodology follows a three-stage progression. Stage one conducts comprehensive analysis of observed relationships between gradient tower wind measurements and farm power output, combining statistical diagnostics with physical interpretation to identify dominant predictors and explain their primacy. Stage two assesses the forecast skill of key meteorological variables across multiple NWP systems, determining which models best represent the factors identified as critical in observational analysis. Stage three designs and validates prediction strategies that leverage observational insights, comparing physics-informed approaches against conventional methods to quantify improvements achievable through mechanistic understanding.</w:t>
      </w:r>
      <w:r w:rsidR="0048464B">
        <w:rPr>
          <w:rFonts w:ascii="Times New Roman" w:eastAsia="宋体" w:hAnsi="Times New Roman" w:cs="Times New Roman" w:hint="eastAsia"/>
          <w:szCs w:val="22"/>
        </w:rPr>
        <w:t xml:space="preserve"> </w:t>
      </w:r>
      <w:r w:rsidRPr="00E3086B">
        <w:rPr>
          <w:rFonts w:ascii="Times New Roman" w:eastAsia="宋体" w:hAnsi="Times New Roman" w:cs="Times New Roman"/>
          <w:szCs w:val="22"/>
        </w:rPr>
        <w:t xml:space="preserve">The remainder of this paper is organized as follows. Section 2 describes the study region, data sources, and analytical methods employed. Section 3 presents </w:t>
      </w:r>
      <w:proofErr w:type="gramStart"/>
      <w:r w:rsidRPr="00E3086B">
        <w:rPr>
          <w:rFonts w:ascii="Times New Roman" w:eastAsia="宋体" w:hAnsi="Times New Roman" w:cs="Times New Roman"/>
          <w:szCs w:val="22"/>
        </w:rPr>
        <w:t>results</w:t>
      </w:r>
      <w:proofErr w:type="gramEnd"/>
      <w:r w:rsidRPr="00E3086B">
        <w:rPr>
          <w:rFonts w:ascii="Times New Roman" w:eastAsia="宋体" w:hAnsi="Times New Roman" w:cs="Times New Roman"/>
          <w:szCs w:val="22"/>
        </w:rPr>
        <w:t xml:space="preserve"> in three parts: observational relationship identification and attribution, NWP predictability assessment, and prediction strategy optimization. Section 4 discusses physical mechanisms in detail, interprets the implications for forecasting practice, and contextualizes findings within the broader literature. Section 5 summarizes principal conclusions and outlines directions for future research.</w:t>
      </w:r>
    </w:p>
    <w:bookmarkEnd w:id="1"/>
    <w:p w14:paraId="1DBFFF1F" w14:textId="77777777" w:rsidR="00A87F51" w:rsidRPr="008471C2" w:rsidRDefault="00A87F51" w:rsidP="00A87F51">
      <w:pPr>
        <w:widowControl/>
        <w:jc w:val="both"/>
        <w:rPr>
          <w:rFonts w:ascii="Times New Roman" w:eastAsia="宋体" w:hAnsi="Times New Roman" w:cs="Times New Roman"/>
          <w:szCs w:val="22"/>
        </w:rPr>
      </w:pPr>
    </w:p>
    <w:p w14:paraId="69AB18BC" w14:textId="77777777" w:rsidR="00A87F51" w:rsidRPr="0092664A" w:rsidRDefault="00A87F51" w:rsidP="00A87F51">
      <w:pPr>
        <w:pStyle w:val="ae"/>
      </w:pPr>
      <w:r w:rsidRPr="008471C2">
        <w:rPr>
          <w:rFonts w:eastAsia="宋体"/>
          <w:szCs w:val="22"/>
        </w:rPr>
        <w:fldChar w:fldCharType="begin"/>
      </w:r>
      <w:r>
        <w:rPr>
          <w:rFonts w:eastAsia="宋体"/>
          <w:szCs w:val="22"/>
        </w:rPr>
        <w:instrText xml:space="preserve"> ADDIN ZOTERO_BIBL {"uncited":[],"omitted":[],"custom":[]} CSL_BIBLIOGRAPHY </w:instrText>
      </w:r>
      <w:r w:rsidRPr="008471C2">
        <w:rPr>
          <w:rFonts w:eastAsia="宋体"/>
          <w:szCs w:val="22"/>
        </w:rPr>
        <w:fldChar w:fldCharType="separate"/>
      </w:r>
      <w:r w:rsidRPr="0092664A">
        <w:t>[1]</w:t>
      </w:r>
      <w:r w:rsidRPr="0092664A">
        <w:tab/>
        <w:t>Council GWE. GWEC| global wind report 2025. Glob Wind Energy Counc Bruss Belg 2025.</w:t>
      </w:r>
    </w:p>
    <w:p w14:paraId="63E0C148" w14:textId="77777777" w:rsidR="00A87F51" w:rsidRPr="0092664A" w:rsidRDefault="00A87F51" w:rsidP="00A87F51">
      <w:pPr>
        <w:pStyle w:val="ae"/>
      </w:pPr>
      <w:r w:rsidRPr="0092664A">
        <w:t>[2]</w:t>
      </w:r>
      <w:r w:rsidRPr="0092664A">
        <w:tab/>
        <w:t>Marzouk OA. Summary of the 2023 report of TCEP (tracking clean energy progress) by the International Energy Agency (IEA), and proposed process for computing a single aggregate rating. vol. 601, EDP Sciences; 2025, p. 00048.</w:t>
      </w:r>
    </w:p>
    <w:p w14:paraId="4063D0F5" w14:textId="77777777" w:rsidR="00A87F51" w:rsidRPr="0092664A" w:rsidRDefault="00A87F51" w:rsidP="00A87F51">
      <w:pPr>
        <w:pStyle w:val="ae"/>
      </w:pPr>
      <w:r w:rsidRPr="0092664A">
        <w:t>[3]</w:t>
      </w:r>
      <w:r w:rsidRPr="0092664A">
        <w:tab/>
        <w:t>Wang Y, Chao Q, Zhao L, Chang R. Assessment of wind and photovoltaic power potential in China. Carbon Neutrality 2022;1:15. https://doi.org/10.1007/s43979-022-00020-w.</w:t>
      </w:r>
    </w:p>
    <w:p w14:paraId="50540CC3" w14:textId="77777777" w:rsidR="00A87F51" w:rsidRPr="0092664A" w:rsidRDefault="00A87F51" w:rsidP="00A87F51">
      <w:pPr>
        <w:pStyle w:val="ae"/>
      </w:pPr>
      <w:r w:rsidRPr="0092664A">
        <w:t>[4]</w:t>
      </w:r>
      <w:r w:rsidRPr="0092664A">
        <w:tab/>
        <w:t>Jiang H, Yao L, Qin J, Bai Y, Brandt M, Lian X, et al. Globally interconnected solar-wind system addresses future electricity demands. Nat Commun 2025;16:4523. https://doi.org/10.1038/s41467-025-59879-9.</w:t>
      </w:r>
    </w:p>
    <w:p w14:paraId="437A72CD" w14:textId="77777777" w:rsidR="00A87F51" w:rsidRPr="0092664A" w:rsidRDefault="00A87F51" w:rsidP="00A87F51">
      <w:pPr>
        <w:pStyle w:val="ae"/>
      </w:pPr>
      <w:r w:rsidRPr="0092664A">
        <w:t>[5]</w:t>
      </w:r>
      <w:r w:rsidRPr="0092664A">
        <w:tab/>
        <w:t>Erdiwansyah, Mahidin, Husin H, Nasaruddin, Zaki M, Muhibbuddin. A critical review of the integration of renewable energy sources with various technologies. Prot Control Mod Power Syst 2021;6:3. https://doi.org/10.1186/s41601-021-00181-3.</w:t>
      </w:r>
    </w:p>
    <w:p w14:paraId="4B92F3C5" w14:textId="77777777" w:rsidR="00A87F51" w:rsidRPr="0092664A" w:rsidRDefault="00A87F51" w:rsidP="00A87F51">
      <w:pPr>
        <w:pStyle w:val="ae"/>
      </w:pPr>
      <w:r w:rsidRPr="0092664A">
        <w:t>[6]</w:t>
      </w:r>
      <w:r w:rsidRPr="0092664A">
        <w:tab/>
        <w:t xml:space="preserve">Hetzer J, Yu DC, Bhattarai K. An Economic Dispatch Model Incorporating Wind Power. IEEE Trans Energy Convers 2008;23:603–11. </w:t>
      </w:r>
      <w:r w:rsidRPr="0092664A">
        <w:lastRenderedPageBreak/>
        <w:t>https://doi.org/10.1109/TEC.2007.914171.</w:t>
      </w:r>
    </w:p>
    <w:p w14:paraId="5F9EA97A" w14:textId="77777777" w:rsidR="00A87F51" w:rsidRPr="0092664A" w:rsidRDefault="00A87F51" w:rsidP="00A87F51">
      <w:pPr>
        <w:pStyle w:val="ae"/>
      </w:pPr>
      <w:r w:rsidRPr="0092664A">
        <w:t>[7]</w:t>
      </w:r>
      <w:r w:rsidRPr="0092664A">
        <w:tab/>
        <w:t>Wang Q, Wu H, Florita AR, Brancucci Martinez-Anido C, Hodge B-M. The value of improved wind power forecasting: Grid flexibility quantification, ramp capability analysis, and impacts of electricity market operation timescales. Appl Energy 2016;184:696–713. https://doi.org/10.1016/j.apenergy.2016.11.016.</w:t>
      </w:r>
    </w:p>
    <w:p w14:paraId="64D89026" w14:textId="77777777" w:rsidR="00A87F51" w:rsidRPr="0092664A" w:rsidRDefault="00A87F51" w:rsidP="00A87F51">
      <w:pPr>
        <w:pStyle w:val="ae"/>
      </w:pPr>
      <w:r w:rsidRPr="0092664A">
        <w:t>[8]</w:t>
      </w:r>
      <w:r w:rsidRPr="0092664A">
        <w:tab/>
        <w:t>Ruan Z, Wang Y, Lu X, Li D, Qin H, Yu G, et al. A systems-oriented review of China’s wind and solar power development toward carbon neutrality. Technol Rev Carbon Neutrality 2025:9550010. https://doi.org/10.26599/TRCN.2025.9550010.</w:t>
      </w:r>
    </w:p>
    <w:p w14:paraId="631EF20C" w14:textId="77777777" w:rsidR="00A87F51" w:rsidRPr="0092664A" w:rsidRDefault="00A87F51" w:rsidP="00A87F51">
      <w:pPr>
        <w:pStyle w:val="ae"/>
      </w:pPr>
      <w:r w:rsidRPr="0092664A">
        <w:t>[9]</w:t>
      </w:r>
      <w:r w:rsidRPr="0092664A">
        <w:tab/>
        <w:t>Marquis M, Wilczak J, Ahlstrom M, Sharp J, Stern A, Smith JC, et al. Forecasting the Wind to Reach Significant Penetration Levels of Wind Energy. Bull Am Meteorol Soc 2011;92:1159–71. https://doi.org/10.1175/2011BAMS3033.1.</w:t>
      </w:r>
    </w:p>
    <w:p w14:paraId="353893F2" w14:textId="77777777" w:rsidR="00A87F51" w:rsidRPr="0092664A" w:rsidRDefault="00A87F51" w:rsidP="00A87F51">
      <w:pPr>
        <w:pStyle w:val="ae"/>
      </w:pPr>
      <w:r w:rsidRPr="0092664A">
        <w:t>[10]</w:t>
      </w:r>
      <w:r w:rsidRPr="0092664A">
        <w:tab/>
        <w:t>Jung J, Broadwater RP. Current status and future advances for wind speed and power forecasting. Renew Sustain Energy Rev 2014;31:762–77. https://doi.org/10.1016/j.rser.2013.12.054.</w:t>
      </w:r>
    </w:p>
    <w:p w14:paraId="56907FBB" w14:textId="77777777" w:rsidR="00A87F51" w:rsidRPr="0092664A" w:rsidRDefault="00A87F51" w:rsidP="00A87F51">
      <w:pPr>
        <w:pStyle w:val="ae"/>
      </w:pPr>
      <w:r w:rsidRPr="0092664A">
        <w:t>[11]</w:t>
      </w:r>
      <w:r w:rsidRPr="0092664A">
        <w:tab/>
        <w:t>Costa A, Crespo A, Navarro J, Lizcano G, Madsen H, Feitosa E. A review on the young history of the wind power short-term prediction. Renew Sustain Energy Rev 2008;12:1725–44. https://doi.org/10.1016/j.rser.2007.01.015.</w:t>
      </w:r>
    </w:p>
    <w:p w14:paraId="00811A74" w14:textId="77777777" w:rsidR="00A87F51" w:rsidRPr="0092664A" w:rsidRDefault="00A87F51" w:rsidP="00A87F51">
      <w:pPr>
        <w:pStyle w:val="ae"/>
      </w:pPr>
      <w:r w:rsidRPr="0092664A">
        <w:t>[12]</w:t>
      </w:r>
      <w:r w:rsidRPr="0092664A">
        <w:tab/>
        <w:t>Yang Y, Lou H, Wu J, Zhang S, Gao S. A survey on wind power forecasting with machine learning approaches. Neural Comput Appl 2024;36:12753–73. https://doi.org/10.1007/s00521-024-09923-4.</w:t>
      </w:r>
    </w:p>
    <w:p w14:paraId="73E08EBB" w14:textId="77777777" w:rsidR="00A87F51" w:rsidRPr="0092664A" w:rsidRDefault="00A87F51" w:rsidP="00A87F51">
      <w:pPr>
        <w:pStyle w:val="ae"/>
      </w:pPr>
      <w:r w:rsidRPr="0092664A">
        <w:t>[13]</w:t>
      </w:r>
      <w:r w:rsidRPr="0092664A">
        <w:tab/>
        <w:t>Liu Z, Guo H, Zhang Y, Zuo Z. A Comprehensive Review of Wind Power Prediction Based on Machine Learning: Models, Applications, and Challenges. Energies 2025;18:350. https://doi.org/10.3390/en18020350.</w:t>
      </w:r>
    </w:p>
    <w:p w14:paraId="08D09DCA" w14:textId="77777777" w:rsidR="00A87F51" w:rsidRPr="0092664A" w:rsidRDefault="00A87F51" w:rsidP="00A87F51">
      <w:pPr>
        <w:pStyle w:val="ae"/>
      </w:pPr>
      <w:r w:rsidRPr="0092664A">
        <w:t>[14]</w:t>
      </w:r>
      <w:r w:rsidRPr="0092664A">
        <w:tab/>
        <w:t>Dhungana H. A machine learning approach for wind turbine power forecasting for maintenance planning. Energy Inform 2025;8:2. https://doi.org/10.1186/s42162-024-00459-4.</w:t>
      </w:r>
    </w:p>
    <w:p w14:paraId="46420501" w14:textId="77777777" w:rsidR="00A87F51" w:rsidRPr="0092664A" w:rsidRDefault="00A87F51" w:rsidP="00A87F51">
      <w:pPr>
        <w:pStyle w:val="ae"/>
      </w:pPr>
      <w:r w:rsidRPr="0092664A">
        <w:t>[15]</w:t>
      </w:r>
      <w:r w:rsidRPr="0092664A">
        <w:tab/>
        <w:t>Yu L, Liu H. Feature Selection for High-Dimensional Data: A Fast Correlation-Based Filter Solution. Proc 20th Int Conf Mach Learn ICML-03 2003:856–63.</w:t>
      </w:r>
    </w:p>
    <w:p w14:paraId="6DC6E129" w14:textId="77777777" w:rsidR="00A87F51" w:rsidRPr="0092664A" w:rsidRDefault="00A87F51" w:rsidP="00A87F51">
      <w:pPr>
        <w:pStyle w:val="ae"/>
      </w:pPr>
      <w:r w:rsidRPr="0092664A">
        <w:t>[16]</w:t>
      </w:r>
      <w:r w:rsidRPr="0092664A">
        <w:tab/>
        <w:t>Guyon I, Elisseeff A. An Introduction to Variable and Feature Selection. J Mach Learn Res 2003;3:1157–82. https://doi.org/10.1162/153244303322753616.</w:t>
      </w:r>
    </w:p>
    <w:p w14:paraId="01B8CE05" w14:textId="77777777" w:rsidR="00A87F51" w:rsidRPr="0092664A" w:rsidRDefault="00A87F51" w:rsidP="00A87F51">
      <w:pPr>
        <w:pStyle w:val="ae"/>
      </w:pPr>
      <w:r w:rsidRPr="0092664A">
        <w:t>[17]</w:t>
      </w:r>
      <w:r w:rsidRPr="0092664A">
        <w:tab/>
        <w:t>Wojtas MA, Chen K. Feature Importance Ranking for Deep Learning. Proc 34th Int Conf Neural Inf Process Syst 2020;429:5105–14.</w:t>
      </w:r>
    </w:p>
    <w:p w14:paraId="29C44D7D" w14:textId="77777777" w:rsidR="00A87F51" w:rsidRPr="0092664A" w:rsidRDefault="00A87F51" w:rsidP="00A87F51">
      <w:pPr>
        <w:pStyle w:val="ae"/>
      </w:pPr>
      <w:r w:rsidRPr="0092664A">
        <w:t>[18]</w:t>
      </w:r>
      <w:r w:rsidRPr="0092664A">
        <w:tab/>
        <w:t>Gyawali PK, Liu X, Zou J, He Z. Ensembling improves stability and power of feature selection for deep learning models. In: Knowles DA, Mostafavi S, Lee S-I, editors. Proc. 17th Mach. Learn. Comput. Biol. Meet., vol. 200, PMLR; 2022, p. 33–45.</w:t>
      </w:r>
    </w:p>
    <w:p w14:paraId="6ADD8CAD" w14:textId="77777777" w:rsidR="00A87F51" w:rsidRPr="0092664A" w:rsidRDefault="00A87F51" w:rsidP="00A87F51">
      <w:pPr>
        <w:pStyle w:val="ae"/>
      </w:pPr>
      <w:r w:rsidRPr="0092664A">
        <w:t>[19]</w:t>
      </w:r>
      <w:r w:rsidRPr="0092664A">
        <w:tab/>
        <w:t>Veers P, Dykes K, Lantz E, Barth S, Bottasso CL, Carlson O, et al. Grand challenges in the science of wind energy. Science 2019;366:eaau2027. https://doi.org/10.1126/science.aau2027.</w:t>
      </w:r>
    </w:p>
    <w:p w14:paraId="506AB8A4" w14:textId="77777777" w:rsidR="00A87F51" w:rsidRPr="0092664A" w:rsidRDefault="00A87F51" w:rsidP="00A87F51">
      <w:pPr>
        <w:pStyle w:val="ae"/>
      </w:pPr>
      <w:r w:rsidRPr="0092664A">
        <w:t>[20]</w:t>
      </w:r>
      <w:r w:rsidRPr="0092664A">
        <w:tab/>
        <w:t>Zhang Z, Lin L, Gao S, Wang J, Zhao H, Yu H. A machine learning model for hub-height short-term wind speed prediction. Nat Commun 2025;16:3195. https://doi.org/10.1038/s41467-025-58456-4.</w:t>
      </w:r>
    </w:p>
    <w:p w14:paraId="293A45B8" w14:textId="77777777" w:rsidR="00A87F51" w:rsidRPr="0092664A" w:rsidRDefault="00A87F51" w:rsidP="00A87F51">
      <w:pPr>
        <w:pStyle w:val="ae"/>
      </w:pPr>
      <w:r w:rsidRPr="0092664A">
        <w:t>[21]</w:t>
      </w:r>
      <w:r w:rsidRPr="0092664A">
        <w:tab/>
        <w:t xml:space="preserve">Hardy L, Finney I. Leveraging state‐of‐the‐art </w:t>
      </w:r>
      <w:r w:rsidRPr="0092664A">
        <w:rPr>
          <w:smallCaps/>
        </w:rPr>
        <w:t>AI</w:t>
      </w:r>
      <w:r w:rsidRPr="0092664A">
        <w:t xml:space="preserve"> models to forecast wind power generation using deep learning. Meteorol Appl 2025;32:e70038. https://doi.org/10.1002/met.70038.</w:t>
      </w:r>
    </w:p>
    <w:p w14:paraId="3B916B07" w14:textId="77777777" w:rsidR="00A87F51" w:rsidRPr="0092664A" w:rsidRDefault="00A87F51" w:rsidP="00A87F51">
      <w:pPr>
        <w:pStyle w:val="ae"/>
      </w:pPr>
      <w:r w:rsidRPr="0092664A">
        <w:lastRenderedPageBreak/>
        <w:t>[22]</w:t>
      </w:r>
      <w:r w:rsidRPr="0092664A">
        <w:tab/>
        <w:t>Djalalova IV, Bianco L, Akish E, Wilczak JM, Olson JB, Kenyon JS, et al. Wind Ramp Events Validation in NWP Forecast Models during the Second Wind Forecast Improvement Project (WFIP2) Using the Ramp Tool and Metric (RT&amp;M). Weather Forecast 2020;35:2407–21. https://doi.org/10.1175/WAF-D-20-0072.1.</w:t>
      </w:r>
    </w:p>
    <w:p w14:paraId="54C3B472" w14:textId="77777777" w:rsidR="00A87F51" w:rsidRPr="0092664A" w:rsidRDefault="00A87F51" w:rsidP="00A87F51">
      <w:pPr>
        <w:pStyle w:val="ae"/>
      </w:pPr>
      <w:r w:rsidRPr="0092664A">
        <w:t>[23]</w:t>
      </w:r>
      <w:r w:rsidRPr="0092664A">
        <w:tab/>
        <w:t>Mo J, Shen Y, Yuan B, Li M, Ding C, Jia B, et al. Assessment of Numerical Forecasts for Hub-Height Wind Resource Parameters during an Episode of Significant Wind Speed Fluctuations. Atmosphere 2024;15:1112. https://doi.org/10.3390/atmos15091112.</w:t>
      </w:r>
    </w:p>
    <w:p w14:paraId="72EE6F80" w14:textId="77777777" w:rsidR="00A87F51" w:rsidRPr="0092664A" w:rsidRDefault="00A87F51" w:rsidP="00A87F51">
      <w:pPr>
        <w:pStyle w:val="ae"/>
      </w:pPr>
      <w:r w:rsidRPr="0092664A">
        <w:t>[24]</w:t>
      </w:r>
      <w:r w:rsidRPr="0092664A">
        <w:tab/>
        <w:t>Liu Y, Juliano TW, Krishnamurthy R, Gaudet BJ, Lee J. Linking large-scale weather patterns to observed and modeled turbine hub-height winds offshore of the US West Coast. Wind Energy Sci 2025;10:483–95. https://doi.org/10.5194/wes-10-483-2025.</w:t>
      </w:r>
    </w:p>
    <w:p w14:paraId="40386588" w14:textId="77777777" w:rsidR="00A87F51" w:rsidRPr="0092664A" w:rsidRDefault="00A87F51" w:rsidP="00A87F51">
      <w:pPr>
        <w:pStyle w:val="ae"/>
      </w:pPr>
      <w:r w:rsidRPr="0092664A">
        <w:t>[25]</w:t>
      </w:r>
      <w:r w:rsidRPr="0092664A">
        <w:tab/>
        <w:t xml:space="preserve">Jin C, Yang Y, Han C, Lei T, Li C, Lu B. Evaluation of forecasted wind speed at turbine hub height and wind ramps by five </w:t>
      </w:r>
      <w:r w:rsidRPr="0092664A">
        <w:rPr>
          <w:smallCaps/>
        </w:rPr>
        <w:t>NWP</w:t>
      </w:r>
      <w:r w:rsidRPr="0092664A">
        <w:t xml:space="preserve"> models with observations from 262 wind farms over China. Meteorol Appl 2024;31:e70007. https://doi.org/10.1002/met.70007.</w:t>
      </w:r>
    </w:p>
    <w:p w14:paraId="4E9BD8C3" w14:textId="77777777" w:rsidR="00A87F51" w:rsidRPr="0092664A" w:rsidRDefault="00A87F51" w:rsidP="00A87F51">
      <w:pPr>
        <w:pStyle w:val="ae"/>
      </w:pPr>
      <w:r w:rsidRPr="0092664A">
        <w:t>[26]</w:t>
      </w:r>
      <w:r w:rsidRPr="0092664A">
        <w:tab/>
        <w:t>Siuta D, West G, Stull R. WRF Hub-Height Wind Forecast Sensitivity to PBL Scheme, Grid Length, and Initial Condition Choice in Complex Terrain. Weather Forecast 2017;32:493–509. https://doi.org/10.1175/WAF-D-16-0120.1.</w:t>
      </w:r>
    </w:p>
    <w:p w14:paraId="4BD7A02F" w14:textId="77777777" w:rsidR="00A87F51" w:rsidRPr="0092664A" w:rsidRDefault="00A87F51" w:rsidP="00A87F51">
      <w:pPr>
        <w:pStyle w:val="ae"/>
      </w:pPr>
      <w:r w:rsidRPr="0092664A">
        <w:t>[27]</w:t>
      </w:r>
      <w:r w:rsidRPr="0092664A">
        <w:tab/>
        <w:t>Yang B, Qian Y, Berg LK, Ma P-L, Wharton S, Bulaevskaya V, et al. Sensitivity of Turbine-Height Wind Speeds to Parameters in Planetary Boundary-Layer and Surface-Layer Schemes in the Weather Research and Forecasting Model. Bound-Layer Meteorol 2017;162:117–42. https://doi.org/10.1007/s10546-016-0185-2.</w:t>
      </w:r>
    </w:p>
    <w:p w14:paraId="2A2901C5" w14:textId="77777777" w:rsidR="00A87F51" w:rsidRPr="0092664A" w:rsidRDefault="00A87F51" w:rsidP="00A87F51">
      <w:pPr>
        <w:pStyle w:val="ae"/>
      </w:pPr>
      <w:r w:rsidRPr="0092664A">
        <w:t>[28]</w:t>
      </w:r>
      <w:r w:rsidRPr="0092664A">
        <w:tab/>
        <w:t>Zaman T, Juliano TW, Hawbecker P, Astitha M. On Predicting Offshore Hub Height Wind Speed and Wind Power Density in the Northeast US Coast Using High-Resolution WRF Model Configurations during Anticyclones Coinciding with Wind Drought. Energies 2024;17:2618. https://doi.org/10.3390/en17112618.</w:t>
      </w:r>
    </w:p>
    <w:p w14:paraId="02359C1E" w14:textId="77777777" w:rsidR="00A87F51" w:rsidRPr="0092664A" w:rsidRDefault="00A87F51" w:rsidP="00A87F51">
      <w:pPr>
        <w:pStyle w:val="ae"/>
      </w:pPr>
      <w:r w:rsidRPr="0092664A">
        <w:t>[29]</w:t>
      </w:r>
      <w:r w:rsidRPr="0092664A">
        <w:tab/>
        <w:t>Pryor SC, Coburn JJ, Barthelmie RJ, Shepherd TJ. Projecting Future Energy Production from Operating Wind Farms in North America. Part I: Dynamical Downscaling. J Appl Meteorol Climatol 2023;62:63–80. https://doi.org/10.1175/JAMC-D-22-0044.1.</w:t>
      </w:r>
    </w:p>
    <w:p w14:paraId="5DB2CB31" w14:textId="77777777" w:rsidR="00A87F51" w:rsidRPr="0092664A" w:rsidRDefault="00A87F51" w:rsidP="00A87F51">
      <w:pPr>
        <w:pStyle w:val="ae"/>
      </w:pPr>
      <w:r w:rsidRPr="0092664A">
        <w:t>[30]</w:t>
      </w:r>
      <w:r w:rsidRPr="0092664A">
        <w:tab/>
        <w:t>Xu C, Hao C, Li L, Han X, Xue F, Sun M, et al. Evaluation of the Power-Law Wind-Speed Extrapolation Method with Atmospheric Stability Classification Methods for Flows over Different Terrain Types. Appl Sci 2018;8:1429. https://doi.org/10.3390/app8091429.</w:t>
      </w:r>
    </w:p>
    <w:p w14:paraId="2F29FBA8" w14:textId="77777777" w:rsidR="00A87F51" w:rsidRPr="0092664A" w:rsidRDefault="00A87F51" w:rsidP="00A87F51">
      <w:pPr>
        <w:pStyle w:val="ae"/>
      </w:pPr>
      <w:r w:rsidRPr="0092664A">
        <w:t>[31]</w:t>
      </w:r>
      <w:r w:rsidRPr="0092664A">
        <w:tab/>
        <w:t>De Montera L, Berger H, Husson R, Appelghem P, Guerlou L, Fragoso M. High-resolution offshore wind resource assessment at turbine hub height with Sentinel-1 synthetic aperture radar (SAR) data and machine learning. Wind Energy Sci 2022;7:1441–53. https://doi.org/10.5194/wes-7-1441-2022.</w:t>
      </w:r>
    </w:p>
    <w:p w14:paraId="78A8393D" w14:textId="77777777" w:rsidR="00A87F51" w:rsidRPr="0092664A" w:rsidRDefault="00A87F51" w:rsidP="00A87F51">
      <w:pPr>
        <w:pStyle w:val="ae"/>
      </w:pPr>
      <w:r w:rsidRPr="0092664A">
        <w:t>[32]</w:t>
      </w:r>
      <w:r w:rsidRPr="0092664A">
        <w:tab/>
        <w:t>Liu B, Ma X, Guo J, Li H, Jin S, Ma Y, et al. Estimating hub-height wind speed based on a machine learning algorithm: implications for wind energy assessment. Atmospheric Chem Phys 2023;23:3181–93. https://doi.org/10.5194/acp-23-3181-2023.</w:t>
      </w:r>
    </w:p>
    <w:p w14:paraId="68A8D7DD" w14:textId="77777777" w:rsidR="00A87F51" w:rsidRPr="0092664A" w:rsidRDefault="00A87F51" w:rsidP="00A87F51">
      <w:pPr>
        <w:pStyle w:val="ae"/>
      </w:pPr>
      <w:r w:rsidRPr="0092664A">
        <w:t>[33]</w:t>
      </w:r>
      <w:r w:rsidRPr="0092664A">
        <w:tab/>
        <w:t xml:space="preserve">Millstein D, Bolinger M, Wiser R. What can surface wind observations tell us about </w:t>
      </w:r>
      <w:r w:rsidRPr="0092664A">
        <w:lastRenderedPageBreak/>
        <w:t>interannual variation in wind energy output? Wind Energy 2022;25:1142–50. https://doi.org/10.1002/we.2717.</w:t>
      </w:r>
    </w:p>
    <w:p w14:paraId="306E191F" w14:textId="77777777" w:rsidR="00A87F51" w:rsidRPr="0092664A" w:rsidRDefault="00A87F51" w:rsidP="00A87F51">
      <w:pPr>
        <w:pStyle w:val="ae"/>
      </w:pPr>
      <w:r w:rsidRPr="0092664A">
        <w:t>[34]</w:t>
      </w:r>
      <w:r w:rsidRPr="0092664A">
        <w:tab/>
        <w:t>Zhou S, Gao CY, Duan Z, Xi X, Li Y. A robust error correction method for numerical weather prediction wind speed based on Bayesian optimization, variational mode decomposition, principal component analysis, and random forest: VMD-PCA-RF (version 1.0.0). Geosci Model Dev 2023;16:6247–66. https://doi.org/10.5194/gmd-16-6247-2023.</w:t>
      </w:r>
    </w:p>
    <w:p w14:paraId="0AC679F4" w14:textId="77777777" w:rsidR="00A87F51" w:rsidRPr="0092664A" w:rsidRDefault="00A87F51" w:rsidP="00A87F51">
      <w:pPr>
        <w:pStyle w:val="ae"/>
      </w:pPr>
      <w:r w:rsidRPr="0092664A">
        <w:t>[35]</w:t>
      </w:r>
      <w:r w:rsidRPr="0092664A">
        <w:tab/>
        <w:t>Wang Y, Hu Q, Srinivasan D, Wang Z. Wind Power Curve Modeling and Wind Power Forecasting With Inconsistent Data. IEEE Trans Sustain Energy 2019;10:16–25. https://doi.org/10.1109/TSTE.2018.2820198.</w:t>
      </w:r>
    </w:p>
    <w:p w14:paraId="7B414840" w14:textId="77777777" w:rsidR="00A87F51" w:rsidRPr="0092664A" w:rsidRDefault="00A87F51" w:rsidP="00A87F51">
      <w:pPr>
        <w:pStyle w:val="ae"/>
      </w:pPr>
      <w:r w:rsidRPr="0092664A">
        <w:t>[36]</w:t>
      </w:r>
      <w:r w:rsidRPr="0092664A">
        <w:tab/>
        <w:t>Chen N, Qian Z, Nabney IT, Meng X. Wind Power Forecasts Using Gaussian Processes and Numerical Weather Prediction. IEEE Trans Power Syst 2014;29:656–65. https://doi.org/10.1109/TPWRS.2013.2282366.</w:t>
      </w:r>
    </w:p>
    <w:p w14:paraId="127DAB73" w14:textId="77777777" w:rsidR="00A87F51" w:rsidRPr="0092664A" w:rsidRDefault="00A87F51" w:rsidP="00A87F51">
      <w:pPr>
        <w:pStyle w:val="ae"/>
      </w:pPr>
      <w:r w:rsidRPr="0092664A">
        <w:t>[37]</w:t>
      </w:r>
      <w:r w:rsidRPr="0092664A">
        <w:tab/>
        <w:t>Landberg L. Short-term prediction of local wind conditions. J Wind Eng Ind Aerodyn 2001;89:235–45. https://doi.org/10.1016/S0167-6105(00)00079-9.</w:t>
      </w:r>
    </w:p>
    <w:p w14:paraId="7A271957" w14:textId="77777777" w:rsidR="00A87F51" w:rsidRPr="0092664A" w:rsidRDefault="00A87F51" w:rsidP="00A87F51">
      <w:pPr>
        <w:pStyle w:val="ae"/>
      </w:pPr>
      <w:r w:rsidRPr="0092664A">
        <w:t>[38]</w:t>
      </w:r>
      <w:r w:rsidRPr="0092664A">
        <w:tab/>
        <w:t>Hong T, Pinson P, Fan S, Zareipour H, Troccoli A, Hyndman RJ. Probabilistic energy forecasting: Global Energy Forecasting Competition 2014 and beyond. Int J Forecast 2016;32:896–913. https://doi.org/10.1016/j.ijforecast.2016.02.001.</w:t>
      </w:r>
    </w:p>
    <w:p w14:paraId="49041225" w14:textId="77777777" w:rsidR="00A87F51" w:rsidRPr="0092664A" w:rsidRDefault="00A87F51" w:rsidP="00A87F51">
      <w:pPr>
        <w:pStyle w:val="ae"/>
      </w:pPr>
      <w:r w:rsidRPr="0092664A">
        <w:t>[39]</w:t>
      </w:r>
      <w:r w:rsidRPr="0092664A">
        <w:tab/>
        <w:t>Khan S, Mazhar T, Khan MA, Shahzad T, Ahmad W, Bibi A, et al. Comparative analysis of deep neural network architectures for renewable energy forecasting: enhancing accuracy with meteorological and time-based features. Discov Sustain 2024;5:533. https://doi.org/10.1007/s43621-024-00783-5.</w:t>
      </w:r>
    </w:p>
    <w:p w14:paraId="3C38F2BA" w14:textId="77777777" w:rsidR="00A87F51" w:rsidRPr="0092664A" w:rsidRDefault="00A87F51" w:rsidP="00A87F51">
      <w:pPr>
        <w:pStyle w:val="ae"/>
      </w:pPr>
      <w:r w:rsidRPr="0092664A">
        <w:t>[40]</w:t>
      </w:r>
      <w:r w:rsidRPr="0092664A">
        <w:tab/>
        <w:t>Selvaraj J, Muthuramalingam L, Karthikeyan V, Karthick A, Sathiyaseelan V. Optimizing Wind Energy Integration: A Review of Forecasting Techniques and Emerging Trends. Arch Comput Methods Eng 2025. https://doi.org/10.1007/s11831-025-10442-1.</w:t>
      </w:r>
    </w:p>
    <w:p w14:paraId="6FC4A8E0" w14:textId="77777777" w:rsidR="00A87F51" w:rsidRPr="0092664A" w:rsidRDefault="00A87F51" w:rsidP="00A87F51">
      <w:pPr>
        <w:pStyle w:val="ae"/>
      </w:pPr>
      <w:r w:rsidRPr="0092664A">
        <w:t>[41]</w:t>
      </w:r>
      <w:r w:rsidRPr="0092664A">
        <w:tab/>
        <w:t>Phan Q-T, Wu Y-K, Phan Q-D. An Overview of Data Preprocessing for Short-Term Wind Power Forecasting. 2021 7th Int. Conf. Appl. Syst. Innov. ICASI, Chiayi, Taiwan: IEEE; 2021, p. 121–5. https://doi.org/10.1109/ICASI52993.2021.9568453.</w:t>
      </w:r>
    </w:p>
    <w:p w14:paraId="668F9B60" w14:textId="77777777" w:rsidR="00A87F51" w:rsidRPr="0092664A" w:rsidRDefault="00A87F51" w:rsidP="00A87F51">
      <w:pPr>
        <w:pStyle w:val="ae"/>
      </w:pPr>
      <w:r w:rsidRPr="0092664A">
        <w:t>[42]</w:t>
      </w:r>
      <w:r w:rsidRPr="0092664A">
        <w:tab/>
        <w:t>Zhou Y, Ma L, Ni W, Yu C. Data Enrichment as a Method of Data Preprocessing to Enhance Short-Term Wind Power Forecasting. Energies 2023;16:2094. https://doi.org/10.3390/en16052094.</w:t>
      </w:r>
    </w:p>
    <w:p w14:paraId="2E489169" w14:textId="77777777" w:rsidR="00A87F51" w:rsidRPr="0092664A" w:rsidRDefault="00A87F51" w:rsidP="00A87F51">
      <w:pPr>
        <w:pStyle w:val="ae"/>
      </w:pPr>
      <w:r w:rsidRPr="0092664A">
        <w:t>[43]</w:t>
      </w:r>
      <w:r w:rsidRPr="0092664A">
        <w:tab/>
        <w:t>Liu H, Zhang Z. Development and trending of deep learning methods for wind power predictions. Artif Intell Rev 2024;57:112. https://doi.org/10.1007/s10462-024-10728-z.</w:t>
      </w:r>
    </w:p>
    <w:p w14:paraId="30FF3353" w14:textId="77777777" w:rsidR="00A87F51" w:rsidRPr="0092664A" w:rsidRDefault="00A87F51" w:rsidP="00A87F51">
      <w:pPr>
        <w:pStyle w:val="ae"/>
      </w:pPr>
      <w:r w:rsidRPr="0092664A">
        <w:t>[44]</w:t>
      </w:r>
      <w:r w:rsidRPr="0092664A">
        <w:tab/>
        <w:t>Keisler J, Le Naour E. WindDragon: automated deep learning for regional wind power forecasting. Environ Data Sci 2025;4:e19. https://doi.org/10.1017/eds.2025.10.</w:t>
      </w:r>
    </w:p>
    <w:p w14:paraId="4960CA3F" w14:textId="77777777" w:rsidR="00A87F51" w:rsidRPr="0092664A" w:rsidRDefault="00A87F51" w:rsidP="00A87F51">
      <w:pPr>
        <w:pStyle w:val="ae"/>
      </w:pPr>
      <w:r w:rsidRPr="0092664A">
        <w:t>[45]</w:t>
      </w:r>
      <w:r w:rsidRPr="0092664A">
        <w:tab/>
        <w:t>Wang S, Liu H, Yu G. Short-term wind power combination forecasting method based on wind speed correction of numerical weather prediction. Front Energy Res 2024;12:1391692. https://doi.org/10.3389/fenrg.2024.1391692.</w:t>
      </w:r>
    </w:p>
    <w:p w14:paraId="213BBD96" w14:textId="77777777" w:rsidR="00A87F51" w:rsidRPr="0092664A" w:rsidRDefault="00A87F51" w:rsidP="00A87F51">
      <w:pPr>
        <w:pStyle w:val="ae"/>
      </w:pPr>
      <w:r w:rsidRPr="0092664A">
        <w:t>[46]</w:t>
      </w:r>
      <w:r w:rsidRPr="0092664A">
        <w:tab/>
        <w:t>Andrade JR, Bessa RJ. Improving Renewable Energy Forecasting With a Grid of Numerical Weather Predictions. IEEE Trans Sustain Energy 2017;8:1571–80. https://doi.org/10.1109/TSTE.2017.2694340.</w:t>
      </w:r>
    </w:p>
    <w:p w14:paraId="0BE4F026" w14:textId="77777777" w:rsidR="00A87F51" w:rsidRPr="0092664A" w:rsidRDefault="00A87F51" w:rsidP="00A87F51">
      <w:pPr>
        <w:pStyle w:val="ae"/>
      </w:pPr>
      <w:r w:rsidRPr="0092664A">
        <w:lastRenderedPageBreak/>
        <w:t>[47]</w:t>
      </w:r>
      <w:r w:rsidRPr="0092664A">
        <w:tab/>
        <w:t>Lu P, Ye L, Pei M, Zhao Y, Dai B, Li Z. Short-term wind power forecasting based on meteorological feature extraction and optimization strategy. Renew Energy 2022;184:642–61. https://doi.org/10.1016/j.renene.2021.11.072.</w:t>
      </w:r>
    </w:p>
    <w:p w14:paraId="68DD8E4F" w14:textId="77777777" w:rsidR="00A87F51" w:rsidRPr="0092664A" w:rsidRDefault="00A87F51" w:rsidP="00A87F51">
      <w:pPr>
        <w:pStyle w:val="ae"/>
      </w:pPr>
      <w:r w:rsidRPr="0092664A">
        <w:t>[48]</w:t>
      </w:r>
      <w:r w:rsidRPr="0092664A">
        <w:tab/>
        <w:t>Ding M, Zhou H, Xie H, Wu M, Nakanishi Y, Yokoyama R. A gated recurrent unit neural networks based wind speed error correction model for short-term wind power forecasting. Neurocomputing 2019;365:54–61. https://doi.org/10.1016/j.neucom.2019.07.058.</w:t>
      </w:r>
    </w:p>
    <w:p w14:paraId="16A968DC" w14:textId="77777777" w:rsidR="00A87F51" w:rsidRPr="0092664A" w:rsidRDefault="00A87F51" w:rsidP="00A87F51">
      <w:pPr>
        <w:pStyle w:val="ae"/>
      </w:pPr>
      <w:r w:rsidRPr="0092664A">
        <w:t>[49]</w:t>
      </w:r>
      <w:r w:rsidRPr="0092664A">
        <w:tab/>
        <w:t>Cheng J, Luo X, Jin Z. Integrating domain knowledge into transformer for short-term wind power forecasting. Energy 2024;312:133511. https://doi.org/10.1016/j.energy.2024.133511.</w:t>
      </w:r>
    </w:p>
    <w:p w14:paraId="7C287292" w14:textId="77777777" w:rsidR="00A87F51" w:rsidRPr="0092664A" w:rsidRDefault="00A87F51" w:rsidP="00A87F51">
      <w:pPr>
        <w:pStyle w:val="ae"/>
      </w:pPr>
      <w:r w:rsidRPr="0092664A">
        <w:t>[50]</w:t>
      </w:r>
      <w:r w:rsidRPr="0092664A">
        <w:tab/>
        <w:t>Qiao B, Liu J, Wu P, Teng Y. Wind power forecasting based on variational mode decomposition and high-order fuzzy cognitive maps. Appl Soft Comput 2022;129:109586. https://doi.org/10.1016/j.asoc.2022.109586.</w:t>
      </w:r>
    </w:p>
    <w:p w14:paraId="36C04326" w14:textId="77777777" w:rsidR="00A87F51" w:rsidRPr="0092664A" w:rsidRDefault="00A87F51" w:rsidP="00A87F51">
      <w:pPr>
        <w:pStyle w:val="ae"/>
      </w:pPr>
      <w:r w:rsidRPr="0092664A">
        <w:t>[51]</w:t>
      </w:r>
      <w:r w:rsidRPr="0092664A">
        <w:tab/>
        <w:t>Zhang Y, Kong X, Wang J, Wang H, Cheng X. Wind power forecasting system with data enhancement and algorithm improvement. Renew Sustain Energy Rev 2024;196:114349. https://doi.org/10.1016/j.rser.2024.114349.</w:t>
      </w:r>
    </w:p>
    <w:p w14:paraId="08DCE93E" w14:textId="77777777" w:rsidR="00A87F51" w:rsidRPr="0092664A" w:rsidRDefault="00A87F51" w:rsidP="00A87F51">
      <w:pPr>
        <w:pStyle w:val="ae"/>
      </w:pPr>
      <w:r w:rsidRPr="0092664A">
        <w:t>[52]</w:t>
      </w:r>
      <w:r w:rsidRPr="0092664A">
        <w:tab/>
        <w:t>Park S, Jung S, Lee J, Hur J. A Short-Term Forecasting of Wind Power Outputs Based on Gradient Boosting Regression Tree Algorithms. Energies 2023;16:1132. https://doi.org/10.3390/en16031132.</w:t>
      </w:r>
    </w:p>
    <w:p w14:paraId="1DEC9A3C" w14:textId="77777777" w:rsidR="00A87F51" w:rsidRPr="0092664A" w:rsidRDefault="00A87F51" w:rsidP="00A87F51">
      <w:pPr>
        <w:pStyle w:val="ae"/>
      </w:pPr>
      <w:r w:rsidRPr="0092664A">
        <w:t>[53]</w:t>
      </w:r>
      <w:r w:rsidRPr="0092664A">
        <w:tab/>
        <w:t>Wang D, Xu M, Guangming Z, Luo F, Gao J, Chen Y. Enhancing wind power forecasting accuracy through LSTM with adaptive wind speed calibration (C-LSTM). Sci Rep 2025;15:5352. https://doi.org/10.1038/s41598-025-89398-y.</w:t>
      </w:r>
    </w:p>
    <w:p w14:paraId="18E5B7CE" w14:textId="77777777" w:rsidR="00A87F51" w:rsidRPr="0092664A" w:rsidRDefault="00A87F51" w:rsidP="00A87F51">
      <w:pPr>
        <w:pStyle w:val="ae"/>
      </w:pPr>
      <w:r w:rsidRPr="0092664A">
        <w:t>[54]</w:t>
      </w:r>
      <w:r w:rsidRPr="0092664A">
        <w:tab/>
        <w:t>Huang X, Zhang Y, Liu J, Zhang X, Liu S. A Short-Term Wind Power Forecasting Model Based on 3D Convolutional Neural Network–Gated Recurrent Unit. Sustainability 2023;15:14171. https://doi.org/10.3390/su151914171.</w:t>
      </w:r>
    </w:p>
    <w:p w14:paraId="3FC922AB" w14:textId="77777777" w:rsidR="00A87F51" w:rsidRPr="0092664A" w:rsidRDefault="00A87F51" w:rsidP="00A87F51">
      <w:pPr>
        <w:pStyle w:val="ae"/>
      </w:pPr>
      <w:r w:rsidRPr="0092664A">
        <w:t>[55]</w:t>
      </w:r>
      <w:r w:rsidRPr="0092664A">
        <w:tab/>
        <w:t>Kazmi S, Gorgulu B, Cevik M, Baydogan MG. A Concurrent CNN-RNN Approach for Multi-Step Wind Power Forecasting 2023. https://doi.org/10.48550/arXiv.2301.00819.</w:t>
      </w:r>
    </w:p>
    <w:p w14:paraId="2243C2E1" w14:textId="77777777" w:rsidR="00A87F51" w:rsidRPr="0092664A" w:rsidRDefault="00A87F51" w:rsidP="00A87F51">
      <w:pPr>
        <w:pStyle w:val="ae"/>
      </w:pPr>
      <w:r w:rsidRPr="0092664A">
        <w:t>[56]</w:t>
      </w:r>
      <w:r w:rsidRPr="0092664A">
        <w:tab/>
        <w:t>Liu X, Yu J, Gong L, Liu M, Xiang X. A GCN-based adaptive generative adversarial network model for short-term wind speed scenario prediction. Energy 2024;294:130931. https://doi.org/10.1016/j.energy.2024.130931.</w:t>
      </w:r>
    </w:p>
    <w:p w14:paraId="1C97F387" w14:textId="77777777" w:rsidR="00A87F51" w:rsidRPr="0092664A" w:rsidRDefault="00A87F51" w:rsidP="00A87F51">
      <w:pPr>
        <w:pStyle w:val="ae"/>
      </w:pPr>
      <w:r w:rsidRPr="0092664A">
        <w:t>[57]</w:t>
      </w:r>
      <w:r w:rsidRPr="0092664A">
        <w:tab/>
        <w:t>Qiu H, Shi K, Wang R, Zhang L, Liu X, Cheng X. A novel temporal–spatial graph neural network for wind power forecasting considering blockage effects. Renew Energy 2024;227:120499. https://doi.org/10.1016/j.renene.2024.120499.</w:t>
      </w:r>
    </w:p>
    <w:p w14:paraId="0C6647F4" w14:textId="77777777" w:rsidR="00A87F51" w:rsidRPr="0092664A" w:rsidRDefault="00A87F51" w:rsidP="00A87F51">
      <w:pPr>
        <w:pStyle w:val="ae"/>
      </w:pPr>
      <w:r w:rsidRPr="0092664A">
        <w:t>[58]</w:t>
      </w:r>
      <w:r w:rsidRPr="0092664A">
        <w:tab/>
        <w:t>M. R. Sarkar, S. G. Anavatti, T. Dam, M. Pratama, B. A. Kindhi. Enhancing Wind Power Forecast Precision via Multi-head Attention Transformer: An Investigation on Single-step and Multi-step Forecasting. 2023 Int. Jt. Conf. Neural Netw. IJCNN, 2023, p. 1–8. https://doi.org/10.1109/IJCNN54540.2023.10191444.</w:t>
      </w:r>
    </w:p>
    <w:p w14:paraId="4AE3212C" w14:textId="77777777" w:rsidR="00A87F51" w:rsidRPr="0092664A" w:rsidRDefault="00A87F51" w:rsidP="00A87F51">
      <w:pPr>
        <w:pStyle w:val="ae"/>
      </w:pPr>
      <w:r w:rsidRPr="0092664A">
        <w:t>[59]</w:t>
      </w:r>
      <w:r w:rsidRPr="0092664A">
        <w:tab/>
        <w:t>Yan J, Möhrlen C, Göçmen T, Kelly M, Wessel A, Giebel G. Uncovering wind power forecasting uncertainty sources and their propagation through the whole modelling chain. Renew Sustain Energy Rev 2022;165:112519. https://doi.org/10.1016/j.rser.2022.112519.</w:t>
      </w:r>
    </w:p>
    <w:p w14:paraId="067C8468" w14:textId="77777777" w:rsidR="00A87F51" w:rsidRPr="0092664A" w:rsidRDefault="00A87F51" w:rsidP="00A87F51">
      <w:pPr>
        <w:pStyle w:val="ae"/>
      </w:pPr>
      <w:r w:rsidRPr="0092664A">
        <w:t>[60]</w:t>
      </w:r>
      <w:r w:rsidRPr="0092664A">
        <w:tab/>
        <w:t xml:space="preserve">Liao W, Fang J, Ye L, Bak-Jensen B, Yang Z, Porte-Agel F. Can we trust explainable artificial intelligence in wind power forecasting? Appl Energy 2024;376:124273. </w:t>
      </w:r>
      <w:r w:rsidRPr="0092664A">
        <w:lastRenderedPageBreak/>
        <w:t>https://doi.org/10.1016/j.apenergy.2024.124273.</w:t>
      </w:r>
    </w:p>
    <w:p w14:paraId="71F04113" w14:textId="77777777" w:rsidR="00A87F51" w:rsidRPr="0092664A" w:rsidRDefault="00A87F51" w:rsidP="00A87F51">
      <w:pPr>
        <w:pStyle w:val="ae"/>
      </w:pPr>
      <w:r w:rsidRPr="0092664A">
        <w:t>[61]</w:t>
      </w:r>
      <w:r w:rsidRPr="0092664A">
        <w:tab/>
        <w:t>Durap A. Explainable deep learning techniques for wind speed forecasting in coastal areas: Integrating model configuration, regularization, early stopping, and SHAP analysis. Neural Comput Appl 2025;37:21219–57. https://doi.org/10.1007/s00521-025-11433-w.</w:t>
      </w:r>
    </w:p>
    <w:p w14:paraId="28FD780E" w14:textId="77777777" w:rsidR="00A87F51" w:rsidRPr="0092664A" w:rsidRDefault="00A87F51" w:rsidP="00A87F51">
      <w:pPr>
        <w:pStyle w:val="ae"/>
      </w:pPr>
      <w:r w:rsidRPr="0092664A">
        <w:t>[62]</w:t>
      </w:r>
      <w:r w:rsidRPr="0092664A">
        <w:tab/>
        <w:t>Yu R, Liu Z, Li X, Lu W, Ma D, Yu M, et al. Scene learning: Deep convolutional networks for wind power prediction by embedding turbines into grid space. Appl Energy 2019;238:249–57. https://doi.org/10.1016/j.apenergy.2019.01.010.</w:t>
      </w:r>
    </w:p>
    <w:p w14:paraId="1EF37832" w14:textId="77777777" w:rsidR="00A87F51" w:rsidRPr="0092664A" w:rsidRDefault="00A87F51" w:rsidP="00A87F51">
      <w:pPr>
        <w:pStyle w:val="ae"/>
      </w:pPr>
      <w:r w:rsidRPr="0092664A">
        <w:t>[63]</w:t>
      </w:r>
      <w:r w:rsidRPr="0092664A">
        <w:tab/>
        <w:t>Turbines—Part W. 12-1: Power Performance Measurements of Electricity Producing Wind Turbines. Br Stand IEC 2005:61400–12.</w:t>
      </w:r>
    </w:p>
    <w:p w14:paraId="7D56D819" w14:textId="77777777" w:rsidR="00A87F51" w:rsidRPr="0092664A" w:rsidRDefault="00A87F51" w:rsidP="00A87F51">
      <w:pPr>
        <w:pStyle w:val="ae"/>
      </w:pPr>
      <w:r w:rsidRPr="0092664A">
        <w:t>[64]</w:t>
      </w:r>
      <w:r w:rsidRPr="0092664A">
        <w:tab/>
        <w:t>Ancell BC, Kashawlic E, Schroeder JL. Evaluation of Wind Forecasts and Observation Impacts from Variational and Ensemble Data Assimilation for Wind Energy Applications. Mon Weather Rev 2015;143:3230–45. https://doi.org/10.1175/MWR-D-15-0001.1.</w:t>
      </w:r>
    </w:p>
    <w:p w14:paraId="07AD314B" w14:textId="77777777" w:rsidR="00A87F51" w:rsidRPr="0092664A" w:rsidRDefault="00A87F51" w:rsidP="00A87F51">
      <w:pPr>
        <w:pStyle w:val="ae"/>
      </w:pPr>
      <w:r w:rsidRPr="0092664A">
        <w:t>[65]</w:t>
      </w:r>
      <w:r w:rsidRPr="0092664A">
        <w:tab/>
        <w:t>Vitart F, Robertson AW. The sub-seasonal to seasonal prediction project (S2S) and the prediction of extreme events. Npj Clim Atmospheric Sci 2018;1:3. https://doi.org/10.1038/s41612-018-0013-0.</w:t>
      </w:r>
    </w:p>
    <w:p w14:paraId="1A48C79D" w14:textId="77777777" w:rsidR="00A87F51" w:rsidRDefault="00A87F51" w:rsidP="00A87F51">
      <w:r w:rsidRPr="008471C2">
        <w:rPr>
          <w:rFonts w:ascii="Times New Roman" w:eastAsia="宋体" w:hAnsi="Times New Roman" w:cs="Times New Roman"/>
          <w:szCs w:val="22"/>
        </w:rPr>
        <w:fldChar w:fldCharType="end"/>
      </w:r>
    </w:p>
    <w:sectPr w:rsidR="00A87F51">
      <w:footerReference w:type="even" r:id="rId11"/>
      <w:footerReference w:type="default" r:id="rId1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xiaxin" w:date="2025-11-21T11:22:00Z" w:initials="x">
    <w:p w14:paraId="5FA7453B" w14:textId="45CEF50D" w:rsidR="00980834" w:rsidRDefault="00980834">
      <w:pPr>
        <w:pStyle w:val="af3"/>
      </w:pPr>
      <w:r>
        <w:rPr>
          <w:rStyle w:val="af2"/>
        </w:rPr>
        <w:annotationRef/>
      </w:r>
      <w:r w:rsidR="00000000">
        <w:rPr>
          <w:rFonts w:hint="eastAsia"/>
          <w:noProof/>
          <w:sz w:val="26"/>
        </w:rPr>
        <w:t>尤其是</w:t>
      </w:r>
      <w:r w:rsidR="00000000">
        <w:rPr>
          <w:rFonts w:hint="eastAsia"/>
          <w:noProof/>
          <w:sz w:val="26"/>
        </w:rPr>
        <w:t>几乎</w:t>
      </w:r>
      <w:r w:rsidR="00000000">
        <w:rPr>
          <w:rFonts w:hint="eastAsia"/>
          <w:noProof/>
          <w:sz w:val="26"/>
        </w:rPr>
        <w:t>每个</w:t>
      </w:r>
      <w:r w:rsidR="00000000">
        <w:rPr>
          <w:rFonts w:hint="eastAsia"/>
          <w:noProof/>
          <w:sz w:val="26"/>
        </w:rPr>
        <w:t>风电场</w:t>
      </w:r>
      <w:r w:rsidR="00000000">
        <w:rPr>
          <w:rFonts w:hint="eastAsia"/>
          <w:noProof/>
          <w:sz w:val="26"/>
        </w:rPr>
        <w:t>都</w:t>
      </w:r>
      <w:r w:rsidR="00000000">
        <w:rPr>
          <w:rFonts w:hint="eastAsia"/>
          <w:noProof/>
          <w:sz w:val="26"/>
        </w:rPr>
        <w:t>配备</w:t>
      </w:r>
      <w:r w:rsidR="00000000">
        <w:rPr>
          <w:rFonts w:hint="eastAsia"/>
          <w:noProof/>
          <w:sz w:val="26"/>
        </w:rPr>
        <w:t>的</w:t>
      </w:r>
      <w:r w:rsidR="00000000">
        <w:rPr>
          <w:rFonts w:hint="eastAsia"/>
          <w:noProof/>
          <w:sz w:val="26"/>
        </w:rPr>
        <w:t>测风塔</w:t>
      </w:r>
      <w:r w:rsidR="00000000">
        <w:rPr>
          <w:rFonts w:hint="eastAsia"/>
          <w:noProof/>
          <w:sz w:val="26"/>
        </w:rPr>
        <w:t>梯度</w:t>
      </w:r>
      <w:r w:rsidR="00000000">
        <w:rPr>
          <w:rFonts w:hint="eastAsia"/>
          <w:noProof/>
          <w:sz w:val="26"/>
        </w:rPr>
        <w:t>观测。</w:t>
      </w:r>
    </w:p>
  </w:comment>
  <w:comment w:id="41" w:author="xiaxin" w:date="2025-11-21T11:57:00Z" w:initials="x">
    <w:p w14:paraId="4C8B4036" w14:textId="0C985F78" w:rsidR="00C1405C" w:rsidRDefault="00C1405C">
      <w:pPr>
        <w:pStyle w:val="af3"/>
      </w:pPr>
      <w:r>
        <w:rPr>
          <w:rStyle w:val="af2"/>
        </w:rPr>
        <w:annotationRef/>
      </w:r>
      <w:r w:rsidR="00000000">
        <w:rPr>
          <w:rFonts w:hint="eastAsia"/>
          <w:noProof/>
          <w:sz w:val="26"/>
        </w:rPr>
        <w:t>合理</w:t>
      </w:r>
    </w:p>
  </w:comment>
  <w:comment w:id="48" w:author="xiaxin" w:date="2025-11-21T12:12:00Z" w:initials="x">
    <w:p w14:paraId="1ABBA33C" w14:textId="3864101E" w:rsidR="00DC2142" w:rsidRDefault="00DC2142">
      <w:pPr>
        <w:pStyle w:val="af3"/>
      </w:pPr>
      <w:r>
        <w:rPr>
          <w:rStyle w:val="af2"/>
        </w:rPr>
        <w:annotationRef/>
      </w:r>
      <w:r w:rsidR="00000000">
        <w:rPr>
          <w:noProof/>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A7453B" w15:done="0"/>
  <w15:commentEx w15:paraId="4C8B4036" w15:done="0"/>
  <w15:commentEx w15:paraId="1ABBA3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8DE564" w16cex:dateUtc="2025-11-21T03:22:00Z"/>
  <w16cex:commentExtensible w16cex:durableId="11C53BD4" w16cex:dateUtc="2025-11-21T03:57:00Z"/>
  <w16cex:commentExtensible w16cex:durableId="0A9C9D57" w16cex:dateUtc="2025-11-21T0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A7453B" w16cid:durableId="288DE564"/>
  <w16cid:commentId w16cid:paraId="4C8B4036" w16cid:durableId="11C53BD4"/>
  <w16cid:commentId w16cid:paraId="1ABBA33C" w16cid:durableId="0A9C9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C0612" w14:textId="77777777" w:rsidR="009D6E24" w:rsidRDefault="009D6E24" w:rsidP="00233A41">
      <w:pPr>
        <w:spacing w:after="0" w:line="240" w:lineRule="auto"/>
      </w:pPr>
      <w:r>
        <w:separator/>
      </w:r>
    </w:p>
  </w:endnote>
  <w:endnote w:type="continuationSeparator" w:id="0">
    <w:p w14:paraId="5B1993B5" w14:textId="77777777" w:rsidR="009D6E24" w:rsidRDefault="009D6E24" w:rsidP="00233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976410300"/>
      <w:docPartObj>
        <w:docPartGallery w:val="Page Numbers (Bottom of Page)"/>
        <w:docPartUnique/>
      </w:docPartObj>
    </w:sdtPr>
    <w:sdtContent>
      <w:p w14:paraId="16F14874" w14:textId="77777777" w:rsidR="00233A41" w:rsidRDefault="00233A41" w:rsidP="003A7536">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rPr>
          <w:fldChar w:fldCharType="end"/>
        </w:r>
      </w:p>
    </w:sdtContent>
  </w:sdt>
  <w:p w14:paraId="41753DC4" w14:textId="77777777" w:rsidR="00233A41" w:rsidRDefault="00233A41">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125280405"/>
      <w:docPartObj>
        <w:docPartGallery w:val="Page Numbers (Bottom of Page)"/>
        <w:docPartUnique/>
      </w:docPartObj>
    </w:sdtPr>
    <w:sdtContent>
      <w:p w14:paraId="34CE67B6" w14:textId="77777777" w:rsidR="00233A41" w:rsidRDefault="00233A41" w:rsidP="003A7536">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5</w:t>
        </w:r>
        <w:r>
          <w:rPr>
            <w:rStyle w:val="af1"/>
          </w:rPr>
          <w:fldChar w:fldCharType="end"/>
        </w:r>
      </w:p>
    </w:sdtContent>
  </w:sdt>
  <w:p w14:paraId="6D6D8017" w14:textId="77777777" w:rsidR="00233A41" w:rsidRDefault="00233A41">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1E973" w14:textId="77777777" w:rsidR="009D6E24" w:rsidRDefault="009D6E24" w:rsidP="00233A41">
      <w:pPr>
        <w:spacing w:after="0" w:line="240" w:lineRule="auto"/>
      </w:pPr>
      <w:r>
        <w:separator/>
      </w:r>
    </w:p>
  </w:footnote>
  <w:footnote w:type="continuationSeparator" w:id="0">
    <w:p w14:paraId="03B340AB" w14:textId="77777777" w:rsidR="009D6E24" w:rsidRDefault="009D6E24" w:rsidP="00233A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53B60"/>
    <w:multiLevelType w:val="hybridMultilevel"/>
    <w:tmpl w:val="244CD09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98C26B9"/>
    <w:multiLevelType w:val="hybridMultilevel"/>
    <w:tmpl w:val="DE4A4026"/>
    <w:lvl w:ilvl="0" w:tplc="FC502E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73480101">
    <w:abstractNumId w:val="0"/>
  </w:num>
  <w:num w:numId="2" w16cid:durableId="10176612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xin">
    <w15:presenceInfo w15:providerId="None" w15:userId="xiax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51"/>
    <w:rsid w:val="00015279"/>
    <w:rsid w:val="0003470A"/>
    <w:rsid w:val="00043484"/>
    <w:rsid w:val="000D6A64"/>
    <w:rsid w:val="000D76E9"/>
    <w:rsid w:val="00187C3B"/>
    <w:rsid w:val="002104A2"/>
    <w:rsid w:val="00221561"/>
    <w:rsid w:val="0023100A"/>
    <w:rsid w:val="00233A41"/>
    <w:rsid w:val="00240797"/>
    <w:rsid w:val="00265445"/>
    <w:rsid w:val="002A0C81"/>
    <w:rsid w:val="002E07EF"/>
    <w:rsid w:val="002E78CD"/>
    <w:rsid w:val="00313967"/>
    <w:rsid w:val="00353498"/>
    <w:rsid w:val="00355FD4"/>
    <w:rsid w:val="003824C8"/>
    <w:rsid w:val="0038416D"/>
    <w:rsid w:val="003C6247"/>
    <w:rsid w:val="003E5D18"/>
    <w:rsid w:val="0048464B"/>
    <w:rsid w:val="005A1D52"/>
    <w:rsid w:val="005A78A4"/>
    <w:rsid w:val="005C0D0F"/>
    <w:rsid w:val="005D7D2C"/>
    <w:rsid w:val="006A085F"/>
    <w:rsid w:val="007F1674"/>
    <w:rsid w:val="00854F2C"/>
    <w:rsid w:val="008910DE"/>
    <w:rsid w:val="00970C35"/>
    <w:rsid w:val="00980834"/>
    <w:rsid w:val="009849FE"/>
    <w:rsid w:val="009B3779"/>
    <w:rsid w:val="009B782B"/>
    <w:rsid w:val="009D6E24"/>
    <w:rsid w:val="009E3E21"/>
    <w:rsid w:val="00A01AC5"/>
    <w:rsid w:val="00A04B8F"/>
    <w:rsid w:val="00A433C4"/>
    <w:rsid w:val="00A53C7D"/>
    <w:rsid w:val="00A63650"/>
    <w:rsid w:val="00A87F51"/>
    <w:rsid w:val="00AA5074"/>
    <w:rsid w:val="00B03BC4"/>
    <w:rsid w:val="00B171BC"/>
    <w:rsid w:val="00B22AA6"/>
    <w:rsid w:val="00B636CC"/>
    <w:rsid w:val="00BB2A11"/>
    <w:rsid w:val="00BC1269"/>
    <w:rsid w:val="00C021D4"/>
    <w:rsid w:val="00C1405C"/>
    <w:rsid w:val="00C42CA9"/>
    <w:rsid w:val="00C72EAA"/>
    <w:rsid w:val="00C93A92"/>
    <w:rsid w:val="00C94D75"/>
    <w:rsid w:val="00CA5551"/>
    <w:rsid w:val="00CF1AFA"/>
    <w:rsid w:val="00D7211B"/>
    <w:rsid w:val="00DC2142"/>
    <w:rsid w:val="00E1787C"/>
    <w:rsid w:val="00E27A06"/>
    <w:rsid w:val="00E349A7"/>
    <w:rsid w:val="00E747DD"/>
    <w:rsid w:val="00EC013C"/>
    <w:rsid w:val="00F07685"/>
    <w:rsid w:val="00F8164F"/>
    <w:rsid w:val="00FA3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F7C11B"/>
  <w15:chartTrackingRefBased/>
  <w15:docId w15:val="{1DCA9A42-9340-6941-B584-ADA4515C6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7F51"/>
    <w:pPr>
      <w:widowControl w:val="0"/>
    </w:pPr>
  </w:style>
  <w:style w:type="paragraph" w:styleId="1">
    <w:name w:val="heading 1"/>
    <w:basedOn w:val="a"/>
    <w:next w:val="a"/>
    <w:link w:val="10"/>
    <w:uiPriority w:val="9"/>
    <w:qFormat/>
    <w:rsid w:val="00A87F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7F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87F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7F5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7F5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87F5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7F5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7F5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87F5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7F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87F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87F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87F51"/>
    <w:rPr>
      <w:rFonts w:cstheme="majorBidi"/>
      <w:color w:val="0F4761" w:themeColor="accent1" w:themeShade="BF"/>
      <w:sz w:val="28"/>
      <w:szCs w:val="28"/>
    </w:rPr>
  </w:style>
  <w:style w:type="character" w:customStyle="1" w:styleId="50">
    <w:name w:val="标题 5 字符"/>
    <w:basedOn w:val="a0"/>
    <w:link w:val="5"/>
    <w:uiPriority w:val="9"/>
    <w:semiHidden/>
    <w:rsid w:val="00A87F51"/>
    <w:rPr>
      <w:rFonts w:cstheme="majorBidi"/>
      <w:color w:val="0F4761" w:themeColor="accent1" w:themeShade="BF"/>
      <w:sz w:val="24"/>
    </w:rPr>
  </w:style>
  <w:style w:type="character" w:customStyle="1" w:styleId="60">
    <w:name w:val="标题 6 字符"/>
    <w:basedOn w:val="a0"/>
    <w:link w:val="6"/>
    <w:uiPriority w:val="9"/>
    <w:semiHidden/>
    <w:rsid w:val="00A87F51"/>
    <w:rPr>
      <w:rFonts w:cstheme="majorBidi"/>
      <w:b/>
      <w:bCs/>
      <w:color w:val="0F4761" w:themeColor="accent1" w:themeShade="BF"/>
    </w:rPr>
  </w:style>
  <w:style w:type="character" w:customStyle="1" w:styleId="70">
    <w:name w:val="标题 7 字符"/>
    <w:basedOn w:val="a0"/>
    <w:link w:val="7"/>
    <w:uiPriority w:val="9"/>
    <w:semiHidden/>
    <w:rsid w:val="00A87F51"/>
    <w:rPr>
      <w:rFonts w:cstheme="majorBidi"/>
      <w:b/>
      <w:bCs/>
      <w:color w:val="595959" w:themeColor="text1" w:themeTint="A6"/>
    </w:rPr>
  </w:style>
  <w:style w:type="character" w:customStyle="1" w:styleId="80">
    <w:name w:val="标题 8 字符"/>
    <w:basedOn w:val="a0"/>
    <w:link w:val="8"/>
    <w:uiPriority w:val="9"/>
    <w:semiHidden/>
    <w:rsid w:val="00A87F51"/>
    <w:rPr>
      <w:rFonts w:cstheme="majorBidi"/>
      <w:color w:val="595959" w:themeColor="text1" w:themeTint="A6"/>
    </w:rPr>
  </w:style>
  <w:style w:type="character" w:customStyle="1" w:styleId="90">
    <w:name w:val="标题 9 字符"/>
    <w:basedOn w:val="a0"/>
    <w:link w:val="9"/>
    <w:uiPriority w:val="9"/>
    <w:semiHidden/>
    <w:rsid w:val="00A87F51"/>
    <w:rPr>
      <w:rFonts w:eastAsiaTheme="majorEastAsia" w:cstheme="majorBidi"/>
      <w:color w:val="595959" w:themeColor="text1" w:themeTint="A6"/>
    </w:rPr>
  </w:style>
  <w:style w:type="paragraph" w:styleId="a3">
    <w:name w:val="Title"/>
    <w:basedOn w:val="a"/>
    <w:next w:val="a"/>
    <w:link w:val="a4"/>
    <w:uiPriority w:val="10"/>
    <w:qFormat/>
    <w:rsid w:val="00A87F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7F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7F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7F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7F51"/>
    <w:pPr>
      <w:spacing w:before="160"/>
      <w:jc w:val="center"/>
    </w:pPr>
    <w:rPr>
      <w:i/>
      <w:iCs/>
      <w:color w:val="404040" w:themeColor="text1" w:themeTint="BF"/>
    </w:rPr>
  </w:style>
  <w:style w:type="character" w:customStyle="1" w:styleId="a8">
    <w:name w:val="引用 字符"/>
    <w:basedOn w:val="a0"/>
    <w:link w:val="a7"/>
    <w:uiPriority w:val="29"/>
    <w:rsid w:val="00A87F51"/>
    <w:rPr>
      <w:i/>
      <w:iCs/>
      <w:color w:val="404040" w:themeColor="text1" w:themeTint="BF"/>
    </w:rPr>
  </w:style>
  <w:style w:type="paragraph" w:styleId="a9">
    <w:name w:val="List Paragraph"/>
    <w:basedOn w:val="a"/>
    <w:uiPriority w:val="34"/>
    <w:qFormat/>
    <w:rsid w:val="00A87F51"/>
    <w:pPr>
      <w:ind w:left="720"/>
      <w:contextualSpacing/>
    </w:pPr>
  </w:style>
  <w:style w:type="character" w:styleId="aa">
    <w:name w:val="Intense Emphasis"/>
    <w:basedOn w:val="a0"/>
    <w:uiPriority w:val="21"/>
    <w:qFormat/>
    <w:rsid w:val="00A87F51"/>
    <w:rPr>
      <w:i/>
      <w:iCs/>
      <w:color w:val="0F4761" w:themeColor="accent1" w:themeShade="BF"/>
    </w:rPr>
  </w:style>
  <w:style w:type="paragraph" w:styleId="ab">
    <w:name w:val="Intense Quote"/>
    <w:basedOn w:val="a"/>
    <w:next w:val="a"/>
    <w:link w:val="ac"/>
    <w:uiPriority w:val="30"/>
    <w:qFormat/>
    <w:rsid w:val="00A87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7F51"/>
    <w:rPr>
      <w:i/>
      <w:iCs/>
      <w:color w:val="0F4761" w:themeColor="accent1" w:themeShade="BF"/>
    </w:rPr>
  </w:style>
  <w:style w:type="character" w:styleId="ad">
    <w:name w:val="Intense Reference"/>
    <w:basedOn w:val="a0"/>
    <w:uiPriority w:val="32"/>
    <w:qFormat/>
    <w:rsid w:val="00A87F51"/>
    <w:rPr>
      <w:b/>
      <w:bCs/>
      <w:smallCaps/>
      <w:color w:val="0F4761" w:themeColor="accent1" w:themeShade="BF"/>
      <w:spacing w:val="5"/>
    </w:rPr>
  </w:style>
  <w:style w:type="paragraph" w:styleId="ae">
    <w:name w:val="Bibliography"/>
    <w:basedOn w:val="a"/>
    <w:next w:val="a"/>
    <w:uiPriority w:val="37"/>
    <w:unhideWhenUsed/>
    <w:rsid w:val="00A87F51"/>
    <w:pPr>
      <w:tabs>
        <w:tab w:val="left" w:pos="380"/>
      </w:tabs>
      <w:spacing w:after="0" w:line="240" w:lineRule="auto"/>
      <w:ind w:left="384" w:hanging="384"/>
    </w:pPr>
  </w:style>
  <w:style w:type="paragraph" w:styleId="af">
    <w:name w:val="footer"/>
    <w:basedOn w:val="a"/>
    <w:link w:val="af0"/>
    <w:uiPriority w:val="99"/>
    <w:unhideWhenUsed/>
    <w:rsid w:val="00233A41"/>
    <w:pPr>
      <w:tabs>
        <w:tab w:val="center" w:pos="4153"/>
        <w:tab w:val="right" w:pos="8306"/>
      </w:tabs>
      <w:snapToGrid w:val="0"/>
      <w:spacing w:line="240" w:lineRule="auto"/>
    </w:pPr>
    <w:rPr>
      <w:sz w:val="18"/>
      <w:szCs w:val="18"/>
    </w:rPr>
  </w:style>
  <w:style w:type="character" w:customStyle="1" w:styleId="af0">
    <w:name w:val="页脚 字符"/>
    <w:basedOn w:val="a0"/>
    <w:link w:val="af"/>
    <w:uiPriority w:val="99"/>
    <w:rsid w:val="00233A41"/>
    <w:rPr>
      <w:sz w:val="18"/>
      <w:szCs w:val="18"/>
    </w:rPr>
  </w:style>
  <w:style w:type="character" w:styleId="af1">
    <w:name w:val="page number"/>
    <w:basedOn w:val="a0"/>
    <w:uiPriority w:val="99"/>
    <w:semiHidden/>
    <w:unhideWhenUsed/>
    <w:rsid w:val="00233A41"/>
  </w:style>
  <w:style w:type="character" w:styleId="af2">
    <w:name w:val="annotation reference"/>
    <w:basedOn w:val="a0"/>
    <w:uiPriority w:val="99"/>
    <w:semiHidden/>
    <w:unhideWhenUsed/>
    <w:rsid w:val="00980834"/>
    <w:rPr>
      <w:sz w:val="21"/>
      <w:szCs w:val="21"/>
    </w:rPr>
  </w:style>
  <w:style w:type="paragraph" w:styleId="af3">
    <w:name w:val="annotation text"/>
    <w:basedOn w:val="a"/>
    <w:link w:val="af4"/>
    <w:uiPriority w:val="99"/>
    <w:semiHidden/>
    <w:unhideWhenUsed/>
    <w:rsid w:val="00980834"/>
  </w:style>
  <w:style w:type="character" w:customStyle="1" w:styleId="af4">
    <w:name w:val="批注文字 字符"/>
    <w:basedOn w:val="a0"/>
    <w:link w:val="af3"/>
    <w:uiPriority w:val="99"/>
    <w:semiHidden/>
    <w:rsid w:val="00980834"/>
  </w:style>
  <w:style w:type="paragraph" w:styleId="af5">
    <w:name w:val="annotation subject"/>
    <w:basedOn w:val="af3"/>
    <w:next w:val="af3"/>
    <w:link w:val="af6"/>
    <w:uiPriority w:val="99"/>
    <w:semiHidden/>
    <w:unhideWhenUsed/>
    <w:rsid w:val="00980834"/>
    <w:rPr>
      <w:b/>
      <w:bCs/>
    </w:rPr>
  </w:style>
  <w:style w:type="character" w:customStyle="1" w:styleId="af6">
    <w:name w:val="批注主题 字符"/>
    <w:basedOn w:val="af4"/>
    <w:link w:val="af5"/>
    <w:uiPriority w:val="99"/>
    <w:semiHidden/>
    <w:rsid w:val="00980834"/>
    <w:rPr>
      <w:b/>
      <w:bCs/>
    </w:rPr>
  </w:style>
  <w:style w:type="paragraph" w:styleId="af7">
    <w:name w:val="Revision"/>
    <w:hidden/>
    <w:uiPriority w:val="99"/>
    <w:semiHidden/>
    <w:rsid w:val="009808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11</Pages>
  <Words>28782</Words>
  <Characters>164060</Characters>
  <Application>Microsoft Office Word</Application>
  <DocSecurity>0</DocSecurity>
  <Lines>1367</Lines>
  <Paragraphs>384</Paragraphs>
  <ScaleCrop>false</ScaleCrop>
  <Company/>
  <LinksUpToDate>false</LinksUpToDate>
  <CharactersWithSpaces>192458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50</cp:revision>
  <dcterms:created xsi:type="dcterms:W3CDTF">2025-11-05T08:23:00Z</dcterms:created>
  <dcterms:modified xsi:type="dcterms:W3CDTF">2025-11-21T06:27:00Z</dcterms:modified>
</cp:coreProperties>
</file>