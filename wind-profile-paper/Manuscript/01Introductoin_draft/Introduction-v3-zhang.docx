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032" w14:textId="77068CF5" w:rsidR="00391FA4" w:rsidRPr="00391FA4" w:rsidRDefault="00391FA4" w:rsidP="005E7115">
      <w:pPr>
        <w:widowControl/>
        <w:spacing w:before="100" w:beforeAutospacing="1" w:after="100" w:afterAutospacing="1" w:line="480" w:lineRule="auto"/>
        <w:jc w:val="center"/>
        <w:rPr>
          <w:rFonts w:ascii="Calibri" w:eastAsia="宋体" w:hAnsi="Calibri" w:cs="Calibri"/>
          <w:color w:val="000000"/>
          <w:kern w:val="0"/>
          <w:sz w:val="28"/>
          <w:szCs w:val="28"/>
          <w14:ligatures w14:val="none"/>
        </w:rPr>
      </w:pPr>
      <w:bookmarkStart w:id="0" w:name="OLE_LINK5"/>
      <w:bookmarkStart w:id="1" w:name="OLE_LINK4"/>
      <w:r w:rsidRPr="00391FA4">
        <w:rPr>
          <w:rFonts w:ascii="Calibri" w:eastAsia="宋体" w:hAnsi="Calibri" w:cs="Calibri"/>
          <w:color w:val="000000"/>
          <w:kern w:val="0"/>
          <w:sz w:val="28"/>
          <w:szCs w:val="28"/>
          <w14:ligatures w14:val="none"/>
        </w:rPr>
        <w:t xml:space="preserve">Multi-Height and Flow-Regime-Dependent </w:t>
      </w:r>
      <w:ins w:id="2" w:author="Supeng Zhang" w:date="2025-11-30T12:10:00Z" w16du:dateUtc="2025-11-30T04:10:00Z">
        <w:r w:rsidR="006B3994" w:rsidRPr="00391FA4">
          <w:rPr>
            <w:rFonts w:ascii="Calibri" w:eastAsia="宋体" w:hAnsi="Calibri" w:cs="Calibri"/>
            <w:color w:val="000000"/>
            <w:kern w:val="0"/>
            <w:sz w:val="28"/>
            <w:szCs w:val="28"/>
            <w14:ligatures w14:val="none"/>
          </w:rPr>
          <w:t>Day-Ahead</w:t>
        </w:r>
        <w:r w:rsidR="006B3994">
          <w:rPr>
            <w:rFonts w:ascii="Calibri" w:eastAsia="宋体" w:hAnsi="Calibri" w:cs="Calibri" w:hint="eastAsia"/>
            <w:color w:val="000000"/>
            <w:kern w:val="0"/>
            <w:sz w:val="28"/>
            <w:szCs w:val="28"/>
            <w14:ligatures w14:val="none"/>
          </w:rPr>
          <w:t xml:space="preserve"> </w:t>
        </w:r>
      </w:ins>
      <w:ins w:id="3" w:author="Supeng Zhang" w:date="2025-11-30T12:13:00Z" w16du:dateUtc="2025-11-30T04:13:00Z">
        <w:r w:rsidR="00F55A64">
          <w:rPr>
            <w:rFonts w:ascii="Calibri" w:eastAsia="宋体" w:hAnsi="Calibri" w:cs="Calibri" w:hint="eastAsia"/>
            <w:color w:val="000000"/>
            <w:kern w:val="0"/>
            <w:sz w:val="28"/>
            <w:szCs w:val="28"/>
            <w14:ligatures w14:val="none"/>
          </w:rPr>
          <w:t xml:space="preserve">Power </w:t>
        </w:r>
      </w:ins>
      <w:ins w:id="4" w:author="Supeng Zhang" w:date="2025-11-30T12:10:00Z" w16du:dateUtc="2025-11-30T04:10:00Z">
        <w:r w:rsidR="0003176D">
          <w:rPr>
            <w:rFonts w:ascii="Calibri" w:eastAsia="宋体" w:hAnsi="Calibri" w:cs="Calibri" w:hint="eastAsia"/>
            <w:color w:val="000000"/>
            <w:kern w:val="0"/>
            <w:sz w:val="28"/>
            <w:szCs w:val="28"/>
            <w14:ligatures w14:val="none"/>
          </w:rPr>
          <w:t>Forecast</w:t>
        </w:r>
      </w:ins>
      <w:del w:id="5" w:author="Supeng Zhang" w:date="2025-11-30T12:10:00Z" w16du:dateUtc="2025-11-30T04:10:00Z">
        <w:r w:rsidRPr="00391FA4" w:rsidDel="0003176D">
          <w:rPr>
            <w:rFonts w:ascii="Calibri" w:eastAsia="宋体" w:hAnsi="Calibri" w:cs="Calibri"/>
            <w:color w:val="000000"/>
            <w:kern w:val="0"/>
            <w:sz w:val="28"/>
            <w:szCs w:val="28"/>
            <w14:ligatures w14:val="none"/>
          </w:rPr>
          <w:delText>Predictors</w:delText>
        </w:r>
      </w:del>
      <w:r w:rsidRPr="00391FA4">
        <w:rPr>
          <w:rFonts w:ascii="Calibri" w:eastAsia="宋体" w:hAnsi="Calibri" w:cs="Calibri"/>
          <w:color w:val="000000"/>
          <w:kern w:val="0"/>
          <w:sz w:val="28"/>
          <w:szCs w:val="28"/>
          <w14:ligatures w14:val="none"/>
        </w:rPr>
        <w:t xml:space="preserve"> for </w:t>
      </w:r>
      <w:del w:id="6" w:author="Supeng Zhang" w:date="2025-11-30T12:10:00Z" w16du:dateUtc="2025-11-30T04:10:00Z">
        <w:r w:rsidRPr="00391FA4" w:rsidDel="006B3994">
          <w:rPr>
            <w:rFonts w:ascii="Calibri" w:eastAsia="宋体" w:hAnsi="Calibri" w:cs="Calibri"/>
            <w:color w:val="000000"/>
            <w:kern w:val="0"/>
            <w:sz w:val="28"/>
            <w:szCs w:val="28"/>
            <w14:ligatures w14:val="none"/>
          </w:rPr>
          <w:delText xml:space="preserve">Day-Ahead </w:delText>
        </w:r>
      </w:del>
      <w:r w:rsidRPr="00391FA4">
        <w:rPr>
          <w:rFonts w:ascii="Calibri" w:eastAsia="宋体" w:hAnsi="Calibri" w:cs="Calibri"/>
          <w:color w:val="000000"/>
          <w:kern w:val="0"/>
          <w:sz w:val="28"/>
          <w:szCs w:val="28"/>
          <w14:ligatures w14:val="none"/>
        </w:rPr>
        <w:t>Wind Farm</w:t>
      </w:r>
      <w:del w:id="7" w:author="Supeng Zhang" w:date="2025-11-30T12:10:00Z" w16du:dateUtc="2025-11-30T04:10:00Z">
        <w:r w:rsidRPr="00391FA4" w:rsidDel="0003176D">
          <w:rPr>
            <w:rFonts w:ascii="Calibri" w:eastAsia="宋体" w:hAnsi="Calibri" w:cs="Calibri"/>
            <w:color w:val="000000"/>
            <w:kern w:val="0"/>
            <w:sz w:val="28"/>
            <w:szCs w:val="28"/>
            <w14:ligatures w14:val="none"/>
          </w:rPr>
          <w:delText xml:space="preserve"> Power Forecasting</w:delText>
        </w:r>
      </w:del>
    </w:p>
    <w:p w14:paraId="5B071989" w14:textId="79210E3E" w:rsidR="00394449" w:rsidRDefault="00394449"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394449">
        <w:rPr>
          <w:rFonts w:ascii="Calibri" w:eastAsia="宋体" w:hAnsi="Calibri" w:cs="Calibri"/>
          <w:color w:val="000000"/>
          <w:kern w:val="0"/>
          <w:sz w:val="24"/>
          <w14:ligatures w14:val="none"/>
        </w:rPr>
        <w:t xml:space="preserve">Accurate day-ahead </w:t>
      </w:r>
      <w:ins w:id="8" w:author="Supeng Zhang" w:date="2025-11-30T12:13:00Z" w16du:dateUtc="2025-11-30T04:13:00Z">
        <w:r w:rsidR="000B5C40" w:rsidRPr="00394449">
          <w:rPr>
            <w:rFonts w:ascii="Calibri" w:eastAsia="宋体" w:hAnsi="Calibri" w:cs="Calibri"/>
            <w:color w:val="000000"/>
            <w:kern w:val="0"/>
            <w:sz w:val="24"/>
            <w14:ligatures w14:val="none"/>
          </w:rPr>
          <w:t xml:space="preserve">power forecast </w:t>
        </w:r>
        <w:r w:rsidR="000B5C40">
          <w:rPr>
            <w:rFonts w:ascii="Calibri" w:eastAsia="宋体" w:hAnsi="Calibri" w:cs="Calibri" w:hint="eastAsia"/>
            <w:color w:val="000000"/>
            <w:kern w:val="0"/>
            <w:sz w:val="24"/>
            <w14:ligatures w14:val="none"/>
          </w:rPr>
          <w:t xml:space="preserve">for </w:t>
        </w:r>
      </w:ins>
      <w:r w:rsidRPr="00394449">
        <w:rPr>
          <w:rFonts w:ascii="Calibri" w:eastAsia="宋体" w:hAnsi="Calibri" w:cs="Calibri"/>
          <w:color w:val="000000"/>
          <w:kern w:val="0"/>
          <w:sz w:val="24"/>
          <w14:ligatures w14:val="none"/>
        </w:rPr>
        <w:t xml:space="preserve">wind farm </w:t>
      </w:r>
      <w:del w:id="9" w:author="Supeng Zhang" w:date="2025-11-30T12:13:00Z" w16du:dateUtc="2025-11-30T04:13:00Z">
        <w:r w:rsidRPr="00394449" w:rsidDel="000B5C40">
          <w:rPr>
            <w:rFonts w:ascii="Calibri" w:eastAsia="宋体" w:hAnsi="Calibri" w:cs="Calibri"/>
            <w:color w:val="000000"/>
            <w:kern w:val="0"/>
            <w:sz w:val="24"/>
            <w14:ligatures w14:val="none"/>
          </w:rPr>
          <w:delText xml:space="preserve">power forecasting </w:delText>
        </w:r>
      </w:del>
      <w:r w:rsidRPr="00394449">
        <w:rPr>
          <w:rFonts w:ascii="Calibri" w:eastAsia="宋体" w:hAnsi="Calibri" w:cs="Calibri"/>
          <w:color w:val="000000"/>
          <w:kern w:val="0"/>
          <w:sz w:val="24"/>
          <w14:ligatures w14:val="none"/>
        </w:rPr>
        <w:t xml:space="preserve">is essential for power‐system operation, electricity markets, and </w:t>
      </w:r>
      <w:del w:id="10" w:author="Supeng Zhang" w:date="2025-11-30T12:14:00Z" w16du:dateUtc="2025-11-30T04:14:00Z">
        <w:r w:rsidRPr="00394449" w:rsidDel="006240F5">
          <w:rPr>
            <w:rFonts w:ascii="Calibri" w:eastAsia="宋体" w:hAnsi="Calibri" w:cs="Calibri"/>
            <w:color w:val="000000"/>
            <w:kern w:val="0"/>
            <w:sz w:val="24"/>
            <w14:ligatures w14:val="none"/>
          </w:rPr>
          <w:delText xml:space="preserve">the </w:delText>
        </w:r>
      </w:del>
      <w:r w:rsidRPr="00394449">
        <w:rPr>
          <w:rFonts w:ascii="Calibri" w:eastAsia="宋体" w:hAnsi="Calibri" w:cs="Calibri"/>
          <w:color w:val="000000"/>
          <w:kern w:val="0"/>
          <w:sz w:val="24"/>
          <w14:ligatures w14:val="none"/>
        </w:rPr>
        <w:t xml:space="preserve">large-scale integration of </w:t>
      </w:r>
      <w:commentRangeStart w:id="11"/>
      <w:r w:rsidRPr="00394449">
        <w:rPr>
          <w:rFonts w:ascii="Calibri" w:eastAsia="宋体" w:hAnsi="Calibri" w:cs="Calibri"/>
          <w:color w:val="000000"/>
          <w:kern w:val="0"/>
          <w:sz w:val="24"/>
          <w14:ligatures w14:val="none"/>
        </w:rPr>
        <w:t>variable renewable energy</w:t>
      </w:r>
      <w:r w:rsidR="00EC1864">
        <w:rPr>
          <w:rFonts w:ascii="Calibri" w:eastAsia="宋体" w:hAnsi="Calibri" w:cs="Calibri"/>
          <w:color w:val="000000"/>
          <w:kern w:val="0"/>
          <w:sz w:val="24"/>
          <w14:ligatures w14:val="none"/>
        </w:rPr>
        <w:t xml:space="preserve"> </w:t>
      </w:r>
      <w:commentRangeEnd w:id="11"/>
      <w:r w:rsidR="00FA43BD">
        <w:rPr>
          <w:rStyle w:val="af6"/>
        </w:rPr>
        <w:commentReference w:id="11"/>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Pr="00394449">
        <w:rPr>
          <w:rFonts w:ascii="Calibri" w:eastAsia="宋体" w:hAnsi="Calibri" w:cs="Calibri"/>
          <w:color w:val="000000"/>
          <w:kern w:val="0"/>
          <w:sz w:val="24"/>
          <w14:ligatures w14:val="none"/>
        </w:rPr>
        <w:t xml:space="preserve">. </w:t>
      </w:r>
      <w:ins w:id="12" w:author="Supeng Zhang" w:date="2025-11-30T12:24:00Z" w16du:dateUtc="2025-11-30T04:24:00Z">
        <w:r w:rsidR="00D30FC9">
          <w:rPr>
            <w:rFonts w:ascii="Calibri" w:eastAsia="宋体" w:hAnsi="Calibri" w:cs="Calibri" w:hint="eastAsia"/>
            <w:color w:val="000000"/>
            <w:kern w:val="0"/>
            <w:sz w:val="24"/>
            <w14:ligatures w14:val="none"/>
          </w:rPr>
          <w:t>D</w:t>
        </w:r>
      </w:ins>
      <w:ins w:id="13" w:author="Supeng Zhang" w:date="2025-11-30T12:22:00Z" w16du:dateUtc="2025-11-30T04:22:00Z">
        <w:r w:rsidR="00497CE5">
          <w:rPr>
            <w:rFonts w:ascii="Calibri" w:eastAsia="宋体" w:hAnsi="Calibri" w:cs="Calibri" w:hint="eastAsia"/>
            <w:color w:val="000000"/>
            <w:kern w:val="0"/>
            <w:sz w:val="24"/>
            <w14:ligatures w14:val="none"/>
          </w:rPr>
          <w:t xml:space="preserve">eep learning models </w:t>
        </w:r>
      </w:ins>
      <w:ins w:id="14" w:author="Supeng Zhang" w:date="2025-11-30T12:25:00Z" w16du:dateUtc="2025-11-30T04:25:00Z">
        <w:r w:rsidR="00D30FC9">
          <w:rPr>
            <w:rFonts w:ascii="Calibri" w:eastAsia="宋体" w:hAnsi="Calibri" w:cs="Calibri" w:hint="eastAsia"/>
            <w:color w:val="000000"/>
            <w:kern w:val="0"/>
            <w:sz w:val="24"/>
            <w14:ligatures w14:val="none"/>
          </w:rPr>
          <w:t>provide substantial advancement</w:t>
        </w:r>
      </w:ins>
      <w:ins w:id="15" w:author="Supeng Zhang" w:date="2025-11-30T12:22:00Z" w16du:dateUtc="2025-11-30T04:22:00Z">
        <w:r w:rsidR="00497CE5">
          <w:rPr>
            <w:rFonts w:ascii="Calibri" w:eastAsia="宋体" w:hAnsi="Calibri" w:cs="Calibri" w:hint="eastAsia"/>
            <w:color w:val="000000"/>
            <w:kern w:val="0"/>
            <w:sz w:val="24"/>
            <w14:ligatures w14:val="none"/>
          </w:rPr>
          <w:t xml:space="preserve"> for the forecast (ref.). </w:t>
        </w:r>
      </w:ins>
      <w:r w:rsidRPr="00394449">
        <w:rPr>
          <w:rFonts w:ascii="Calibri" w:eastAsia="宋体" w:hAnsi="Calibri" w:cs="Calibri"/>
          <w:color w:val="000000"/>
          <w:kern w:val="0"/>
          <w:sz w:val="24"/>
          <w14:ligatures w14:val="none"/>
        </w:rPr>
        <w:t>Forecast</w:t>
      </w:r>
      <w:del w:id="16" w:author="Supeng Zhang" w:date="2025-11-30T12:17:00Z" w16du:dateUtc="2025-11-30T04:17:00Z">
        <w:r w:rsidRPr="00394449" w:rsidDel="00131A13">
          <w:rPr>
            <w:rFonts w:ascii="Calibri" w:eastAsia="宋体" w:hAnsi="Calibri" w:cs="Calibri"/>
            <w:color w:val="000000"/>
            <w:kern w:val="0"/>
            <w:sz w:val="24"/>
            <w14:ligatures w14:val="none"/>
          </w:rPr>
          <w:delText xml:space="preserve"> quality</w:delText>
        </w:r>
      </w:del>
      <w:r w:rsidRPr="00394449">
        <w:rPr>
          <w:rFonts w:ascii="Calibri" w:eastAsia="宋体" w:hAnsi="Calibri" w:cs="Calibri"/>
          <w:color w:val="000000"/>
          <w:kern w:val="0"/>
          <w:sz w:val="24"/>
          <w14:ligatures w14:val="none"/>
        </w:rPr>
        <w:t xml:space="preserve"> depends not only on model</w:t>
      </w:r>
      <w:del w:id="17" w:author="Supeng Zhang" w:date="2025-11-30T12:17:00Z" w16du:dateUtc="2025-11-30T04:17:00Z">
        <w:r w:rsidRPr="00394449" w:rsidDel="00061A68">
          <w:rPr>
            <w:rFonts w:ascii="Calibri" w:eastAsia="宋体" w:hAnsi="Calibri" w:cs="Calibri"/>
            <w:color w:val="000000"/>
            <w:kern w:val="0"/>
            <w:sz w:val="24"/>
            <w14:ligatures w14:val="none"/>
          </w:rPr>
          <w:delText xml:space="preserve"> design</w:delText>
        </w:r>
      </w:del>
      <w:r w:rsidRPr="00394449">
        <w:rPr>
          <w:rFonts w:ascii="Calibri" w:eastAsia="宋体" w:hAnsi="Calibri" w:cs="Calibri"/>
          <w:color w:val="000000"/>
          <w:kern w:val="0"/>
          <w:sz w:val="24"/>
          <w14:ligatures w14:val="none"/>
        </w:rPr>
        <w:t xml:space="preserve">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{"citationID":"duzA2wVf","properties":{"formattedCitation":"(Optis &amp; Perr-Sauer, 2019a)","plainCitation":"(Optis &amp; Perr-Sauer, 2019a)","noteIndex":0},"citationItems":[{"id":1629,"uris":["http://zotero.org/users/14274501/items/H7R5M7ZN"],"itemData":{"id":1629,"type":"article-journal","abstract":"Machine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(Optis &amp; Perr-Sauer, 2019a)</w:t>
      </w:r>
      <w:r w:rsidR="00EC1864">
        <w:rPr>
          <w:rFonts w:ascii="Calibri" w:eastAsia="宋体" w:hAnsi="Calibri" w:cs="Calibri"/>
          <w:color w:val="000000"/>
          <w:kern w:val="0"/>
          <w:sz w:val="24"/>
          <w14:ligatures w14:val="none"/>
        </w:rPr>
        <w:fldChar w:fldCharType="end"/>
      </w:r>
      <w:r w:rsidRPr="00394449">
        <w:rPr>
          <w:rFonts w:ascii="Calibri" w:eastAsia="宋体" w:hAnsi="Calibri" w:cs="Calibri"/>
          <w:color w:val="000000"/>
          <w:kern w:val="0"/>
          <w:sz w:val="24"/>
          <w14:ligatures w14:val="none"/>
        </w:rPr>
        <w:t xml:space="preserve">. </w:t>
      </w:r>
      <w:del w:id="18" w:author="Supeng Zhang" w:date="2025-11-30T12:26:00Z" w16du:dateUtc="2025-11-30T04:26:00Z">
        <w:r w:rsidRPr="00394449" w:rsidDel="00A66547">
          <w:rPr>
            <w:rFonts w:ascii="Calibri" w:eastAsia="宋体" w:hAnsi="Calibri" w:cs="Calibri"/>
            <w:color w:val="000000"/>
            <w:kern w:val="0"/>
            <w:sz w:val="24"/>
            <w14:ligatures w14:val="none"/>
          </w:rPr>
          <w:delText xml:space="preserve">However, </w:delText>
        </w:r>
      </w:del>
      <w:ins w:id="19" w:author="Supeng Zhang" w:date="2025-11-30T16:31:00Z" w16du:dateUtc="2025-11-30T08:31:00Z">
        <w:r w:rsidR="00720ACE">
          <w:rPr>
            <w:rFonts w:ascii="Calibri" w:eastAsia="宋体" w:hAnsi="Calibri" w:cs="Calibri" w:hint="eastAsia"/>
            <w:color w:val="000000"/>
            <w:kern w:val="0"/>
            <w:sz w:val="24"/>
            <w14:ligatures w14:val="none"/>
          </w:rPr>
          <w:t>Previous</w:t>
        </w:r>
      </w:ins>
      <w:del w:id="20" w:author="Supeng Zhang" w:date="2025-11-30T12:20:00Z" w16du:dateUtc="2025-11-30T04:20:00Z">
        <w:r w:rsidRPr="00394449" w:rsidDel="003C7458">
          <w:rPr>
            <w:rFonts w:ascii="Calibri" w:eastAsia="宋体" w:hAnsi="Calibri" w:cs="Calibri"/>
            <w:color w:val="000000"/>
            <w:kern w:val="0"/>
            <w:sz w:val="24"/>
            <w14:ligatures w14:val="none"/>
          </w:rPr>
          <w:delText>recent forecast</w:delText>
        </w:r>
      </w:del>
      <w:del w:id="21" w:author="Supeng Zhang" w:date="2025-11-30T12:18:00Z" w16du:dateUtc="2025-11-30T04:18:00Z">
        <w:r w:rsidRPr="00394449" w:rsidDel="00F529D3">
          <w:rPr>
            <w:rFonts w:ascii="Calibri" w:eastAsia="宋体" w:hAnsi="Calibri" w:cs="Calibri"/>
            <w:color w:val="000000"/>
            <w:kern w:val="0"/>
            <w:sz w:val="24"/>
            <w14:ligatures w14:val="none"/>
          </w:rPr>
          <w:delText>ing</w:delText>
        </w:r>
      </w:del>
      <w:r w:rsidRPr="00394449">
        <w:rPr>
          <w:rFonts w:ascii="Calibri" w:eastAsia="宋体" w:hAnsi="Calibri" w:cs="Calibri"/>
          <w:color w:val="000000"/>
          <w:kern w:val="0"/>
          <w:sz w:val="24"/>
          <w14:ligatures w14:val="none"/>
        </w:rPr>
        <w:t xml:space="preserve"> </w:t>
      </w:r>
      <w:ins w:id="22" w:author="Supeng Zhang" w:date="2025-11-30T16:32:00Z" w16du:dateUtc="2025-11-30T08:32:00Z">
        <w:r w:rsidR="008C5B08">
          <w:rPr>
            <w:rFonts w:ascii="Calibri" w:eastAsia="宋体" w:hAnsi="Calibri" w:cs="Calibri" w:hint="eastAsia"/>
            <w:color w:val="000000"/>
            <w:kern w:val="0"/>
            <w:sz w:val="24"/>
            <w14:ligatures w14:val="none"/>
          </w:rPr>
          <w:t xml:space="preserve">works </w:t>
        </w:r>
      </w:ins>
      <w:del w:id="23" w:author="Supeng Zhang" w:date="2025-11-30T16:32:00Z" w16du:dateUtc="2025-11-30T08:32:00Z">
        <w:r w:rsidRPr="00394449" w:rsidDel="008C5B08">
          <w:rPr>
            <w:rFonts w:ascii="Calibri" w:eastAsia="宋体" w:hAnsi="Calibri" w:cs="Calibri"/>
            <w:color w:val="000000"/>
            <w:kern w:val="0"/>
            <w:sz w:val="24"/>
            <w14:ligatures w14:val="none"/>
          </w:rPr>
          <w:delText>research</w:delText>
        </w:r>
      </w:del>
      <w:r w:rsidRPr="00394449">
        <w:rPr>
          <w:rFonts w:ascii="Calibri" w:eastAsia="宋体" w:hAnsi="Calibri" w:cs="Calibri"/>
          <w:color w:val="000000"/>
          <w:kern w:val="0"/>
          <w:sz w:val="24"/>
          <w14:ligatures w14:val="none"/>
        </w:rPr>
        <w:t xml:space="preserve"> </w:t>
      </w:r>
      <w:del w:id="24" w:author="Supeng Zhang" w:date="2025-11-30T12:20:00Z" w16du:dateUtc="2025-11-30T04:20:00Z">
        <w:r w:rsidRPr="00394449" w:rsidDel="00964D19">
          <w:rPr>
            <w:rFonts w:ascii="Calibri" w:eastAsia="宋体" w:hAnsi="Calibri" w:cs="Calibri"/>
            <w:color w:val="000000"/>
            <w:kern w:val="0"/>
            <w:sz w:val="24"/>
            <w14:ligatures w14:val="none"/>
          </w:rPr>
          <w:delText xml:space="preserve">has </w:delText>
        </w:r>
      </w:del>
      <w:r w:rsidRPr="00394449">
        <w:rPr>
          <w:rFonts w:ascii="Calibri" w:eastAsia="宋体" w:hAnsi="Calibri" w:cs="Calibri"/>
          <w:color w:val="000000"/>
          <w:kern w:val="0"/>
          <w:sz w:val="24"/>
          <w14:ligatures w14:val="none"/>
        </w:rPr>
        <w:t xml:space="preserve">placed disproportionate emphasis on </w:t>
      </w:r>
      <w:del w:id="25" w:author="Supeng Zhang" w:date="2025-11-30T12:21:00Z" w16du:dateUtc="2025-11-30T04:21:00Z">
        <w:r w:rsidRPr="00394449" w:rsidDel="00964D19">
          <w:rPr>
            <w:rFonts w:ascii="Calibri" w:eastAsia="宋体" w:hAnsi="Calibri" w:cs="Calibri"/>
            <w:color w:val="000000"/>
            <w:kern w:val="0"/>
            <w:sz w:val="24"/>
            <w14:ligatures w14:val="none"/>
          </w:rPr>
          <w:delText xml:space="preserve">developing </w:delText>
        </w:r>
      </w:del>
      <w:del w:id="26" w:author="Supeng Zhang" w:date="2025-11-30T12:27:00Z" w16du:dateUtc="2025-11-30T04:27:00Z">
        <w:r w:rsidRPr="00394449" w:rsidDel="000C14DC">
          <w:rPr>
            <w:rFonts w:ascii="Calibri" w:eastAsia="宋体" w:hAnsi="Calibri" w:cs="Calibri"/>
            <w:color w:val="000000"/>
            <w:kern w:val="0"/>
            <w:sz w:val="24"/>
            <w14:ligatures w14:val="none"/>
          </w:rPr>
          <w:delText>deep learning</w:delText>
        </w:r>
      </w:del>
      <w:ins w:id="27" w:author="Supeng Zhang" w:date="2025-11-30T12:27:00Z" w16du:dateUtc="2025-11-30T04:27:00Z">
        <w:r w:rsidR="000C14DC">
          <w:rPr>
            <w:rFonts w:ascii="Calibri" w:eastAsia="宋体" w:hAnsi="Calibri" w:cs="Calibri" w:hint="eastAsia"/>
            <w:color w:val="000000"/>
            <w:kern w:val="0"/>
            <w:sz w:val="24"/>
            <w14:ligatures w14:val="none"/>
          </w:rPr>
          <w:t>models, including</w:t>
        </w:r>
      </w:ins>
      <w:r w:rsidRPr="00394449">
        <w:rPr>
          <w:rFonts w:ascii="Calibri" w:eastAsia="宋体" w:hAnsi="Calibri" w:cs="Calibri"/>
          <w:color w:val="000000"/>
          <w:kern w:val="0"/>
          <w:sz w:val="24"/>
          <w14:ligatures w14:val="none"/>
        </w:rPr>
        <w:t xml:space="preserve"> </w:t>
      </w:r>
      <w:ins w:id="28" w:author="Supeng Zhang" w:date="2025-11-30T12:27:00Z" w16du:dateUtc="2025-11-30T04:27:00Z">
        <w:r w:rsidR="002B7705">
          <w:rPr>
            <w:rFonts w:ascii="Calibri" w:eastAsia="宋体" w:hAnsi="Calibri" w:cs="Calibri" w:hint="eastAsia"/>
            <w:color w:val="000000"/>
            <w:kern w:val="0"/>
            <w:sz w:val="24"/>
            <w14:ligatures w14:val="none"/>
          </w:rPr>
          <w:t xml:space="preserve">model </w:t>
        </w:r>
      </w:ins>
      <w:r w:rsidRPr="00394449">
        <w:rPr>
          <w:rFonts w:ascii="Calibri" w:eastAsia="宋体" w:hAnsi="Calibri" w:cs="Calibri"/>
          <w:color w:val="000000"/>
          <w:kern w:val="0"/>
          <w:sz w:val="24"/>
          <w14:ligatures w14:val="none"/>
        </w:rPr>
        <w:t>architectures, hyperparameter optimization, and post-processing techniques</w:t>
      </w:r>
      <w:del w:id="29" w:author="Supeng Zhang" w:date="2025-11-30T12:26:00Z" w16du:dateUtc="2025-11-30T04:26:00Z">
        <w:r w:rsidRPr="00394449" w:rsidDel="00A66547">
          <w:rPr>
            <w:rFonts w:ascii="Calibri" w:eastAsia="宋体" w:hAnsi="Calibri" w:cs="Calibri"/>
            <w:color w:val="000000"/>
            <w:kern w:val="0"/>
            <w:sz w:val="24"/>
            <w14:ligatures w14:val="none"/>
          </w:rPr>
          <w:delText>,</w:delText>
        </w:r>
      </w:del>
      <w:r w:rsidRPr="00394449">
        <w:rPr>
          <w:rFonts w:ascii="Calibri" w:eastAsia="宋体" w:hAnsi="Calibri" w:cs="Calibri"/>
          <w:color w:val="000000"/>
          <w:kern w:val="0"/>
          <w:sz w:val="24"/>
          <w14:ligatures w14:val="none"/>
        </w:rPr>
        <w:t xml:space="preserve">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ins w:id="30" w:author="Supeng Zhang" w:date="2025-11-30T12:28:00Z" w16du:dateUtc="2025-11-30T04:28:00Z">
        <w:r w:rsidR="002B7705">
          <w:rPr>
            <w:rFonts w:ascii="Calibri" w:eastAsia="宋体" w:hAnsi="Calibri" w:cs="Calibri" w:hint="eastAsia"/>
            <w:color w:val="000000"/>
            <w:kern w:val="0"/>
            <w:sz w:val="24"/>
            <w14:ligatures w14:val="none"/>
          </w:rPr>
          <w:t>.</w:t>
        </w:r>
      </w:ins>
      <w:r w:rsidR="002D002E">
        <w:rPr>
          <w:rFonts w:ascii="Calibri" w:eastAsia="宋体" w:hAnsi="Calibri" w:cs="Calibri" w:hint="eastAsia"/>
          <w:color w:val="000000"/>
          <w:kern w:val="0"/>
          <w:sz w:val="24"/>
          <w14:ligatures w14:val="none"/>
        </w:rPr>
        <w:t xml:space="preserve"> </w:t>
      </w:r>
      <w:ins w:id="31" w:author="Supeng Zhang" w:date="2025-11-30T16:17:00Z" w16du:dateUtc="2025-11-30T08:17:00Z">
        <w:r w:rsidR="005547DB">
          <w:rPr>
            <w:rFonts w:ascii="Calibri" w:eastAsia="宋体" w:hAnsi="Calibri" w:cs="Calibri" w:hint="eastAsia"/>
            <w:color w:val="000000"/>
            <w:kern w:val="0"/>
            <w:sz w:val="24"/>
            <w14:ligatures w14:val="none"/>
          </w:rPr>
          <w:t>In comparison</w:t>
        </w:r>
      </w:ins>
      <w:ins w:id="32" w:author="Supeng Zhang" w:date="2025-11-30T12:28:00Z" w16du:dateUtc="2025-11-30T04:28:00Z">
        <w:r w:rsidR="002B7705">
          <w:rPr>
            <w:rFonts w:ascii="Calibri" w:eastAsia="宋体" w:hAnsi="Calibri" w:cs="Calibri" w:hint="eastAsia"/>
            <w:color w:val="000000"/>
            <w:kern w:val="0"/>
            <w:sz w:val="24"/>
            <w14:ligatures w14:val="none"/>
          </w:rPr>
          <w:t>,</w:t>
        </w:r>
      </w:ins>
      <w:del w:id="33" w:author="Supeng Zhang" w:date="2025-11-30T12:28:00Z" w16du:dateUtc="2025-11-30T04:28:00Z">
        <w:r w:rsidRPr="00394449" w:rsidDel="002B7705">
          <w:rPr>
            <w:rFonts w:ascii="Calibri" w:eastAsia="宋体" w:hAnsi="Calibri" w:cs="Calibri"/>
            <w:color w:val="000000"/>
            <w:kern w:val="0"/>
            <w:sz w:val="24"/>
            <w14:ligatures w14:val="none"/>
          </w:rPr>
          <w:delText>while</w:delText>
        </w:r>
      </w:del>
      <w:r w:rsidRPr="00394449">
        <w:rPr>
          <w:rFonts w:ascii="Calibri" w:eastAsia="宋体" w:hAnsi="Calibri" w:cs="Calibri"/>
          <w:color w:val="000000"/>
          <w:kern w:val="0"/>
          <w:sz w:val="24"/>
          <w14:ligatures w14:val="none"/>
        </w:rPr>
        <w:t xml:space="preserve"> the </w:t>
      </w:r>
      <w:ins w:id="34" w:author="Supeng Zhang" w:date="2025-11-30T12:34:00Z" w16du:dateUtc="2025-11-30T04:34:00Z">
        <w:r w:rsidR="00CA0126">
          <w:rPr>
            <w:rFonts w:ascii="Calibri" w:eastAsia="宋体" w:hAnsi="Calibri" w:cs="Calibri" w:hint="eastAsia"/>
            <w:color w:val="000000"/>
            <w:kern w:val="0"/>
            <w:sz w:val="24"/>
            <w14:ligatures w14:val="none"/>
          </w:rPr>
          <w:t xml:space="preserve">importance of </w:t>
        </w:r>
      </w:ins>
      <w:r w:rsidRPr="00394449">
        <w:rPr>
          <w:rFonts w:ascii="Calibri" w:eastAsia="宋体" w:hAnsi="Calibri" w:cs="Calibri"/>
          <w:color w:val="000000"/>
          <w:kern w:val="0"/>
          <w:sz w:val="24"/>
          <w14:ligatures w14:val="none"/>
        </w:rPr>
        <w:t>atmospheric information</w:t>
      </w:r>
      <w:ins w:id="35" w:author="Supeng Zhang" w:date="2025-11-30T12:34:00Z" w16du:dateUtc="2025-11-30T04:34:00Z">
        <w:r w:rsidR="00CA0126">
          <w:rPr>
            <w:rFonts w:ascii="Calibri" w:eastAsia="宋体" w:hAnsi="Calibri" w:cs="Calibri" w:hint="eastAsia"/>
            <w:color w:val="000000"/>
            <w:kern w:val="0"/>
            <w:sz w:val="24"/>
            <w14:ligatures w14:val="none"/>
          </w:rPr>
          <w:t xml:space="preserve"> </w:t>
        </w:r>
      </w:ins>
      <w:ins w:id="36" w:author="Supeng Zhang" w:date="2025-11-30T16:20:00Z" w16du:dateUtc="2025-11-30T08:20:00Z">
        <w:r w:rsidR="00D750BB">
          <w:rPr>
            <w:rFonts w:ascii="Calibri" w:eastAsia="宋体" w:hAnsi="Calibri" w:cs="Calibri" w:hint="eastAsia"/>
            <w:color w:val="000000"/>
            <w:kern w:val="0"/>
            <w:sz w:val="24"/>
            <w14:ligatures w14:val="none"/>
          </w:rPr>
          <w:t>is</w:t>
        </w:r>
      </w:ins>
      <w:ins w:id="37" w:author="Supeng Zhang" w:date="2025-11-30T12:34:00Z" w16du:dateUtc="2025-11-30T04:34:00Z">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ins>
      <w:del w:id="38" w:author="Supeng Zhang" w:date="2025-11-30T12:31:00Z" w16du:dateUtc="2025-11-30T04:31:00Z">
        <w:r w:rsidRPr="00394449" w:rsidDel="00413D21">
          <w:rPr>
            <w:rFonts w:ascii="Calibri" w:eastAsia="宋体" w:hAnsi="Calibri" w:cs="Calibri"/>
            <w:color w:val="000000"/>
            <w:kern w:val="0"/>
            <w:sz w:val="24"/>
            <w14:ligatures w14:val="none"/>
          </w:rPr>
          <w:delText xml:space="preserve"> embedded</w:delText>
        </w:r>
      </w:del>
      <w:del w:id="39" w:author="Supeng Zhang" w:date="2025-11-30T12:34:00Z" w16du:dateUtc="2025-11-30T04:34:00Z">
        <w:r w:rsidRPr="00394449" w:rsidDel="00FA74E8">
          <w:rPr>
            <w:rFonts w:ascii="Calibri" w:eastAsia="宋体" w:hAnsi="Calibri" w:cs="Calibri"/>
            <w:color w:val="000000"/>
            <w:kern w:val="0"/>
            <w:sz w:val="24"/>
            <w14:ligatures w14:val="none"/>
          </w:rPr>
          <w:delText xml:space="preserve"> in meteorological predictors has received far less scrutiny</w:delText>
        </w:r>
      </w:del>
      <w:ins w:id="40" w:author="Supeng Zhang" w:date="2025-11-30T16:21:00Z" w16du:dateUtc="2025-11-30T08:21:00Z">
        <w:r w:rsidR="002D356C">
          <w:rPr>
            <w:rFonts w:ascii="Calibri" w:eastAsia="宋体" w:hAnsi="Calibri" w:cs="Calibri" w:hint="eastAsia"/>
            <w:color w:val="000000"/>
            <w:kern w:val="0"/>
            <w:sz w:val="24"/>
            <w14:ligatures w14:val="none"/>
          </w:rPr>
          <w:t>, which</w:t>
        </w:r>
      </w:ins>
      <w:del w:id="41" w:author="Supeng Zhang" w:date="2025-11-30T16:21:00Z" w16du:dateUtc="2025-11-30T08:21:00Z">
        <w:r w:rsidRPr="00394449" w:rsidDel="002D356C">
          <w:rPr>
            <w:rFonts w:ascii="Calibri" w:eastAsia="宋体" w:hAnsi="Calibri" w:cs="Calibri"/>
            <w:color w:val="000000"/>
            <w:kern w:val="0"/>
            <w:sz w:val="24"/>
            <w14:ligatures w14:val="none"/>
          </w:rPr>
          <w:delText xml:space="preserve">. </w:delText>
        </w:r>
      </w:del>
      <w:ins w:id="42" w:author="Supeng Zhang" w:date="2025-11-30T16:21:00Z" w16du:dateUtc="2025-11-30T08:21:00Z">
        <w:r w:rsidR="002D356C">
          <w:rPr>
            <w:rFonts w:ascii="Calibri" w:eastAsia="宋体" w:hAnsi="Calibri" w:cs="Calibri" w:hint="eastAsia"/>
            <w:color w:val="000000"/>
            <w:kern w:val="0"/>
            <w:sz w:val="24"/>
            <w14:ligatures w14:val="none"/>
          </w:rPr>
          <w:t xml:space="preserve"> leads to </w:t>
        </w:r>
      </w:ins>
      <w:ins w:id="43" w:author="Supeng Zhang" w:date="2025-11-30T16:22:00Z" w16du:dateUtc="2025-11-30T08:22:00Z">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ins>
      <w:del w:id="44" w:author="Supeng Zhang" w:date="2025-11-30T16:22:00Z" w16du:dateUtc="2025-11-30T08:22:00Z">
        <w:r w:rsidRPr="00394449" w:rsidDel="006B018D">
          <w:rPr>
            <w:rFonts w:ascii="Calibri" w:eastAsia="宋体" w:hAnsi="Calibri" w:cs="Calibri"/>
            <w:color w:val="000000"/>
            <w:kern w:val="0"/>
            <w:sz w:val="24"/>
            <w14:ligatures w14:val="none"/>
          </w:rPr>
          <w:delText xml:space="preserve">As a result, the physical foundations of </w:delText>
        </w:r>
      </w:del>
      <w:del w:id="45" w:author="Supeng Zhang" w:date="2025-11-30T12:37:00Z" w16du:dateUtc="2025-11-30T04:37:00Z">
        <w:r w:rsidRPr="00394449" w:rsidDel="00E25927">
          <w:rPr>
            <w:rFonts w:ascii="Calibri" w:eastAsia="宋体" w:hAnsi="Calibri" w:cs="Calibri"/>
            <w:color w:val="000000"/>
            <w:kern w:val="0"/>
            <w:sz w:val="24"/>
            <w14:ligatures w14:val="none"/>
          </w:rPr>
          <w:delText>predictor selection remain underdeveloped.</w:delText>
        </w:r>
      </w:del>
    </w:p>
    <w:p w14:paraId="172F2C37" w14:textId="47D32F69" w:rsidR="00710F66" w:rsidRDefault="005F024E" w:rsidP="00644F6A">
      <w:pPr>
        <w:widowControl/>
        <w:spacing w:before="100" w:beforeAutospacing="1" w:after="100" w:afterAutospacing="1" w:line="360" w:lineRule="auto"/>
        <w:rPr>
          <w:ins w:id="46" w:author="Supeng Zhang" w:date="2025-11-30T17:17:00Z" w16du:dateUtc="2025-11-30T09:17:00Z"/>
          <w:rFonts w:ascii="Calibri" w:eastAsia="宋体" w:hAnsi="Calibri" w:cs="Calibri" w:hint="eastAsia"/>
          <w:color w:val="000000"/>
          <w:kern w:val="0"/>
          <w:sz w:val="24"/>
          <w14:ligatures w14:val="none"/>
        </w:rPr>
      </w:pPr>
      <w:ins w:id="47" w:author="Supeng Zhang" w:date="2025-11-30T16:32:00Z" w16du:dateUtc="2025-11-30T08:32:00Z">
        <w:r>
          <w:rPr>
            <w:rFonts w:ascii="Calibri" w:eastAsia="宋体" w:hAnsi="Calibri" w:cs="Calibri" w:hint="eastAsia"/>
            <w:color w:val="000000"/>
            <w:kern w:val="0"/>
            <w:sz w:val="24"/>
            <w14:ligatures w14:val="none"/>
          </w:rPr>
          <w:t>T</w:t>
        </w:r>
        <w:r>
          <w:rPr>
            <w:rFonts w:ascii="Calibri" w:eastAsia="宋体" w:hAnsi="Calibri" w:cs="Calibri" w:hint="eastAsia"/>
            <w:color w:val="000000"/>
            <w:kern w:val="0"/>
            <w:sz w:val="24"/>
            <w14:ligatures w14:val="none"/>
          </w:rPr>
          <w:t xml:space="preserve">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w:t>
        </w:r>
        <w:r>
          <w:rPr>
            <w:rFonts w:ascii="Calibri" w:eastAsia="宋体" w:hAnsi="Calibri" w:cs="Calibri" w:hint="eastAsia"/>
            <w:color w:val="000000"/>
            <w:kern w:val="0"/>
            <w:sz w:val="24"/>
            <w14:ligatures w14:val="none"/>
          </w:rPr>
          <w:t xml:space="preserve"> </w:t>
        </w:r>
      </w:ins>
      <w:ins w:id="48" w:author="Supeng Zhang" w:date="2025-11-30T16:33:00Z" w16du:dateUtc="2025-11-30T08:33:00Z">
        <w:r>
          <w:rPr>
            <w:rFonts w:ascii="Calibri" w:eastAsia="宋体" w:hAnsi="Calibri" w:cs="Calibri" w:hint="eastAsia"/>
            <w:color w:val="000000"/>
            <w:kern w:val="0"/>
            <w:sz w:val="24"/>
            <w14:ligatures w14:val="none"/>
          </w:rPr>
          <w:t>has been</w:t>
        </w:r>
      </w:ins>
      <w:ins w:id="49" w:author="Supeng Zhang" w:date="2025-11-30T16:37:00Z" w16du:dateUtc="2025-11-30T08:37:00Z">
        <w:r w:rsidR="00091910">
          <w:rPr>
            <w:rFonts w:ascii="Calibri" w:eastAsia="宋体" w:hAnsi="Calibri" w:cs="Calibri" w:hint="eastAsia"/>
            <w:color w:val="000000"/>
            <w:kern w:val="0"/>
            <w:sz w:val="24"/>
            <w14:ligatures w14:val="none"/>
          </w:rPr>
          <w:t xml:space="preserve"> </w:t>
        </w:r>
      </w:ins>
      <w:ins w:id="50" w:author="Supeng Zhang" w:date="2025-11-30T16:33:00Z" w16du:dateUtc="2025-11-30T08:33:00Z">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ins>
      <w:ins w:id="51" w:author="Supeng Zhang" w:date="2025-11-30T16:46:00Z" w16du:dateUtc="2025-11-30T08:46:00Z">
        <w:r w:rsidR="005F1559">
          <w:rPr>
            <w:rFonts w:ascii="Calibri" w:eastAsia="宋体" w:hAnsi="Calibri" w:cs="Calibri" w:hint="eastAsia"/>
            <w:color w:val="000000"/>
            <w:kern w:val="0"/>
            <w:sz w:val="24"/>
            <w14:ligatures w14:val="none"/>
          </w:rPr>
          <w:t>input into the models</w:t>
        </w:r>
      </w:ins>
      <w:ins w:id="52" w:author="Supeng Zhang" w:date="2025-11-30T16:34:00Z" w16du:dateUtc="2025-11-30T08:34:00Z">
        <w:r w:rsidR="00670753">
          <w:rPr>
            <w:rFonts w:ascii="Calibri" w:eastAsia="宋体" w:hAnsi="Calibri" w:cs="Calibri" w:hint="eastAsia"/>
            <w:color w:val="000000"/>
            <w:kern w:val="0"/>
            <w:sz w:val="24"/>
            <w14:ligatures w14:val="none"/>
          </w:rPr>
          <w:t xml:space="preserve"> </w:t>
        </w:r>
      </w:ins>
      <w:moveToRangeStart w:id="53" w:author="Supeng Zhang" w:date="2025-11-30T16:34:00Z" w:name="move215412861"/>
      <w:moveTo w:id="54" w:author="Supeng Zhang" w:date="2025-11-30T16:34:00Z" w16du:dateUtc="2025-11-30T08:34:00Z">
        <w:r w:rsidR="00670753">
          <w:rPr>
            <w:rFonts w:ascii="Calibri" w:eastAsia="宋体" w:hAnsi="Calibri" w:cs="Calibri"/>
            <w:color w:val="000000"/>
            <w:kern w:val="0"/>
            <w:sz w:val="24"/>
            <w14:ligatures w14:val="none"/>
          </w:rPr>
          <w:fldChar w:fldCharType="begin"/>
        </w:r>
        <w:r w:rsidR="00670753">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70753">
          <w:rPr>
            <w:rFonts w:ascii="Times New Roman" w:eastAsia="宋体" w:hAnsi="Times New Roman" w:cs="Times New Roman"/>
            <w:color w:val="000000"/>
            <w:kern w:val="0"/>
            <w:sz w:val="24"/>
            <w14:ligatures w14:val="none"/>
          </w:rPr>
          <w:instrText>ﬁ</w:instrText>
        </w:r>
        <w:r w:rsidR="00670753">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70753">
          <w:rPr>
            <w:rFonts w:ascii="Times New Roman" w:eastAsia="宋体" w:hAnsi="Times New Roman" w:cs="Times New Roman"/>
            <w:color w:val="000000"/>
            <w:kern w:val="0"/>
            <w:sz w:val="24"/>
            <w14:ligatures w14:val="none"/>
          </w:rPr>
          <w:instrText>ﬁ</w:instrText>
        </w:r>
        <w:r w:rsidR="00670753">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moveTo>
      <w:ins w:id="55" w:author="Supeng Zhang" w:date="2025-11-30T16:34:00Z" w16du:dateUtc="2025-11-30T08:34:00Z">
        <w:r w:rsidR="00A43927">
          <w:rPr>
            <w:rFonts w:ascii="Calibri" w:hAnsi="Calibri" w:cs="Calibri" w:hint="eastAsia"/>
            <w:color w:val="000000"/>
            <w:kern w:val="0"/>
            <w:sz w:val="24"/>
          </w:rPr>
          <w:t xml:space="preserve">e.g., </w:t>
        </w:r>
      </w:ins>
      <w:moveTo w:id="56" w:author="Supeng Zhang" w:date="2025-11-30T16:34:00Z" w16du:dateUtc="2025-11-30T08:34:00Z">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moveTo>
      <w:moveToRangeEnd w:id="53"/>
      <w:commentRangeStart w:id="57"/>
      <w:del w:id="58" w:author="Supeng Zhang" w:date="2025-11-30T16:34:00Z" w16du:dateUtc="2025-11-30T08:34:00Z">
        <w:r w:rsidR="00F425DD" w:rsidRPr="00F425DD" w:rsidDel="00966ABF">
          <w:rPr>
            <w:rFonts w:ascii="Calibri" w:eastAsia="宋体" w:hAnsi="Calibri" w:cs="Calibri"/>
            <w:color w:val="000000"/>
            <w:kern w:val="0"/>
            <w:sz w:val="24"/>
            <w14:ligatures w14:val="none"/>
          </w:rPr>
          <w:delText xml:space="preserve">A </w:delText>
        </w:r>
      </w:del>
      <w:del w:id="59" w:author="Supeng Zhang" w:date="2025-11-30T16:29:00Z" w16du:dateUtc="2025-11-30T08:29:00Z">
        <w:r w:rsidR="00F425DD" w:rsidRPr="00F425DD" w:rsidDel="00CC6223">
          <w:rPr>
            <w:rFonts w:ascii="Calibri" w:eastAsia="宋体" w:hAnsi="Calibri" w:cs="Calibri"/>
            <w:color w:val="000000"/>
            <w:kern w:val="0"/>
            <w:sz w:val="24"/>
            <w14:ligatures w14:val="none"/>
          </w:rPr>
          <w:delText>central</w:delText>
        </w:r>
      </w:del>
      <w:del w:id="60" w:author="Supeng Zhang" w:date="2025-11-30T16:34:00Z" w16du:dateUtc="2025-11-30T08:34:00Z">
        <w:r w:rsidR="00F425DD" w:rsidRPr="00F425DD" w:rsidDel="00966ABF">
          <w:rPr>
            <w:rFonts w:ascii="Calibri" w:eastAsia="宋体" w:hAnsi="Calibri" w:cs="Calibri"/>
            <w:color w:val="000000"/>
            <w:kern w:val="0"/>
            <w:sz w:val="24"/>
            <w14:ligatures w14:val="none"/>
          </w:rPr>
          <w:delText xml:space="preserve"> example is the near-universal reliance on</w:delText>
        </w:r>
      </w:del>
      <w:del w:id="61" w:author="Supeng Zhang" w:date="2025-11-30T16:29:00Z" w16du:dateUtc="2025-11-30T08:29:00Z">
        <w:r w:rsidR="00F425DD" w:rsidRPr="00F425DD" w:rsidDel="00962508">
          <w:rPr>
            <w:rFonts w:ascii="Calibri" w:eastAsia="宋体" w:hAnsi="Calibri" w:cs="Calibri"/>
            <w:color w:val="000000"/>
            <w:kern w:val="0"/>
            <w:sz w:val="24"/>
            <w14:ligatures w14:val="none"/>
          </w:rPr>
          <w:delText xml:space="preserve"> hub-height</w:delText>
        </w:r>
      </w:del>
      <w:del w:id="62" w:author="Supeng Zhang" w:date="2025-11-30T16:34:00Z" w16du:dateUtc="2025-11-30T08:34:00Z">
        <w:r w:rsidR="00F425DD" w:rsidRPr="00F425DD" w:rsidDel="00966ABF">
          <w:rPr>
            <w:rFonts w:ascii="Calibri" w:eastAsia="宋体" w:hAnsi="Calibri" w:cs="Calibri"/>
            <w:color w:val="000000"/>
            <w:kern w:val="0"/>
            <w:sz w:val="24"/>
            <w14:ligatures w14:val="none"/>
          </w:rPr>
          <w:delText xml:space="preserve"> wind speed as the primary predictor in day-ahead forecasting</w:delText>
        </w:r>
      </w:del>
      <w:commentRangeEnd w:id="57"/>
      <w:r w:rsidR="00C73287">
        <w:rPr>
          <w:rStyle w:val="af6"/>
        </w:rPr>
        <w:commentReference w:id="57"/>
      </w:r>
      <w:moveFromRangeStart w:id="63" w:author="Supeng Zhang" w:date="2025-11-30T16:34:00Z" w:name="move215412861"/>
      <w:moveFrom w:id="64" w:author="Supeng Zhang" w:date="2025-11-30T16:34:00Z" w16du:dateUtc="2025-11-30T08:34:00Z">
        <w:del w:id="65" w:author="Supeng Zhang" w:date="2025-11-30T16:34:00Z" w16du:dateUtc="2025-11-30T08:34:00Z">
          <w:r w:rsidR="00AC5681" w:rsidDel="00966ABF">
            <w:rPr>
              <w:rFonts w:ascii="Calibri" w:eastAsia="宋体" w:hAnsi="Calibri" w:cs="Calibri" w:hint="eastAsia"/>
              <w:color w:val="000000"/>
              <w:kern w:val="0"/>
              <w:sz w:val="24"/>
              <w14:ligatures w14:val="none"/>
            </w:rPr>
            <w:delText xml:space="preserve"> </w:delText>
          </w:r>
          <w:r w:rsidR="00AC5681" w:rsidDel="00966ABF">
            <w:rPr>
              <w:rFonts w:ascii="Calibri" w:eastAsia="宋体" w:hAnsi="Calibri" w:cs="Calibri"/>
              <w:color w:val="000000"/>
              <w:kern w:val="0"/>
              <w:sz w:val="24"/>
              <w14:ligatures w14:val="none"/>
            </w:rPr>
            <w:fldChar w:fldCharType="begin"/>
          </w:r>
          <w:r w:rsidR="00401647" w:rsidDel="00966ABF">
            <w:rPr>
              <w:rFonts w:ascii="Calibri" w:eastAsia="宋体" w:hAnsi="Calibri" w:cs="Calibri"/>
              <w:color w:val="000000"/>
              <w:kern w:val="0"/>
              <w:sz w:val="24"/>
              <w14:ligatures w14:val="none"/>
            </w:rPr>
            <w:delInstrText xml:space="preserve"> ADDIN ZOTERO_ITEM CSL_CITATION {"citationID":"ltycAAkh","properties":{"unsorted":true,"formattedCitation":"(Mahoney et al., 2012; Ye et al., 2017; Che et al., 2022; Zhang et al., 2025)","plainCitation":"(Mahoney et al., 2012; Ye et al., 2017; Che et al., 2022; Zhang et al., 2025)","noteIndex":0},"citationItems":[{"id":1625,"uris":["http://zotero.org/users/14274501/items/5TJHB4EM"],"itemData":{"id":1625,"type":"article-journal","abstract":"Wind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delInstrText>
          </w:r>
          <w:r w:rsidR="00401647" w:rsidDel="00966ABF">
            <w:rPr>
              <w:rFonts w:ascii="Times New Roman" w:eastAsia="宋体" w:hAnsi="Times New Roman" w:cs="Times New Roman"/>
              <w:color w:val="000000"/>
              <w:kern w:val="0"/>
              <w:sz w:val="24"/>
              <w14:ligatures w14:val="none"/>
            </w:rPr>
            <w:delInstrText>ﬁ</w:delInstrText>
          </w:r>
          <w:r w:rsidR="00401647" w:rsidDel="00966ABF">
            <w:rPr>
              <w:rFonts w:ascii="Calibri" w:eastAsia="宋体" w:hAnsi="Calibri" w:cs="Calibri"/>
              <w:color w:val="000000"/>
              <w:kern w:val="0"/>
              <w:sz w:val="24"/>
              <w14:ligatures w14:val="none"/>
            </w:rPr>
            <w:delInstrText xml:space="preserve">c spatial location and the layout of its neighboring correlated wind turbines. Then, spatial correlation matrix of wind speed is derived by discretizing differential equation at each wind turbine using a </w:delInstrText>
          </w:r>
          <w:r w:rsidR="00401647" w:rsidDel="00966ABF">
            <w:rPr>
              <w:rFonts w:ascii="Times New Roman" w:eastAsia="宋体" w:hAnsi="Times New Roman" w:cs="Times New Roman"/>
              <w:color w:val="000000"/>
              <w:kern w:val="0"/>
              <w:sz w:val="24"/>
              <w14:ligatures w14:val="none"/>
            </w:rPr>
            <w:delInstrText>ﬁ</w:delInstrText>
          </w:r>
          <w:r w:rsidR="00401647" w:rsidDel="00966ABF">
            <w:rPr>
              <w:rFonts w:ascii="Calibri" w:eastAsia="宋体" w:hAnsi="Calibri" w:cs="Calibri"/>
              <w:color w:val="000000"/>
              <w:kern w:val="0"/>
              <w:sz w:val="24"/>
              <w14:ligatures w14:val="none"/>
            </w:rPr>
            <w:del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delInstrText>
          </w:r>
          <w:r w:rsidR="00AC5681" w:rsidDel="00966ABF">
            <w:rPr>
              <w:rFonts w:ascii="Calibri" w:eastAsia="宋体" w:hAnsi="Calibri" w:cs="Calibri"/>
              <w:color w:val="000000"/>
              <w:kern w:val="0"/>
              <w:sz w:val="24"/>
              <w14:ligatures w14:val="none"/>
            </w:rPr>
            <w:fldChar w:fldCharType="separate"/>
          </w:r>
          <w:r w:rsidR="00401647" w:rsidDel="00966ABF">
            <w:rPr>
              <w:rFonts w:ascii="Calibri" w:hAnsi="Calibri" w:cs="Calibri"/>
              <w:color w:val="000000"/>
              <w:kern w:val="0"/>
              <w:sz w:val="24"/>
            </w:rPr>
            <w:delText>(Mahoney et al., 2012; Ye et al., 2017; Che et al., 2022; Zhang et al., 2025)</w:delText>
          </w:r>
          <w:r w:rsidR="00AC5681" w:rsidDel="00966ABF">
            <w:rPr>
              <w:rFonts w:ascii="Calibri" w:eastAsia="宋体" w:hAnsi="Calibri" w:cs="Calibri"/>
              <w:color w:val="000000"/>
              <w:kern w:val="0"/>
              <w:sz w:val="24"/>
              <w14:ligatures w14:val="none"/>
            </w:rPr>
            <w:fldChar w:fldCharType="end"/>
          </w:r>
        </w:del>
      </w:moveFrom>
      <w:moveFromRangeEnd w:id="63"/>
      <w:r w:rsidR="00F425DD" w:rsidRPr="00F425DD">
        <w:rPr>
          <w:rFonts w:ascii="Calibri" w:eastAsia="宋体" w:hAnsi="Calibri" w:cs="Calibri"/>
          <w:color w:val="000000"/>
          <w:kern w:val="0"/>
          <w:sz w:val="24"/>
          <w14:ligatures w14:val="none"/>
        </w:rPr>
        <w:t xml:space="preserve">. This practice originates from </w:t>
      </w:r>
      <w:commentRangeStart w:id="66"/>
      <w:r w:rsidR="00F425DD" w:rsidRPr="00F425DD">
        <w:rPr>
          <w:rFonts w:ascii="Calibri" w:eastAsia="宋体" w:hAnsi="Calibri" w:cs="Calibri"/>
          <w:color w:val="000000"/>
          <w:kern w:val="0"/>
          <w:sz w:val="24"/>
          <w14:ligatures w14:val="none"/>
        </w:rPr>
        <w:t>single-turbine power curve</w:t>
      </w:r>
      <w:del w:id="67" w:author="Supeng Zhang" w:date="2025-11-30T16:37:00Z" w16du:dateUtc="2025-11-30T08:37:00Z">
        <w:r w:rsidR="00F425DD" w:rsidRPr="00F425DD" w:rsidDel="00776B57">
          <w:rPr>
            <w:rFonts w:ascii="Calibri" w:eastAsia="宋体" w:hAnsi="Calibri" w:cs="Calibri"/>
            <w:color w:val="000000"/>
            <w:kern w:val="0"/>
            <w:sz w:val="24"/>
            <w14:ligatures w14:val="none"/>
          </w:rPr>
          <w:delText xml:space="preserve"> theory</w:delText>
        </w:r>
      </w:del>
      <w:commentRangeEnd w:id="66"/>
      <w:r w:rsidR="00776B57">
        <w:rPr>
          <w:rStyle w:val="af6"/>
        </w:rPr>
        <w:commentReference w:id="66"/>
      </w:r>
      <w:r w:rsidR="00F425DD" w:rsidRPr="00F425DD">
        <w:rPr>
          <w:rFonts w:ascii="Calibri" w:eastAsia="宋体" w:hAnsi="Calibri" w:cs="Calibri"/>
          <w:color w:val="000000"/>
          <w:kern w:val="0"/>
          <w:sz w:val="24"/>
          <w14:ligatures w14:val="none"/>
        </w:rPr>
        <w:t xml:space="preserve">, </w:t>
      </w:r>
      <w:commentRangeStart w:id="68"/>
      <w:r w:rsidR="00F425DD" w:rsidRPr="00F425DD">
        <w:rPr>
          <w:rFonts w:ascii="Calibri" w:eastAsia="宋体" w:hAnsi="Calibri" w:cs="Calibri"/>
          <w:color w:val="000000"/>
          <w:kern w:val="0"/>
          <w:sz w:val="24"/>
          <w14:ligatures w14:val="none"/>
        </w:rPr>
        <w:t>where performance can be characterized by a single inflow height</w:t>
      </w:r>
      <w:commentRangeEnd w:id="68"/>
      <w:r w:rsidR="00776B57">
        <w:rPr>
          <w:rStyle w:val="af6"/>
        </w:rPr>
        <w:commentReference w:id="68"/>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ins w:id="69" w:author="Supeng Zhang" w:date="2025-11-30T17:15:00Z" w16du:dateUtc="2025-11-30T09:15:00Z">
        <w:r w:rsidR="00314C88">
          <w:rPr>
            <w:rFonts w:ascii="Calibri" w:eastAsia="宋体" w:hAnsi="Calibri" w:cs="Calibri" w:hint="eastAsia"/>
            <w:color w:val="000000"/>
            <w:kern w:val="0"/>
            <w:sz w:val="24"/>
            <w14:ligatures w14:val="none"/>
          </w:rPr>
          <w:t xml:space="preserve">, and </w:t>
        </w:r>
      </w:ins>
      <w:ins w:id="70" w:author="Supeng Zhang" w:date="2025-11-30T17:20:00Z" w16du:dateUtc="2025-11-30T09:20:00Z">
        <w:r w:rsidR="00DB509B">
          <w:rPr>
            <w:rFonts w:ascii="Calibri" w:eastAsia="宋体" w:hAnsi="Calibri" w:cs="Calibri" w:hint="eastAsia"/>
            <w:color w:val="000000"/>
            <w:kern w:val="0"/>
            <w:sz w:val="24"/>
            <w14:ligatures w14:val="none"/>
          </w:rPr>
          <w:t>could be</w:t>
        </w:r>
      </w:ins>
      <w:ins w:id="71" w:author="Supeng Zhang" w:date="2025-11-30T17:19:00Z" w16du:dateUtc="2025-11-30T09:19:00Z">
        <w:r w:rsidR="00DB509B">
          <w:rPr>
            <w:rFonts w:ascii="Calibri" w:eastAsia="宋体" w:hAnsi="Calibri" w:cs="Calibri" w:hint="eastAsia"/>
            <w:color w:val="000000"/>
            <w:kern w:val="0"/>
            <w:sz w:val="24"/>
            <w14:ligatures w14:val="none"/>
          </w:rPr>
          <w:t xml:space="preserve"> supported by </w:t>
        </w:r>
      </w:ins>
      <w:ins w:id="72" w:author="Supeng Zhang" w:date="2025-11-30T17:15:00Z" w16du:dateUtc="2025-11-30T09:15:00Z">
        <w:r w:rsidR="00314C88">
          <w:rPr>
            <w:rFonts w:ascii="Calibri" w:eastAsia="宋体" w:hAnsi="Calibri" w:cs="Calibri" w:hint="eastAsia"/>
            <w:color w:val="000000"/>
            <w:kern w:val="0"/>
            <w:sz w:val="24"/>
            <w14:ligatures w14:val="none"/>
          </w:rPr>
          <w:t>the fact</w:t>
        </w:r>
      </w:ins>
      <w:ins w:id="73" w:author="Supeng Zhang" w:date="2025-11-30T17:16:00Z" w16du:dateUtc="2025-11-30T09:16:00Z">
        <w:r w:rsidR="00314C88">
          <w:rPr>
            <w:rFonts w:ascii="Calibri" w:eastAsia="宋体" w:hAnsi="Calibri" w:cs="Calibri" w:hint="eastAsia"/>
            <w:color w:val="000000"/>
            <w:kern w:val="0"/>
            <w:sz w:val="24"/>
            <w14:ligatures w14:val="none"/>
          </w:rPr>
          <w:t xml:space="preserve">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ins>
      <w:r w:rsidR="00F425DD" w:rsidRPr="00F425DD">
        <w:rPr>
          <w:rFonts w:ascii="Calibri" w:eastAsia="宋体" w:hAnsi="Calibri" w:cs="Calibri"/>
          <w:color w:val="000000"/>
          <w:kern w:val="0"/>
          <w:sz w:val="24"/>
          <w14:ligatures w14:val="none"/>
        </w:rPr>
        <w:t xml:space="preserve">. </w:t>
      </w:r>
      <w:ins w:id="74" w:author="Supeng Zhang" w:date="2025-11-30T17:44:00Z" w16du:dateUtc="2025-11-30T09:44:00Z">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commentRangeStart w:id="75"/>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w:t>
        </w:r>
        <w:commentRangeEnd w:id="75"/>
        <w:r w:rsidR="00587EF3">
          <w:rPr>
            <w:rStyle w:val="af6"/>
          </w:rPr>
          <w:commentReference w:id="75"/>
        </w:r>
        <w:r w:rsidR="00587EF3" w:rsidRPr="00F425DD">
          <w:rPr>
            <w:rFonts w:ascii="Calibri" w:eastAsia="宋体" w:hAnsi="Calibri" w:cs="Calibri"/>
            <w:color w:val="000000"/>
            <w:kern w:val="0"/>
            <w:sz w:val="24"/>
            <w14:ligatures w14:val="none"/>
          </w:rPr>
          <w:t xml:space="preserve"> interactions</w:t>
        </w:r>
        <w:r w:rsidR="00587EF3">
          <w:rPr>
            <w:rFonts w:ascii="Calibri" w:eastAsia="宋体" w:hAnsi="Calibri" w:cs="Calibri" w:hint="eastAsia"/>
            <w:color w:val="000000"/>
            <w:kern w:val="0"/>
            <w:sz w:val="24"/>
            <w14:ligatures w14:val="none"/>
          </w:rPr>
          <w:t xml:space="preserve"> significantly affect the flow field (ref.), power forecasting based on only the hub-height speed could be not sufficiently reliable (some ref. for examples).</w:t>
        </w:r>
        <w:r w:rsidR="005675A6">
          <w:rPr>
            <w:rFonts w:ascii="Calibri" w:eastAsia="宋体" w:hAnsi="Calibri" w:cs="Calibri" w:hint="eastAsia"/>
            <w:color w:val="000000"/>
            <w:kern w:val="0"/>
            <w:sz w:val="24"/>
            <w14:ligatures w14:val="none"/>
          </w:rPr>
          <w:t xml:space="preserve"> </w:t>
        </w:r>
      </w:ins>
      <w:ins w:id="76" w:author="Supeng Zhang" w:date="2025-11-30T17:19:00Z" w16du:dateUtc="2025-11-30T09:19:00Z">
        <w:r w:rsidR="00271C64">
          <w:rPr>
            <w:rFonts w:ascii="Calibri" w:eastAsia="宋体" w:hAnsi="Calibri" w:cs="Calibri" w:hint="eastAsia"/>
            <w:color w:val="000000"/>
            <w:kern w:val="0"/>
            <w:sz w:val="24"/>
            <w14:ligatures w14:val="none"/>
          </w:rPr>
          <w:t xml:space="preserve">For example, </w:t>
        </w:r>
      </w:ins>
      <w:ins w:id="77" w:author="Supeng Zhang" w:date="2025-11-30T17:27:00Z" w16du:dateUtc="2025-11-30T09:27:00Z">
        <w:r w:rsidR="00DB5748">
          <w:rPr>
            <w:rFonts w:ascii="Calibri" w:eastAsia="宋体" w:hAnsi="Calibri" w:cs="Calibri" w:hint="eastAsia"/>
            <w:color w:val="000000"/>
            <w:kern w:val="0"/>
            <w:sz w:val="24"/>
            <w14:ligatures w14:val="none"/>
          </w:rPr>
          <w:t>wind speed at 10-m-height</w:t>
        </w:r>
      </w:ins>
      <w:ins w:id="78" w:author="Supeng Zhang" w:date="2025-11-30T17:28:00Z" w16du:dateUtc="2025-11-30T09:28:00Z">
        <w:r w:rsidR="00DB5748">
          <w:rPr>
            <w:rFonts w:ascii="Calibri" w:eastAsia="宋体" w:hAnsi="Calibri" w:cs="Calibri" w:hint="eastAsia"/>
            <w:color w:val="000000"/>
            <w:kern w:val="0"/>
            <w:sz w:val="24"/>
            <w14:ligatures w14:val="none"/>
          </w:rPr>
          <w:t xml:space="preserve"> could be more </w:t>
        </w:r>
      </w:ins>
      <w:ins w:id="79" w:author="Supeng Zhang" w:date="2025-11-30T17:29:00Z" w16du:dateUtc="2025-11-30T09:29:00Z">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w:t>
        </w:r>
      </w:ins>
      <w:ins w:id="80" w:author="Supeng Zhang" w:date="2025-11-30T17:27:00Z" w16du:dateUtc="2025-11-30T09:27:00Z">
        <w:r w:rsidR="00DB5748">
          <w:rPr>
            <w:rFonts w:ascii="Calibri" w:eastAsia="宋体" w:hAnsi="Calibri" w:cs="Calibri" w:hint="eastAsia"/>
            <w:color w:val="000000"/>
            <w:kern w:val="0"/>
            <w:sz w:val="24"/>
            <w14:ligatures w14:val="none"/>
          </w:rPr>
          <w:t xml:space="preserve">power </w:t>
        </w:r>
      </w:ins>
      <w:ins w:id="81" w:author="Supeng Zhang" w:date="2025-11-30T17:29:00Z" w16du:dateUtc="2025-11-30T09:29:00Z">
        <w:r w:rsidR="00DB5748">
          <w:rPr>
            <w:rFonts w:ascii="Calibri" w:eastAsia="宋体" w:hAnsi="Calibri" w:cs="Calibri" w:hint="eastAsia"/>
            <w:color w:val="000000"/>
            <w:kern w:val="0"/>
            <w:sz w:val="24"/>
            <w14:ligatures w14:val="none"/>
          </w:rPr>
          <w:t xml:space="preserve">than </w:t>
        </w:r>
      </w:ins>
      <w:ins w:id="82" w:author="Supeng Zhang" w:date="2025-11-30T17:30:00Z" w16du:dateUtc="2025-11-30T09:30:00Z">
        <w:r w:rsidR="00B9423F">
          <w:rPr>
            <w:rFonts w:ascii="Calibri" w:eastAsia="宋体" w:hAnsi="Calibri" w:cs="Calibri" w:hint="eastAsia"/>
            <w:color w:val="000000"/>
            <w:kern w:val="0"/>
            <w:sz w:val="24"/>
            <w14:ligatures w14:val="none"/>
          </w:rPr>
          <w:t>that at hub-height</w:t>
        </w:r>
        <w:r w:rsidR="00207993">
          <w:rPr>
            <w:rFonts w:ascii="Calibri" w:eastAsia="宋体" w:hAnsi="Calibri" w:cs="Calibri" w:hint="eastAsia"/>
            <w:color w:val="000000"/>
            <w:kern w:val="0"/>
            <w:sz w:val="24"/>
            <w14:ligatures w14:val="none"/>
          </w:rPr>
          <w:t xml:space="preserve"> </w:t>
        </w:r>
        <w:commentRangeStart w:id="83"/>
        <w:r w:rsidR="00207993">
          <w:rPr>
            <w:rFonts w:ascii="Calibri" w:eastAsia="宋体" w:hAnsi="Calibri" w:cs="Calibri"/>
            <w:color w:val="000000"/>
            <w:kern w:val="0"/>
            <w:sz w:val="24"/>
            <w14:ligatures w14:val="none"/>
          </w:rPr>
          <w:fldChar w:fldCharType="begin"/>
        </w:r>
        <w:r w:rsidR="00207993">
          <w:rPr>
            <w:rFonts w:ascii="Calibri" w:eastAsia="宋体" w:hAnsi="Calibri" w:cs="Calibri"/>
            <w:color w:val="000000"/>
            <w:kern w:val="0"/>
            <w:sz w:val="24"/>
            <w14:ligatures w14:val="none"/>
          </w:rPr>
          <w:instrText xml:space="preserve"> ADDIN ZOTERO_ITEM CSL_CITATION {"citationID":"hCYpTRwG","properties":{"formattedCitation":"(2022)","plainCitation":"(2022)","noteIndex":0},"citationItems":[{"id":1621,"uris":["http://zotero.org/users/14274501/items/ZWK7WGRP"],"itemData":{"id":1621,"type":"article-journal","abstract":"Abstract\n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Competition","volume":"9","author":[{"family":"Chen","given":"Yongbao"},{"family":"Xu","given":"Junjie"}],"issued":{"date-parts":[["2022",9,21]]}},"suppress-author":true}],"schema":"https://github.com/citation-style-language/schema/raw/master/csl-citation.json"} </w:instrText>
        </w:r>
        <w:r w:rsidR="00207993">
          <w:rPr>
            <w:rFonts w:ascii="Calibri" w:eastAsia="宋体" w:hAnsi="Calibri" w:cs="Calibri"/>
            <w:color w:val="000000"/>
            <w:kern w:val="0"/>
            <w:sz w:val="24"/>
            <w14:ligatures w14:val="none"/>
          </w:rPr>
          <w:fldChar w:fldCharType="separate"/>
        </w:r>
        <w:r w:rsidR="00207993">
          <w:rPr>
            <w:rFonts w:ascii="Calibri" w:eastAsia="宋体" w:hAnsi="Calibri" w:cs="Calibri"/>
            <w:noProof/>
            <w:color w:val="000000"/>
            <w:kern w:val="0"/>
            <w:sz w:val="24"/>
            <w14:ligatures w14:val="none"/>
          </w:rPr>
          <w:t>(2022)</w:t>
        </w:r>
        <w:r w:rsidR="00207993">
          <w:rPr>
            <w:rFonts w:ascii="Calibri" w:eastAsia="宋体" w:hAnsi="Calibri" w:cs="Calibri"/>
            <w:color w:val="000000"/>
            <w:kern w:val="0"/>
            <w:sz w:val="24"/>
            <w14:ligatures w14:val="none"/>
          </w:rPr>
          <w:fldChar w:fldCharType="end"/>
        </w:r>
      </w:ins>
      <w:commentRangeEnd w:id="83"/>
      <w:ins w:id="84" w:author="Supeng Zhang" w:date="2025-11-30T17:31:00Z" w16du:dateUtc="2025-11-30T09:31:00Z">
        <w:r w:rsidR="00207993">
          <w:rPr>
            <w:rStyle w:val="af6"/>
          </w:rPr>
          <w:commentReference w:id="83"/>
        </w:r>
      </w:ins>
      <w:ins w:id="85" w:author="Supeng Zhang" w:date="2025-11-30T17:30:00Z" w16du:dateUtc="2025-11-30T09:30:00Z">
        <w:r w:rsidR="00207993">
          <w:rPr>
            <w:rFonts w:ascii="Calibri" w:eastAsia="宋体" w:hAnsi="Calibri" w:cs="Calibri" w:hint="eastAsia"/>
            <w:color w:val="000000"/>
            <w:kern w:val="0"/>
            <w:sz w:val="24"/>
            <w14:ligatures w14:val="none"/>
          </w:rPr>
          <w:t>.</w:t>
        </w:r>
      </w:ins>
      <w:ins w:id="86" w:author="Supeng Zhang" w:date="2025-11-30T17:31:00Z" w16du:dateUtc="2025-11-30T09:31:00Z">
        <w:r w:rsidR="00207993">
          <w:rPr>
            <w:rFonts w:ascii="Calibri" w:eastAsia="宋体" w:hAnsi="Calibri" w:cs="Calibri" w:hint="eastAsia"/>
            <w:color w:val="000000"/>
            <w:kern w:val="0"/>
            <w:sz w:val="24"/>
            <w14:ligatures w14:val="none"/>
          </w:rPr>
          <w:t xml:space="preserve"> </w:t>
        </w:r>
      </w:ins>
      <w:moveToRangeStart w:id="87" w:author="Supeng Zhang" w:date="2025-11-30T17:32:00Z" w:name="move215416340"/>
      <w:commentRangeStart w:id="88"/>
      <w:moveTo w:id="89" w:author="Supeng Zhang" w:date="2025-11-30T17:32:00Z" w16du:dateUtc="2025-11-30T09:32:00Z">
        <w:r w:rsidR="006A1ECD" w:rsidRPr="004B1E8D">
          <w:rPr>
            <w:rFonts w:ascii="Calibri" w:eastAsia="宋体" w:hAnsi="Calibri" w:cs="Calibri"/>
            <w:color w:val="000000"/>
            <w:kern w:val="0"/>
            <w:sz w:val="24"/>
            <w14:ligatures w14:val="none"/>
          </w:rPr>
          <w:t>Similar behavior</w:t>
        </w:r>
      </w:moveTo>
      <w:commentRangeEnd w:id="88"/>
      <w:r w:rsidR="006A1ECD">
        <w:rPr>
          <w:rStyle w:val="af6"/>
        </w:rPr>
        <w:commentReference w:id="88"/>
      </w:r>
      <w:moveTo w:id="90" w:author="Supeng Zhang" w:date="2025-11-30T17:32:00Z" w16du:dateUtc="2025-11-30T09:32:00Z">
        <w:r w:rsidR="006A1ECD" w:rsidRPr="004B1E8D">
          <w:rPr>
            <w:rFonts w:ascii="Calibri" w:eastAsia="宋体" w:hAnsi="Calibri" w:cs="Calibri"/>
            <w:color w:val="000000"/>
            <w:kern w:val="0"/>
            <w:sz w:val="24"/>
            <w14:ligatures w14:val="none"/>
          </w:rPr>
          <w:t xml:space="preserve"> appears in other wind farm </w:t>
        </w:r>
        <w:r w:rsidR="006A1ECD" w:rsidRPr="004B1E8D">
          <w:rPr>
            <w:rFonts w:ascii="Calibri" w:eastAsia="宋体" w:hAnsi="Calibri" w:cs="Calibri"/>
            <w:color w:val="000000"/>
            <w:kern w:val="0"/>
            <w:sz w:val="24"/>
            <w14:ligatures w14:val="none"/>
          </w:rPr>
          <w:lastRenderedPageBreak/>
          <w:t>observations</w:t>
        </w:r>
        <w:r w:rsidR="006A1ECD" w:rsidRPr="00BE403F">
          <w:rPr>
            <w:rFonts w:ascii="Calibri" w:eastAsia="宋体" w:hAnsi="Calibri" w:cs="Calibri"/>
            <w:color w:val="000000"/>
            <w:kern w:val="0"/>
            <w:sz w:val="24"/>
            <w14:ligatures w14:val="none"/>
          </w:rPr>
          <w:t xml:space="preserve"> </w:t>
        </w:r>
        <w:r w:rsidR="006A1ECD">
          <w:rPr>
            <w:rFonts w:ascii="Calibri" w:eastAsia="宋体" w:hAnsi="Calibri" w:cs="Calibri"/>
            <w:color w:val="000000"/>
            <w:kern w:val="0"/>
            <w:sz w:val="24"/>
            <w14:ligatures w14:val="none"/>
          </w:rPr>
          <w:fldChar w:fldCharType="begin"/>
        </w:r>
        <w:r w:rsidR="006A1ECD">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6A1ECD">
          <w:rPr>
            <w:rFonts w:ascii="Calibri" w:eastAsia="宋体" w:hAnsi="Calibri" w:cs="Calibri"/>
            <w:color w:val="000000"/>
            <w:kern w:val="0"/>
            <w:sz w:val="24"/>
            <w14:ligatures w14:val="none"/>
          </w:rPr>
          <w:fldChar w:fldCharType="separate"/>
        </w:r>
        <w:r w:rsidR="006A1ECD">
          <w:rPr>
            <w:rFonts w:ascii="Calibri" w:eastAsia="宋体" w:hAnsi="Calibri" w:cs="Calibri"/>
            <w:noProof/>
            <w:color w:val="000000"/>
            <w:kern w:val="0"/>
            <w:sz w:val="24"/>
            <w14:ligatures w14:val="none"/>
          </w:rPr>
          <w:t>(Rubanenko et al., 2020; Chen &amp; Xu, 2022)</w:t>
        </w:r>
        <w:r w:rsidR="006A1ECD">
          <w:rPr>
            <w:rFonts w:ascii="Calibri" w:eastAsia="宋体" w:hAnsi="Calibri" w:cs="Calibri"/>
            <w:color w:val="000000"/>
            <w:kern w:val="0"/>
            <w:sz w:val="24"/>
            <w14:ligatures w14:val="none"/>
          </w:rPr>
          <w:fldChar w:fldCharType="end"/>
        </w:r>
      </w:moveTo>
      <w:moveToRangeEnd w:id="87"/>
      <w:ins w:id="91" w:author="Supeng Zhang" w:date="2025-11-30T17:33:00Z" w16du:dateUtc="2025-11-30T09:33:00Z">
        <w:r w:rsidR="006A1ECD">
          <w:rPr>
            <w:rFonts w:ascii="Calibri" w:eastAsia="宋体" w:hAnsi="Calibri" w:cs="Calibri" w:hint="eastAsia"/>
            <w:color w:val="000000"/>
            <w:kern w:val="0"/>
            <w:sz w:val="24"/>
            <w14:ligatures w14:val="none"/>
          </w:rPr>
          <w:t xml:space="preserve">. </w:t>
        </w:r>
      </w:ins>
      <w:ins w:id="92" w:author="Supeng Zhang" w:date="2025-11-30T17:34:00Z" w16du:dateUtc="2025-11-30T09:34:00Z">
        <w:r w:rsidR="00CB4D34">
          <w:rPr>
            <w:rFonts w:ascii="Calibri" w:eastAsia="宋体" w:hAnsi="Calibri" w:cs="Calibri" w:hint="eastAsia"/>
            <w:color w:val="000000"/>
            <w:kern w:val="0"/>
            <w:sz w:val="24"/>
            <w14:ligatures w14:val="none"/>
          </w:rPr>
          <w:t xml:space="preserve">The high </w:t>
        </w:r>
        <w:r w:rsidR="008472B9">
          <w:rPr>
            <w:rFonts w:ascii="Calibri" w:eastAsia="宋体" w:hAnsi="Calibri" w:cs="Calibri" w:hint="eastAsia"/>
            <w:color w:val="000000"/>
            <w:kern w:val="0"/>
            <w:sz w:val="24"/>
            <w14:ligatures w14:val="none"/>
          </w:rPr>
          <w:t xml:space="preserve">dependence of power on wind speed </w:t>
        </w:r>
        <w:r w:rsidR="00015FCB">
          <w:rPr>
            <w:rFonts w:ascii="Calibri" w:eastAsia="宋体" w:hAnsi="Calibri" w:cs="Calibri" w:hint="eastAsia"/>
            <w:color w:val="000000"/>
            <w:kern w:val="0"/>
            <w:sz w:val="24"/>
            <w14:ligatures w14:val="none"/>
          </w:rPr>
          <w:t xml:space="preserve">not at hub-height </w:t>
        </w:r>
      </w:ins>
      <w:ins w:id="93" w:author="Supeng Zhang" w:date="2025-11-30T17:35:00Z" w16du:dateUtc="2025-11-30T09:35:00Z">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ins>
      <w:ins w:id="94" w:author="Supeng Zhang" w:date="2025-11-30T17:37:00Z" w16du:dateUtc="2025-11-30T09:37:00Z">
        <w:r w:rsidR="007E4906">
          <w:rPr>
            <w:rFonts w:ascii="Calibri" w:eastAsia="宋体" w:hAnsi="Calibri" w:cs="Calibri" w:hint="eastAsia"/>
            <w:color w:val="000000"/>
            <w:kern w:val="0"/>
            <w:sz w:val="24"/>
            <w14:ligatures w14:val="none"/>
          </w:rPr>
          <w:t xml:space="preserve">using </w:t>
        </w:r>
      </w:ins>
      <w:ins w:id="95" w:author="Supeng Zhang" w:date="2025-11-30T17:35:00Z" w16du:dateUtc="2025-11-30T09:35:00Z">
        <w:r w:rsidR="00EC533F" w:rsidRPr="00F425DD">
          <w:rPr>
            <w:rFonts w:ascii="Calibri" w:eastAsia="宋体" w:hAnsi="Calibri" w:cs="Calibri"/>
            <w:color w:val="000000"/>
            <w:kern w:val="0"/>
            <w:sz w:val="24"/>
            <w14:ligatures w14:val="none"/>
          </w:rPr>
          <w:t xml:space="preserve">purely statistical feature </w:t>
        </w:r>
      </w:ins>
      <w:ins w:id="96" w:author="Supeng Zhang" w:date="2025-11-30T17:37:00Z" w16du:dateUtc="2025-11-30T09:37:00Z">
        <w:r w:rsidR="007E4906">
          <w:rPr>
            <w:rFonts w:ascii="Calibri" w:eastAsia="宋体" w:hAnsi="Calibri" w:cs="Calibri" w:hint="eastAsia"/>
            <w:color w:val="000000"/>
            <w:kern w:val="0"/>
            <w:sz w:val="24"/>
            <w14:ligatures w14:val="none"/>
          </w:rPr>
          <w:t xml:space="preserve">in the models. </w:t>
        </w:r>
      </w:ins>
      <w:ins w:id="97" w:author="Supeng Zhang" w:date="2025-11-30T17:38:00Z" w16du:dateUtc="2025-11-30T09:38:00Z">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ins>
      <w:ins w:id="98" w:author="Supeng Zhang" w:date="2025-11-30T17:39:00Z" w16du:dateUtc="2025-11-30T09:39:00Z">
        <w:r w:rsidR="009A27C0">
          <w:rPr>
            <w:rFonts w:ascii="Calibri" w:eastAsia="宋体" w:hAnsi="Calibri" w:cs="Calibri" w:hint="eastAsia"/>
            <w:color w:val="000000"/>
            <w:kern w:val="0"/>
            <w:sz w:val="24"/>
            <w14:ligatures w14:val="none"/>
          </w:rPr>
          <w:t>ecessity of</w:t>
        </w:r>
      </w:ins>
      <w:ins w:id="99" w:author="Supeng Zhang" w:date="2025-11-30T17:38:00Z" w16du:dateUtc="2025-11-30T09:38:00Z">
        <w:r w:rsidR="001B2DB1" w:rsidRPr="00F425DD">
          <w:rPr>
            <w:rFonts w:ascii="Calibri" w:eastAsia="宋体" w:hAnsi="Calibri" w:cs="Calibri"/>
            <w:color w:val="000000"/>
            <w:kern w:val="0"/>
            <w:sz w:val="24"/>
            <w14:ligatures w14:val="none"/>
          </w:rPr>
          <w:t xml:space="preserve"> a mechanistic framework explaining when</w:t>
        </w:r>
      </w:ins>
      <w:ins w:id="100" w:author="Supeng Zhang" w:date="2025-11-30T17:40:00Z" w16du:dateUtc="2025-11-30T09:40:00Z">
        <w:r w:rsidR="00173643">
          <w:rPr>
            <w:rFonts w:ascii="Calibri" w:eastAsia="宋体" w:hAnsi="Calibri" w:cs="Calibri" w:hint="eastAsia"/>
            <w:color w:val="000000"/>
            <w:kern w:val="0"/>
            <w:sz w:val="24"/>
            <w14:ligatures w14:val="none"/>
          </w:rPr>
          <w:t xml:space="preserve"> </w:t>
        </w:r>
      </w:ins>
      <w:ins w:id="101" w:author="Supeng Zhang" w:date="2025-11-30T17:38:00Z" w16du:dateUtc="2025-11-30T09:38:00Z">
        <w:r w:rsidR="001B2DB1" w:rsidRPr="00F425DD">
          <w:rPr>
            <w:rFonts w:ascii="Calibri" w:eastAsia="宋体" w:hAnsi="Calibri" w:cs="Calibri"/>
            <w:color w:val="000000"/>
            <w:kern w:val="0"/>
            <w:sz w:val="24"/>
            <w14:ligatures w14:val="none"/>
          </w:rPr>
          <w:t>and why</w:t>
        </w:r>
      </w:ins>
      <w:ins w:id="102" w:author="Supeng Zhang" w:date="2025-11-30T17:40:00Z" w16du:dateUtc="2025-11-30T09:40:00Z">
        <w:r w:rsidR="00173643">
          <w:rPr>
            <w:rFonts w:ascii="Calibri" w:eastAsia="宋体" w:hAnsi="Calibri" w:cs="Calibri" w:hint="eastAsia"/>
            <w:color w:val="000000"/>
            <w:kern w:val="0"/>
            <w:sz w:val="24"/>
            <w14:ligatures w14:val="none"/>
          </w:rPr>
          <w:t xml:space="preserve"> wind speed at </w:t>
        </w:r>
      </w:ins>
      <w:ins w:id="103" w:author="Supeng Zhang" w:date="2025-11-30T17:38:00Z" w16du:dateUtc="2025-11-30T09:38:00Z">
        <w:r w:rsidR="001B2DB1" w:rsidRPr="00F425DD">
          <w:rPr>
            <w:rFonts w:ascii="Calibri" w:eastAsia="宋体" w:hAnsi="Calibri" w:cs="Calibri"/>
            <w:color w:val="000000"/>
            <w:kern w:val="0"/>
            <w:sz w:val="24"/>
            <w14:ligatures w14:val="none"/>
          </w:rPr>
          <w:t xml:space="preserve">different heights capture the </w:t>
        </w:r>
        <w:commentRangeStart w:id="104"/>
        <w:r w:rsidR="001B2DB1" w:rsidRPr="00F425DD">
          <w:rPr>
            <w:rFonts w:ascii="Calibri" w:eastAsia="宋体" w:hAnsi="Calibri" w:cs="Calibri"/>
            <w:color w:val="000000"/>
            <w:kern w:val="0"/>
            <w:sz w:val="24"/>
            <w14:ligatures w14:val="none"/>
          </w:rPr>
          <w:t>atmospheric forcing</w:t>
        </w:r>
      </w:ins>
      <w:commentRangeEnd w:id="104"/>
      <w:ins w:id="105" w:author="Supeng Zhang" w:date="2025-11-30T17:41:00Z" w16du:dateUtc="2025-11-30T09:41:00Z">
        <w:r w:rsidR="005C6676">
          <w:rPr>
            <w:rStyle w:val="af6"/>
          </w:rPr>
          <w:commentReference w:id="104"/>
        </w:r>
      </w:ins>
      <w:ins w:id="106" w:author="Supeng Zhang" w:date="2025-11-30T17:38:00Z" w16du:dateUtc="2025-11-30T09:38:00Z">
        <w:r w:rsidR="001B2DB1" w:rsidRPr="00F425DD">
          <w:rPr>
            <w:rFonts w:ascii="Calibri" w:eastAsia="宋体" w:hAnsi="Calibri" w:cs="Calibri"/>
            <w:color w:val="000000"/>
            <w:kern w:val="0"/>
            <w:sz w:val="24"/>
            <w14:ligatures w14:val="none"/>
          </w:rPr>
          <w:t xml:space="preserve"> relevant to farm power.</w:t>
        </w:r>
      </w:ins>
    </w:p>
    <w:p w14:paraId="3A6B81C6" w14:textId="6EDC705C" w:rsidR="00F425DD" w:rsidDel="00587EF3" w:rsidRDefault="00F425DD" w:rsidP="005E7115">
      <w:pPr>
        <w:widowControl/>
        <w:spacing w:before="100" w:beforeAutospacing="1" w:after="100" w:afterAutospacing="1" w:line="360" w:lineRule="auto"/>
        <w:rPr>
          <w:del w:id="107" w:author="Supeng Zhang" w:date="2025-11-30T17:44:00Z" w16du:dateUtc="2025-11-30T09:44:00Z"/>
          <w:rFonts w:ascii="Calibri" w:eastAsia="宋体" w:hAnsi="Calibri" w:cs="Calibri"/>
          <w:color w:val="000000"/>
          <w:kern w:val="0"/>
          <w:sz w:val="24"/>
          <w14:ligatures w14:val="none"/>
        </w:rPr>
      </w:pPr>
      <w:commentRangeStart w:id="108"/>
      <w:del w:id="109" w:author="Supeng Zhang" w:date="2025-11-30T16:55:00Z" w16du:dateUtc="2025-11-30T08:55:00Z">
        <w:r w:rsidRPr="00F425DD" w:rsidDel="009B0331">
          <w:rPr>
            <w:rFonts w:ascii="Calibri" w:eastAsia="宋体" w:hAnsi="Calibri" w:cs="Calibri"/>
            <w:color w:val="000000"/>
            <w:kern w:val="0"/>
            <w:sz w:val="24"/>
            <w14:ligatures w14:val="none"/>
          </w:rPr>
          <w:delText>Whether this assumption holds at wind farm scale—where spatial heterogeneity and wake interactions reshape the flow field—has not been systematically evaluated.</w:delText>
        </w:r>
      </w:del>
      <w:commentRangeEnd w:id="108"/>
      <w:del w:id="110" w:author="Supeng Zhang" w:date="2025-11-30T17:44:00Z" w16du:dateUtc="2025-11-30T09:44:00Z">
        <w:r w:rsidR="009B0331" w:rsidDel="00587EF3">
          <w:rPr>
            <w:rStyle w:val="af6"/>
          </w:rPr>
          <w:commentReference w:id="108"/>
        </w:r>
      </w:del>
    </w:p>
    <w:p w14:paraId="495E5D13" w14:textId="55EC460C" w:rsidR="00F425DD" w:rsidDel="00951A0C" w:rsidRDefault="00F425DD" w:rsidP="005E7115">
      <w:pPr>
        <w:widowControl/>
        <w:spacing w:before="100" w:beforeAutospacing="1" w:after="100" w:afterAutospacing="1" w:line="360" w:lineRule="auto"/>
        <w:rPr>
          <w:del w:id="111" w:author="Supeng Zhang" w:date="2025-11-30T17:42:00Z" w16du:dateUtc="2025-11-30T09:42:00Z"/>
          <w:rFonts w:ascii="Calibri" w:eastAsia="宋体" w:hAnsi="Calibri" w:cs="Calibri"/>
          <w:color w:val="000000"/>
          <w:kern w:val="0"/>
          <w:sz w:val="24"/>
          <w14:ligatures w14:val="none"/>
        </w:rPr>
      </w:pPr>
      <w:bookmarkStart w:id="112" w:name="_Hlk215345277"/>
      <w:del w:id="113" w:author="Supeng Zhang" w:date="2025-11-30T17:15:00Z" w16du:dateUtc="2025-11-30T09:15:00Z">
        <w:r w:rsidRPr="00F425DD" w:rsidDel="001E6530">
          <w:rPr>
            <w:rFonts w:ascii="Calibri" w:eastAsia="宋体" w:hAnsi="Calibri" w:cs="Calibri"/>
            <w:color w:val="000000"/>
            <w:kern w:val="0"/>
            <w:sz w:val="24"/>
            <w14:ligatures w14:val="none"/>
          </w:rPr>
          <w:delText>While</w:delText>
        </w:r>
      </w:del>
      <w:del w:id="114" w:author="Supeng Zhang" w:date="2025-11-30T17:16:00Z" w16du:dateUtc="2025-11-30T09:16:00Z">
        <w:r w:rsidRPr="00F425DD" w:rsidDel="005B3BF3">
          <w:rPr>
            <w:rFonts w:ascii="Calibri" w:eastAsia="宋体" w:hAnsi="Calibri" w:cs="Calibri"/>
            <w:color w:val="000000"/>
            <w:kern w:val="0"/>
            <w:sz w:val="24"/>
            <w14:ligatures w14:val="none"/>
          </w:rPr>
          <w:delText xml:space="preserve"> hub-height wind speed </w:delText>
        </w:r>
      </w:del>
      <w:del w:id="115" w:author="Supeng Zhang" w:date="2025-11-30T17:14:00Z" w16du:dateUtc="2025-11-30T09:14:00Z">
        <w:r w:rsidRPr="00F425DD" w:rsidDel="001E6530">
          <w:rPr>
            <w:rFonts w:ascii="Calibri" w:eastAsia="宋体" w:hAnsi="Calibri" w:cs="Calibri"/>
            <w:color w:val="000000"/>
            <w:kern w:val="0"/>
            <w:sz w:val="24"/>
            <w14:ligatures w14:val="none"/>
          </w:rPr>
          <w:delText>often</w:delText>
        </w:r>
      </w:del>
      <w:del w:id="116" w:author="Supeng Zhang" w:date="2025-11-30T17:16:00Z" w16du:dateUtc="2025-11-30T09:16:00Z">
        <w:r w:rsidRPr="00F425DD" w:rsidDel="005B3BF3">
          <w:rPr>
            <w:rFonts w:ascii="Calibri" w:eastAsia="宋体" w:hAnsi="Calibri" w:cs="Calibri"/>
            <w:color w:val="000000"/>
            <w:kern w:val="0"/>
            <w:sz w:val="24"/>
            <w14:ligatures w14:val="none"/>
          </w:rPr>
          <w:delText xml:space="preserve"> shows strong correlation with power</w:delText>
        </w:r>
        <w:r w:rsidR="00FC4CAC" w:rsidDel="005B3BF3">
          <w:rPr>
            <w:rFonts w:ascii="Calibri" w:eastAsia="宋体" w:hAnsi="Calibri" w:cs="Calibri" w:hint="eastAsia"/>
            <w:color w:val="000000"/>
            <w:kern w:val="0"/>
            <w:sz w:val="24"/>
            <w14:ligatures w14:val="none"/>
          </w:rPr>
          <w:delText xml:space="preserve"> </w:delText>
        </w:r>
        <w:r w:rsidR="00FC4CAC" w:rsidDel="005B3BF3">
          <w:rPr>
            <w:rFonts w:ascii="Calibri" w:eastAsia="宋体" w:hAnsi="Calibri" w:cs="Calibri"/>
            <w:color w:val="000000"/>
            <w:kern w:val="0"/>
            <w:sz w:val="24"/>
            <w14:ligatures w14:val="none"/>
          </w:rPr>
          <w:fldChar w:fldCharType="begin"/>
        </w:r>
        <w:r w:rsidR="00401647" w:rsidDel="005B3BF3">
          <w:rPr>
            <w:rFonts w:ascii="Calibri" w:eastAsia="宋体" w:hAnsi="Calibri" w:cs="Calibri"/>
            <w:color w:val="000000"/>
            <w:kern w:val="0"/>
            <w:sz w:val="24"/>
            <w14:ligatures w14:val="none"/>
          </w:rPr>
          <w:del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delInstrText>
        </w:r>
        <w:r w:rsidR="00401647" w:rsidDel="005B3BF3">
          <w:rPr>
            <w:rFonts w:ascii="Times New Roman" w:eastAsia="宋体" w:hAnsi="Times New Roman" w:cs="Times New Roman"/>
            <w:color w:val="000000"/>
            <w:kern w:val="0"/>
            <w:sz w:val="24"/>
            <w14:ligatures w14:val="none"/>
          </w:rPr>
          <w:delInstrText>ﬂ</w:delInstrText>
        </w:r>
        <w:r w:rsidR="00401647" w:rsidDel="005B3BF3">
          <w:rPr>
            <w:rFonts w:ascii="Calibri" w:eastAsia="宋体" w:hAnsi="Calibri" w:cs="Calibri"/>
            <w:color w:val="000000"/>
            <w:kern w:val="0"/>
            <w:sz w:val="24"/>
            <w14:ligatures w14:val="none"/>
          </w:rPr>
          <w:delInstrText>uences on power output. Most signi</w:delInstrText>
        </w:r>
        <w:r w:rsidR="00401647" w:rsidDel="005B3BF3">
          <w:rPr>
            <w:rFonts w:ascii="Times New Roman" w:eastAsia="宋体" w:hAnsi="Times New Roman" w:cs="Times New Roman"/>
            <w:color w:val="000000"/>
            <w:kern w:val="0"/>
            <w:sz w:val="24"/>
            <w14:ligatures w14:val="none"/>
          </w:rPr>
          <w:delInstrText>ﬁ</w:delInstrText>
        </w:r>
        <w:r w:rsidR="00401647" w:rsidDel="005B3BF3">
          <w:rPr>
            <w:rFonts w:ascii="Calibri" w:eastAsia="宋体" w:hAnsi="Calibri" w:cs="Calibri"/>
            <w:color w:val="000000"/>
            <w:kern w:val="0"/>
            <w:sz w:val="24"/>
            <w14:ligatures w14:val="none"/>
          </w:rPr>
          <w:del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delInstrText>
        </w:r>
        <w:r w:rsidR="00401647" w:rsidDel="005B3BF3">
          <w:rPr>
            <w:rFonts w:ascii="Times New Roman" w:eastAsia="宋体" w:hAnsi="Times New Roman" w:cs="Times New Roman"/>
            <w:color w:val="000000"/>
            <w:kern w:val="0"/>
            <w:sz w:val="24"/>
            <w14:ligatures w14:val="none"/>
          </w:rPr>
          <w:delInstrText>ﬁ</w:delInstrText>
        </w:r>
        <w:r w:rsidR="00401647" w:rsidDel="005B3BF3">
          <w:rPr>
            <w:rFonts w:ascii="Calibri" w:eastAsia="宋体" w:hAnsi="Calibri" w:cs="Calibri"/>
            <w:color w:val="000000"/>
            <w:kern w:val="0"/>
            <w:sz w:val="24"/>
            <w14:ligatures w14:val="none"/>
          </w:rPr>
          <w:del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delInstrText>
        </w:r>
        <w:r w:rsidR="00FC4CAC" w:rsidDel="005B3BF3">
          <w:rPr>
            <w:rFonts w:ascii="Calibri" w:eastAsia="宋体" w:hAnsi="Calibri" w:cs="Calibri"/>
            <w:color w:val="000000"/>
            <w:kern w:val="0"/>
            <w:sz w:val="24"/>
            <w14:ligatures w14:val="none"/>
          </w:rPr>
          <w:fldChar w:fldCharType="separate"/>
        </w:r>
        <w:r w:rsidR="00401647" w:rsidDel="005B3BF3">
          <w:rPr>
            <w:rFonts w:ascii="Calibri" w:eastAsia="宋体" w:hAnsi="Calibri" w:cs="Calibri"/>
            <w:noProof/>
            <w:color w:val="000000"/>
            <w:kern w:val="0"/>
            <w:sz w:val="24"/>
            <w14:ligatures w14:val="none"/>
          </w:rPr>
          <w:delText>(Clifton et al., 2013)</w:delText>
        </w:r>
        <w:r w:rsidR="00FC4CAC" w:rsidDel="005B3BF3">
          <w:rPr>
            <w:rFonts w:ascii="Calibri" w:eastAsia="宋体" w:hAnsi="Calibri" w:cs="Calibri"/>
            <w:color w:val="000000"/>
            <w:kern w:val="0"/>
            <w:sz w:val="24"/>
            <w14:ligatures w14:val="none"/>
          </w:rPr>
          <w:fldChar w:fldCharType="end"/>
        </w:r>
      </w:del>
      <w:del w:id="117" w:author="Supeng Zhang" w:date="2025-11-30T17:17:00Z" w16du:dateUtc="2025-11-30T09:17:00Z">
        <w:r w:rsidRPr="00F425DD" w:rsidDel="00F5556A">
          <w:rPr>
            <w:rFonts w:ascii="Calibri" w:eastAsia="宋体" w:hAnsi="Calibri" w:cs="Calibri"/>
            <w:color w:val="000000"/>
            <w:kern w:val="0"/>
            <w:sz w:val="24"/>
            <w14:ligatures w14:val="none"/>
          </w:rPr>
          <w:delText xml:space="preserve">, </w:delText>
        </w:r>
        <w:bookmarkEnd w:id="112"/>
        <w:r w:rsidRPr="00F425DD" w:rsidDel="00F5556A">
          <w:rPr>
            <w:rFonts w:ascii="Calibri" w:eastAsia="宋体" w:hAnsi="Calibri" w:cs="Calibri"/>
            <w:color w:val="000000"/>
            <w:kern w:val="0"/>
            <w:sz w:val="24"/>
            <w14:ligatures w14:val="none"/>
          </w:rPr>
          <w:delText>contradictory evidence exists.</w:delText>
        </w:r>
      </w:del>
      <w:del w:id="118" w:author="Supeng Zhang" w:date="2025-11-30T17:31:00Z" w16du:dateUtc="2025-11-30T09:31:00Z">
        <w:r w:rsidR="007B5479" w:rsidDel="00AE5D01">
          <w:rPr>
            <w:rFonts w:ascii="Calibri" w:eastAsia="宋体" w:hAnsi="Calibri" w:cs="Calibri"/>
            <w:color w:val="000000"/>
            <w:kern w:val="0"/>
            <w:sz w:val="24"/>
            <w14:ligatures w14:val="none"/>
          </w:rPr>
          <w:delText xml:space="preserve"> Chen and Xu</w:delText>
        </w:r>
        <w:r w:rsidRPr="00F425DD" w:rsidDel="00AE5D01">
          <w:rPr>
            <w:rFonts w:ascii="Calibri" w:eastAsia="宋体" w:hAnsi="Calibri" w:cs="Calibri"/>
            <w:color w:val="000000"/>
            <w:kern w:val="0"/>
            <w:sz w:val="24"/>
            <w14:ligatures w14:val="none"/>
          </w:rPr>
          <w:delText xml:space="preserve"> </w:delText>
        </w:r>
        <w:r w:rsidR="007B5479" w:rsidDel="00AE5D01">
          <w:rPr>
            <w:rFonts w:ascii="Calibri" w:eastAsia="宋体" w:hAnsi="Calibri" w:cs="Calibri"/>
            <w:color w:val="000000"/>
            <w:kern w:val="0"/>
            <w:sz w:val="24"/>
            <w14:ligatures w14:val="none"/>
          </w:rPr>
          <w:fldChar w:fldCharType="begin"/>
        </w:r>
        <w:r w:rsidR="007B5479" w:rsidDel="00AE5D01">
          <w:rPr>
            <w:rFonts w:ascii="Calibri" w:eastAsia="宋体" w:hAnsi="Calibri" w:cs="Calibri"/>
            <w:color w:val="000000"/>
            <w:kern w:val="0"/>
            <w:sz w:val="24"/>
            <w14:ligatures w14:val="none"/>
          </w:rPr>
          <w:delInstrText xml:space="preserve"> ADDIN ZOTERO_ITEM CSL_CITATION {"citationID":"hCYpTRwG","properties":{"formattedCitation":"(2022)","plainCitation":"(2022)","noteIndex":0},"citationItems":[{"id":1621,"uris":["http://zotero.org/users/14274501/items/ZWK7WGRP"],"itemData":{"id":1621,"type":"article-journal","abstract":"Abstract\n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Competition","volume":"9","author":[{"family":"Chen","given":"Yongbao"},{"family":"Xu","given":"Junjie"}],"issued":{"date-parts":[["2022",9,21]]}},"suppress-author":true}],"schema":"https://github.com/citation-style-language/schema/raw/master/csl-citation.json"} </w:delInstrText>
        </w:r>
        <w:r w:rsidR="007B5479" w:rsidDel="00AE5D01">
          <w:rPr>
            <w:rFonts w:ascii="Calibri" w:eastAsia="宋体" w:hAnsi="Calibri" w:cs="Calibri"/>
            <w:color w:val="000000"/>
            <w:kern w:val="0"/>
            <w:sz w:val="24"/>
            <w14:ligatures w14:val="none"/>
          </w:rPr>
          <w:fldChar w:fldCharType="separate"/>
        </w:r>
        <w:r w:rsidR="007B5479" w:rsidDel="00AE5D01">
          <w:rPr>
            <w:rFonts w:ascii="Calibri" w:eastAsia="宋体" w:hAnsi="Calibri" w:cs="Calibri"/>
            <w:noProof/>
            <w:color w:val="000000"/>
            <w:kern w:val="0"/>
            <w:sz w:val="24"/>
            <w14:ligatures w14:val="none"/>
          </w:rPr>
          <w:delText>(2022)</w:delText>
        </w:r>
        <w:r w:rsidR="007B5479" w:rsidDel="00AE5D01">
          <w:rPr>
            <w:rFonts w:ascii="Calibri" w:eastAsia="宋体" w:hAnsi="Calibri" w:cs="Calibri"/>
            <w:color w:val="000000"/>
            <w:kern w:val="0"/>
            <w:sz w:val="24"/>
            <w14:ligatures w14:val="none"/>
          </w:rPr>
          <w:fldChar w:fldCharType="end"/>
        </w:r>
        <w:r w:rsidR="007B5479" w:rsidDel="00AE5D01">
          <w:rPr>
            <w:rFonts w:ascii="Calibri" w:eastAsia="宋体" w:hAnsi="Calibri" w:cs="Calibri"/>
            <w:color w:val="000000"/>
            <w:kern w:val="0"/>
            <w:sz w:val="24"/>
            <w14:ligatures w14:val="none"/>
          </w:rPr>
          <w:delText xml:space="preserve"> </w:delText>
        </w:r>
        <w:r w:rsidR="004B1E8D" w:rsidRPr="004B1E8D" w:rsidDel="00AE5D01">
          <w:rPr>
            <w:rFonts w:ascii="Calibri" w:eastAsia="宋体" w:hAnsi="Calibri" w:cs="Calibri"/>
            <w:color w:val="000000"/>
            <w:kern w:val="0"/>
            <w:sz w:val="24"/>
            <w14:ligatures w14:val="none"/>
          </w:rPr>
          <w:delText>found that at several wind farms, 10 m wind speeds correlated with power as strongly as, or even more strongly than, hub-height winds.</w:delText>
        </w:r>
      </w:del>
      <w:moveFromRangeStart w:id="119" w:author="Supeng Zhang" w:date="2025-11-30T17:32:00Z" w:name="move215416340"/>
      <w:moveFrom w:id="120" w:author="Supeng Zhang" w:date="2025-11-30T17:32:00Z" w16du:dateUtc="2025-11-30T09:32:00Z">
        <w:del w:id="121" w:author="Supeng Zhang" w:date="2025-11-30T17:42:00Z" w16du:dateUtc="2025-11-30T09:42:00Z">
          <w:r w:rsidR="004B1E8D" w:rsidRPr="004B1E8D" w:rsidDel="00951A0C">
            <w:rPr>
              <w:rFonts w:ascii="Calibri" w:eastAsia="宋体" w:hAnsi="Calibri" w:cs="Calibri"/>
              <w:color w:val="000000"/>
              <w:kern w:val="0"/>
              <w:sz w:val="24"/>
              <w14:ligatures w14:val="none"/>
            </w:rPr>
            <w:delText xml:space="preserve"> Similar behavior appears in other wind farm observations</w:delText>
          </w:r>
          <w:r w:rsidR="00BE403F" w:rsidRPr="00BE403F" w:rsidDel="00951A0C">
            <w:rPr>
              <w:rFonts w:ascii="Calibri" w:eastAsia="宋体" w:hAnsi="Calibri" w:cs="Calibri"/>
              <w:color w:val="000000"/>
              <w:kern w:val="0"/>
              <w:sz w:val="24"/>
              <w14:ligatures w14:val="none"/>
            </w:rPr>
            <w:delText xml:space="preserve"> </w:delText>
          </w:r>
          <w:r w:rsidR="00BE403F" w:rsidDel="00951A0C">
            <w:rPr>
              <w:rFonts w:ascii="Calibri" w:eastAsia="宋体" w:hAnsi="Calibri" w:cs="Calibri"/>
              <w:color w:val="000000"/>
              <w:kern w:val="0"/>
              <w:sz w:val="24"/>
              <w14:ligatures w14:val="none"/>
            </w:rPr>
            <w:fldChar w:fldCharType="begin"/>
          </w:r>
          <w:r w:rsidR="00401647" w:rsidDel="00951A0C">
            <w:rPr>
              <w:rFonts w:ascii="Calibri" w:eastAsia="宋体" w:hAnsi="Calibri" w:cs="Calibri"/>
              <w:color w:val="000000"/>
              <w:kern w:val="0"/>
              <w:sz w:val="24"/>
              <w14:ligatures w14:val="none"/>
            </w:rPr>
            <w:del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delInstrText>
          </w:r>
          <w:r w:rsidR="00BE403F" w:rsidDel="00951A0C">
            <w:rPr>
              <w:rFonts w:ascii="Calibri" w:eastAsia="宋体" w:hAnsi="Calibri" w:cs="Calibri"/>
              <w:color w:val="000000"/>
              <w:kern w:val="0"/>
              <w:sz w:val="24"/>
              <w14:ligatures w14:val="none"/>
            </w:rPr>
            <w:fldChar w:fldCharType="separate"/>
          </w:r>
          <w:r w:rsidR="00401647" w:rsidDel="00951A0C">
            <w:rPr>
              <w:rFonts w:ascii="Calibri" w:eastAsia="宋体" w:hAnsi="Calibri" w:cs="Calibri"/>
              <w:noProof/>
              <w:color w:val="000000"/>
              <w:kern w:val="0"/>
              <w:sz w:val="24"/>
              <w14:ligatures w14:val="none"/>
            </w:rPr>
            <w:delText>(Rubanenko et al., 2020; Chen &amp; Xu, 2022)</w:delText>
          </w:r>
          <w:r w:rsidR="00BE403F" w:rsidDel="00951A0C">
            <w:rPr>
              <w:rFonts w:ascii="Calibri" w:eastAsia="宋体" w:hAnsi="Calibri" w:cs="Calibri"/>
              <w:color w:val="000000"/>
              <w:kern w:val="0"/>
              <w:sz w:val="24"/>
              <w14:ligatures w14:val="none"/>
            </w:rPr>
            <w:fldChar w:fldCharType="end"/>
          </w:r>
        </w:del>
      </w:moveFrom>
      <w:moveFromRangeEnd w:id="119"/>
      <w:del w:id="122" w:author="Supeng Zhang" w:date="2025-11-30T17:42:00Z" w16du:dateUtc="2025-11-30T09:42:00Z">
        <w:r w:rsidR="004B1E8D" w:rsidRPr="004B1E8D" w:rsidDel="00951A0C">
          <w:rPr>
            <w:rFonts w:ascii="Calibri" w:eastAsia="宋体" w:hAnsi="Calibri" w:cs="Calibri"/>
            <w:color w:val="000000"/>
            <w:kern w:val="0"/>
            <w:sz w:val="24"/>
            <w14:ligatures w14:val="none"/>
          </w:rPr>
          <w:delText>, yet</w:delText>
        </w:r>
      </w:del>
      <w:del w:id="123" w:author="Supeng Zhang" w:date="2025-11-30T17:35:00Z" w16du:dateUtc="2025-11-30T09:35:00Z">
        <w:r w:rsidR="004B1E8D" w:rsidRPr="004B1E8D" w:rsidDel="005C1D26">
          <w:rPr>
            <w:rFonts w:ascii="Calibri" w:eastAsia="宋体" w:hAnsi="Calibri" w:cs="Calibri"/>
            <w:color w:val="000000"/>
            <w:kern w:val="0"/>
            <w:sz w:val="24"/>
            <w14:ligatures w14:val="none"/>
          </w:rPr>
          <w:delText xml:space="preserve"> remains unexplained</w:delText>
        </w:r>
      </w:del>
      <w:del w:id="124" w:author="Supeng Zhang" w:date="2025-11-30T17:42:00Z" w16du:dateUtc="2025-11-30T09:42:00Z">
        <w:r w:rsidR="00BE403F" w:rsidRPr="00BE403F" w:rsidDel="00951A0C">
          <w:rPr>
            <w:rFonts w:ascii="Calibri" w:eastAsia="宋体" w:hAnsi="Calibri" w:cs="Calibri"/>
            <w:color w:val="000000"/>
            <w:kern w:val="0"/>
            <w:sz w:val="24"/>
            <w14:ligatures w14:val="none"/>
          </w:rPr>
          <w:delText>.</w:delText>
        </w:r>
        <w:r w:rsidR="00BE403F" w:rsidDel="00951A0C">
          <w:rPr>
            <w:rFonts w:ascii="Calibri" w:eastAsia="宋体" w:hAnsi="Calibri" w:cs="Calibri" w:hint="eastAsia"/>
            <w:color w:val="000000"/>
            <w:kern w:val="0"/>
            <w:sz w:val="24"/>
            <w14:ligatures w14:val="none"/>
          </w:rPr>
          <w:delText xml:space="preserve"> </w:delText>
        </w:r>
        <w:r w:rsidRPr="00F425DD" w:rsidDel="00951A0C">
          <w:rPr>
            <w:rFonts w:ascii="Calibri" w:eastAsia="宋体" w:hAnsi="Calibri" w:cs="Calibri"/>
            <w:color w:val="000000"/>
            <w:kern w:val="0"/>
            <w:sz w:val="24"/>
            <w14:ligatures w14:val="none"/>
          </w:rPr>
          <w:delText xml:space="preserve">These inconsistencies </w:delText>
        </w:r>
      </w:del>
      <w:del w:id="125" w:author="Supeng Zhang" w:date="2025-11-30T17:35:00Z" w16du:dateUtc="2025-11-30T09:35:00Z">
        <w:r w:rsidRPr="00F425DD" w:rsidDel="00EC533F">
          <w:rPr>
            <w:rFonts w:ascii="Calibri" w:eastAsia="宋体" w:hAnsi="Calibri" w:cs="Calibri"/>
            <w:color w:val="000000"/>
            <w:kern w:val="0"/>
            <w:sz w:val="24"/>
            <w14:ligatures w14:val="none"/>
          </w:rPr>
          <w:delText xml:space="preserve">highlight the limitations of purely statistical feature selection </w:delText>
        </w:r>
      </w:del>
      <w:del w:id="126" w:author="Supeng Zhang" w:date="2025-11-30T17:42:00Z" w16du:dateUtc="2025-11-30T09:42:00Z">
        <w:r w:rsidRPr="00F425DD" w:rsidDel="00951A0C">
          <w:rPr>
            <w:rFonts w:ascii="Calibri" w:eastAsia="宋体" w:hAnsi="Calibri" w:cs="Calibri"/>
            <w:color w:val="000000"/>
            <w:kern w:val="0"/>
            <w:sz w:val="24"/>
            <w14:ligatures w14:val="none"/>
          </w:rPr>
          <w:delText xml:space="preserve">and indicate </w:delText>
        </w:r>
      </w:del>
      <w:del w:id="127" w:author="Supeng Zhang" w:date="2025-11-30T17:38:00Z" w16du:dateUtc="2025-11-30T09:38:00Z">
        <w:r w:rsidRPr="00F425DD" w:rsidDel="001B2DB1">
          <w:rPr>
            <w:rFonts w:ascii="Calibri" w:eastAsia="宋体" w:hAnsi="Calibri" w:cs="Calibri"/>
            <w:color w:val="000000"/>
            <w:kern w:val="0"/>
            <w:sz w:val="24"/>
            <w14:ligatures w14:val="none"/>
          </w:rPr>
          <w:delText xml:space="preserve">the need for a mechanistic framework explaining when—and why—different heights capture the atmospheric forcing relevant to farm power. </w:delText>
        </w:r>
      </w:del>
    </w:p>
    <w:p w14:paraId="44257B11" w14:textId="1E83BF87" w:rsidR="008725F4" w:rsidDel="006B4576" w:rsidRDefault="008725F4" w:rsidP="005E7115">
      <w:pPr>
        <w:widowControl/>
        <w:spacing w:before="100" w:beforeAutospacing="1" w:after="100" w:afterAutospacing="1" w:line="360" w:lineRule="auto"/>
        <w:rPr>
          <w:del w:id="128" w:author="Supeng Zhang" w:date="2025-11-30T18:00:00Z" w16du:dateUtc="2025-11-30T10:00:00Z"/>
          <w:rFonts w:ascii="Calibri" w:eastAsia="宋体" w:hAnsi="Calibri" w:cs="Calibri"/>
          <w:color w:val="000000"/>
          <w:kern w:val="0"/>
          <w:sz w:val="24"/>
          <w14:ligatures w14:val="none"/>
        </w:rPr>
      </w:pPr>
      <w:bookmarkStart w:id="129" w:name="_Hlk215348055"/>
      <w:commentRangeStart w:id="130"/>
      <w:r w:rsidRPr="008725F4">
        <w:rPr>
          <w:rFonts w:ascii="Calibri" w:eastAsia="宋体" w:hAnsi="Calibri" w:cs="Calibri"/>
          <w:color w:val="000000"/>
          <w:kern w:val="0"/>
          <w:sz w:val="24"/>
          <w14:ligatures w14:val="none"/>
        </w:rPr>
        <w:t>A mechanistic understanding begins with free-flow conditions. Early single-turbine studies demonstrated that the rotor-equivalent wind speed (REWS)—</w:t>
      </w:r>
      <w:commentRangeStart w:id="131"/>
      <w:r w:rsidRPr="008725F4">
        <w:rPr>
          <w:rFonts w:ascii="Calibri" w:eastAsia="宋体" w:hAnsi="Calibri" w:cs="Calibri"/>
          <w:color w:val="000000"/>
          <w:kern w:val="0"/>
          <w:sz w:val="24"/>
          <w14:ligatures w14:val="none"/>
        </w:rPr>
        <w:t>the swept-area–integrated wind profile</w:t>
      </w:r>
      <w:commentRangeEnd w:id="131"/>
      <w:r w:rsidR="00B20EFC">
        <w:rPr>
          <w:rStyle w:val="af6"/>
        </w:rPr>
        <w:commentReference w:id="131"/>
      </w:r>
      <w:r w:rsidRPr="008725F4">
        <w:rPr>
          <w:rFonts w:ascii="Calibri" w:eastAsia="宋体" w:hAnsi="Calibri" w:cs="Calibri"/>
          <w:color w:val="000000"/>
          <w:kern w:val="0"/>
          <w:sz w:val="24"/>
          <w14:ligatures w14:val="none"/>
        </w:rPr>
        <w:t xml:space="preserv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free-stream conditions showed that atmospheric stability can induce 15–20% power variation at </w:t>
      </w:r>
      <w:commentRangeStart w:id="132"/>
      <w:r w:rsidRPr="008725F4">
        <w:rPr>
          <w:rFonts w:ascii="Calibri" w:eastAsia="宋体" w:hAnsi="Calibri" w:cs="Calibri"/>
          <w:color w:val="000000"/>
          <w:kern w:val="0"/>
          <w:sz w:val="24"/>
          <w14:ligatures w14:val="none"/>
        </w:rPr>
        <w:t>the same</w:t>
      </w:r>
      <w:commentRangeEnd w:id="132"/>
      <w:r w:rsidR="00231F7C">
        <w:rPr>
          <w:rStyle w:val="af6"/>
        </w:rPr>
        <w:commentReference w:id="132"/>
      </w:r>
      <w:r w:rsidRPr="008725F4">
        <w:rPr>
          <w:rFonts w:ascii="Calibri" w:eastAsia="宋体" w:hAnsi="Calibri" w:cs="Calibri"/>
          <w:color w:val="000000"/>
          <w:kern w:val="0"/>
          <w:sz w:val="24"/>
          <w14:ligatures w14:val="none"/>
        </w:rPr>
        <w:t xml:space="preserve"> wind speed, with turbulent kinetic energy (TKE)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These findings </w:t>
      </w:r>
      <w:ins w:id="133" w:author="Supeng Zhang" w:date="2025-11-30T17:51:00Z" w16du:dateUtc="2025-11-30T09:51:00Z">
        <w:r w:rsidR="009773D7">
          <w:rPr>
            <w:rFonts w:ascii="Calibri" w:eastAsia="宋体" w:hAnsi="Calibri" w:cs="Calibri" w:hint="eastAsia"/>
            <w:color w:val="000000"/>
            <w:kern w:val="0"/>
            <w:sz w:val="24"/>
            <w14:ligatures w14:val="none"/>
          </w:rPr>
          <w:t>suggest</w:t>
        </w:r>
      </w:ins>
      <w:del w:id="134" w:author="Supeng Zhang" w:date="2025-11-30T17:51:00Z" w16du:dateUtc="2025-11-30T09:51:00Z">
        <w:r w:rsidRPr="008725F4" w:rsidDel="009773D7">
          <w:rPr>
            <w:rFonts w:ascii="Calibri" w:eastAsia="宋体" w:hAnsi="Calibri" w:cs="Calibri"/>
            <w:color w:val="000000"/>
            <w:kern w:val="0"/>
            <w:sz w:val="24"/>
            <w14:ligatures w14:val="none"/>
          </w:rPr>
          <w:delText>establish</w:delText>
        </w:r>
      </w:del>
      <w:r w:rsidRPr="008725F4">
        <w:rPr>
          <w:rFonts w:ascii="Calibri" w:eastAsia="宋体" w:hAnsi="Calibri" w:cs="Calibri"/>
          <w:color w:val="000000"/>
          <w:kern w:val="0"/>
          <w:sz w:val="24"/>
          <w14:ligatures w14:val="none"/>
        </w:rPr>
        <w:t xml:space="preserve"> that turbine performance depends on </w:t>
      </w:r>
      <w:r w:rsidR="00A90D9F" w:rsidRPr="00A90D9F">
        <w:rPr>
          <w:rFonts w:ascii="Calibri" w:eastAsia="宋体" w:hAnsi="Calibri" w:cs="Calibri"/>
          <w:color w:val="000000"/>
          <w:kern w:val="0"/>
          <w:sz w:val="24"/>
          <w14:ligatures w14:val="none"/>
        </w:rPr>
        <w:t>swept-area</w:t>
      </w:r>
      <w:ins w:id="135" w:author="Supeng Zhang" w:date="2025-11-30T17:51:00Z" w16du:dateUtc="2025-11-30T09:51:00Z">
        <w:r w:rsidR="009773D7">
          <w:rPr>
            <w:rFonts w:ascii="Calibri" w:eastAsia="宋体" w:hAnsi="Calibri" w:cs="Calibri" w:hint="eastAsia"/>
            <w:color w:val="000000"/>
            <w:kern w:val="0"/>
            <w:sz w:val="24"/>
            <w14:ligatures w14:val="none"/>
          </w:rPr>
          <w:t xml:space="preserve"> </w:t>
        </w:r>
      </w:ins>
      <w:del w:id="136" w:author="Supeng Zhang" w:date="2025-11-30T17:51:00Z" w16du:dateUtc="2025-11-30T09:51:00Z">
        <w:r w:rsidR="00A90D9F" w:rsidRPr="00A90D9F" w:rsidDel="009773D7">
          <w:rPr>
            <w:rFonts w:ascii="Calibri" w:eastAsia="宋体" w:hAnsi="Calibri" w:cs="Calibri"/>
            <w:color w:val="000000"/>
            <w:kern w:val="0"/>
            <w:sz w:val="24"/>
            <w14:ligatures w14:val="none"/>
          </w:rPr>
          <w:delText>–</w:delText>
        </w:r>
      </w:del>
      <w:r w:rsidR="00A90D9F" w:rsidRPr="00A90D9F">
        <w:rPr>
          <w:rFonts w:ascii="Calibri" w:eastAsia="宋体" w:hAnsi="Calibri" w:cs="Calibri"/>
          <w:color w:val="000000"/>
          <w:kern w:val="0"/>
          <w:sz w:val="24"/>
          <w14:ligatures w14:val="none"/>
        </w:rPr>
        <w:t>related</w:t>
      </w:r>
      <w:r w:rsidR="00A90D9F">
        <w:rPr>
          <w:rFonts w:ascii="Calibri" w:eastAsia="宋体" w:hAnsi="Calibri" w:cs="Calibri" w:hint="eastAsia"/>
          <w:color w:val="000000"/>
          <w:kern w:val="0"/>
          <w:sz w:val="24"/>
          <w14:ligatures w14:val="none"/>
        </w:rPr>
        <w:t xml:space="preserve"> </w:t>
      </w:r>
      <w:commentRangeStart w:id="137"/>
      <w:ins w:id="138" w:author="Supeng Zhang" w:date="2025-11-30T17:52:00Z" w16du:dateUtc="2025-11-30T09:52:00Z">
        <w:r w:rsidR="004474AF">
          <w:rPr>
            <w:rFonts w:ascii="Calibri" w:eastAsia="宋体" w:hAnsi="Calibri" w:cs="Calibri" w:hint="eastAsia"/>
            <w:color w:val="000000"/>
            <w:kern w:val="0"/>
            <w:sz w:val="24"/>
            <w14:ligatures w14:val="none"/>
          </w:rPr>
          <w:t>wind</w:t>
        </w:r>
        <w:commentRangeEnd w:id="137"/>
        <w:r w:rsidR="00A64427">
          <w:rPr>
            <w:rStyle w:val="af6"/>
          </w:rPr>
          <w:commentReference w:id="137"/>
        </w:r>
        <w:r w:rsidR="004474AF">
          <w:rPr>
            <w:rFonts w:ascii="Calibri" w:eastAsia="宋体" w:hAnsi="Calibri" w:cs="Calibri" w:hint="eastAsia"/>
            <w:color w:val="000000"/>
            <w:kern w:val="0"/>
            <w:sz w:val="24"/>
            <w14:ligatures w14:val="none"/>
          </w:rPr>
          <w:t xml:space="preserve"> </w:t>
        </w:r>
      </w:ins>
      <w:r w:rsidRPr="008725F4">
        <w:rPr>
          <w:rFonts w:ascii="Calibri" w:eastAsia="宋体" w:hAnsi="Calibri" w:cs="Calibri"/>
          <w:color w:val="000000"/>
          <w:kern w:val="0"/>
          <w:sz w:val="24"/>
          <w14:ligatures w14:val="none"/>
        </w:rPr>
        <w:t xml:space="preserve">profile structure, stability, and turbulence rather than </w:t>
      </w:r>
      <w:ins w:id="139" w:author="Supeng Zhang" w:date="2025-11-30T17:52:00Z" w16du:dateUtc="2025-11-30T09:52:00Z">
        <w:r w:rsidR="00A64427">
          <w:rPr>
            <w:rFonts w:ascii="Calibri" w:eastAsia="宋体" w:hAnsi="Calibri" w:cs="Calibri" w:hint="eastAsia"/>
            <w:color w:val="000000"/>
            <w:kern w:val="0"/>
            <w:sz w:val="24"/>
            <w14:ligatures w14:val="none"/>
          </w:rPr>
          <w:t xml:space="preserve">the wind speed at </w:t>
        </w:r>
      </w:ins>
      <w:r w:rsidRPr="008725F4">
        <w:rPr>
          <w:rFonts w:ascii="Calibri" w:eastAsia="宋体" w:hAnsi="Calibri" w:cs="Calibri"/>
          <w:color w:val="000000"/>
          <w:kern w:val="0"/>
          <w:sz w:val="24"/>
          <w14:ligatures w14:val="none"/>
        </w:rPr>
        <w:t xml:space="preserve">any fixed height. </w:t>
      </w:r>
    </w:p>
    <w:bookmarkEnd w:id="129"/>
    <w:p w14:paraId="6CEF1ADB" w14:textId="3437F37C" w:rsidR="00BE403F" w:rsidRDefault="00BE403F"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BE403F">
        <w:rPr>
          <w:rFonts w:ascii="Calibri" w:eastAsia="宋体" w:hAnsi="Calibri" w:cs="Calibri"/>
          <w:color w:val="000000"/>
          <w:kern w:val="0"/>
          <w:sz w:val="24"/>
          <w14:ligatures w14:val="none"/>
        </w:rPr>
        <w:t xml:space="preserve">Studies using operational wind farm observations extended these insights to full-field conditions. Cutler et al.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D02340">
        <w:rPr>
          <w:rFonts w:ascii="Calibri" w:eastAsia="宋体" w:hAnsi="Calibri" w:cs="Calibri" w:hint="eastAsia"/>
          <w:color w:val="000000"/>
          <w:kern w:val="0"/>
          <w:sz w:val="24"/>
          <w14:ligatures w14:val="none"/>
        </w:rPr>
        <w:instrText>,"source":"DOI.org (Crossref)","title":"Using nacelle</w:instrText>
      </w:r>
      <w:r w:rsidR="00D02340">
        <w:rPr>
          <w:rFonts w:ascii="Calibri" w:eastAsia="宋体" w:hAnsi="Calibri" w:cs="Calibri" w:hint="eastAsia"/>
          <w:color w:val="000000"/>
          <w:kern w:val="0"/>
          <w:sz w:val="24"/>
          <w14:ligatures w14:val="none"/>
        </w:rPr>
        <w:instrText>‐</w:instrText>
      </w:r>
      <w:r w:rsidR="00D02340">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D02340">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(2012)</w:t>
      </w:r>
      <w:r w:rsidR="00D02340">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found nacelle-level averaged winds more representative of farm-wide power than tower-based hub-height observations. </w:t>
      </w:r>
      <w:r w:rsidRPr="00BE403F">
        <w:rPr>
          <w:rFonts w:ascii="Calibri" w:eastAsia="宋体" w:hAnsi="Calibri" w:cs="Calibri"/>
          <w:color w:val="000000"/>
          <w:kern w:val="0"/>
          <w:sz w:val="24"/>
          <w14:ligatures w14:val="none"/>
        </w:rPr>
        <w:lastRenderedPageBreak/>
        <w:t xml:space="preserve">Sasser et al.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{"citationID":"8kSOKiGS","properties":{"formattedCitation":"(2022)","plainCitation":"(2022)","noteIndex":0},"citationItems":[{"id":1650,"uris":["http://zotero.org/users/14274501/items/45YLP2JC"],"itemData":{"id":1650,"type":"article-journal","abstract":"To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le classi</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ed vertical wind pro</w:instrText>
      </w:r>
      <w:r w:rsidR="00D02340">
        <w:rPr>
          <w:rFonts w:ascii="Times New Roman" w:eastAsia="宋体" w:hAnsi="Times New Roman" w:cs="Times New Roman"/>
          <w:color w:val="000000"/>
          <w:kern w:val="0"/>
          <w:sz w:val="24"/>
          <w14:ligatures w14:val="none"/>
        </w:rPr>
        <w:instrText>ﬁ</w:instrText>
      </w:r>
      <w:r w:rsidR="00D02340">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(2022)</w:t>
      </w:r>
      <w:r w:rsidR="00D02340">
        <w:rPr>
          <w:rFonts w:ascii="Calibri" w:eastAsia="宋体" w:hAnsi="Calibri" w:cs="Calibri"/>
          <w:color w:val="000000"/>
          <w:kern w:val="0"/>
          <w:sz w:val="24"/>
          <w14:ligatures w14:val="none"/>
        </w:rPr>
        <w:fldChar w:fldCharType="end"/>
      </w:r>
      <w:r w:rsidR="00D02340">
        <w:rPr>
          <w:rFonts w:ascii="Calibri" w:eastAsia="宋体" w:hAnsi="Calibri" w:cs="Calibri" w:hint="eastAsia"/>
          <w:color w:val="000000"/>
          <w:kern w:val="0"/>
          <w:sz w:val="24"/>
          <w14:ligatures w14:val="none"/>
        </w:rPr>
        <w:t xml:space="preserve"> </w:t>
      </w:r>
      <w:r w:rsidRPr="00BE403F">
        <w:rPr>
          <w:rFonts w:ascii="Calibri" w:eastAsia="宋体" w:hAnsi="Calibri" w:cs="Calibri"/>
          <w:color w:val="000000"/>
          <w:kern w:val="0"/>
          <w:sz w:val="24"/>
          <w14:ligatures w14:val="none"/>
        </w:rPr>
        <w:t>confirmed the advantages of REWS combined with lapse-rate information. Recent explainable</w:t>
      </w:r>
      <w:ins w:id="140" w:author="Supeng Zhang" w:date="2025-11-30T17:56:00Z" w16du:dateUtc="2025-11-30T09:56:00Z">
        <w:r w:rsidR="00E7736F">
          <w:rPr>
            <w:rFonts w:ascii="Calibri" w:eastAsia="宋体" w:hAnsi="Calibri" w:cs="Calibri" w:hint="eastAsia"/>
            <w:color w:val="000000"/>
            <w:kern w:val="0"/>
            <w:sz w:val="24"/>
            <w14:ligatures w14:val="none"/>
          </w:rPr>
          <w:t xml:space="preserve"> </w:t>
        </w:r>
        <w:commentRangeStart w:id="141"/>
        <w:r w:rsidR="00E7736F">
          <w:rPr>
            <w:rFonts w:ascii="Calibri" w:eastAsia="宋体" w:hAnsi="Calibri" w:cs="Calibri" w:hint="eastAsia"/>
            <w:color w:val="000000"/>
            <w:kern w:val="0"/>
            <w:sz w:val="24"/>
            <w14:ligatures w14:val="none"/>
          </w:rPr>
          <w:t>Artificial I</w:t>
        </w:r>
        <w:r w:rsidR="00E7736F">
          <w:rPr>
            <w:rFonts w:ascii="Calibri" w:eastAsia="宋体" w:hAnsi="Calibri" w:cs="Calibri"/>
            <w:color w:val="000000"/>
            <w:kern w:val="0"/>
            <w:sz w:val="24"/>
            <w14:ligatures w14:val="none"/>
          </w:rPr>
          <w:t>ntelligence</w:t>
        </w:r>
        <w:r w:rsidR="00E7736F">
          <w:rPr>
            <w:rFonts w:ascii="Calibri" w:eastAsia="宋体" w:hAnsi="Calibri" w:cs="Calibri" w:hint="eastAsia"/>
            <w:color w:val="000000"/>
            <w:kern w:val="0"/>
            <w:sz w:val="24"/>
            <w14:ligatures w14:val="none"/>
          </w:rPr>
          <w:t xml:space="preserve"> (AI)</w:t>
        </w:r>
      </w:ins>
      <w:commentRangeEnd w:id="141"/>
      <w:ins w:id="142" w:author="Supeng Zhang" w:date="2025-11-30T17:57:00Z" w16du:dateUtc="2025-11-30T09:57:00Z">
        <w:r w:rsidR="00494807">
          <w:rPr>
            <w:rStyle w:val="af6"/>
          </w:rPr>
          <w:commentReference w:id="141"/>
        </w:r>
      </w:ins>
      <w:del w:id="143" w:author="Supeng Zhang" w:date="2025-11-30T17:56:00Z" w16du:dateUtc="2025-11-30T09:56:00Z">
        <w:r w:rsidRPr="00BE403F" w:rsidDel="00E7736F">
          <w:rPr>
            <w:rFonts w:ascii="Calibri" w:eastAsia="宋体" w:hAnsi="Calibri" w:cs="Calibri"/>
            <w:color w:val="000000"/>
            <w:kern w:val="0"/>
            <w:sz w:val="24"/>
            <w14:ligatures w14:val="none"/>
          </w:rPr>
          <w:delText>-AI</w:delText>
        </w:r>
      </w:del>
      <w:r w:rsidRPr="00BE403F">
        <w:rPr>
          <w:rFonts w:ascii="Calibri" w:eastAsia="宋体" w:hAnsi="Calibri" w:cs="Calibri"/>
          <w:color w:val="000000"/>
          <w:kern w:val="0"/>
          <w:sz w:val="24"/>
          <w14:ligatures w14:val="none"/>
        </w:rPr>
        <w:t xml:space="preserve"> studies consistently ranked turbulent variables (</w:t>
      </w:r>
      <w:commentRangeStart w:id="144"/>
      <w:r w:rsidRPr="00BE403F">
        <w:rPr>
          <w:rFonts w:ascii="Calibri" w:eastAsia="宋体" w:hAnsi="Calibri" w:cs="Calibri"/>
          <w:color w:val="000000"/>
          <w:kern w:val="0"/>
          <w:sz w:val="24"/>
          <w14:ligatures w14:val="none"/>
        </w:rPr>
        <w:t>TKE, TI</w:t>
      </w:r>
      <w:commentRangeEnd w:id="144"/>
      <w:r w:rsidR="00494807">
        <w:rPr>
          <w:rStyle w:val="af6"/>
        </w:rPr>
        <w:commentReference w:id="144"/>
      </w:r>
      <w:r w:rsidRPr="00BE403F">
        <w:rPr>
          <w:rFonts w:ascii="Calibri" w:eastAsia="宋体" w:hAnsi="Calibri" w:cs="Calibri"/>
          <w:color w:val="000000"/>
          <w:kern w:val="0"/>
          <w:sz w:val="24"/>
          <w14:ligatures w14:val="none"/>
        </w:rPr>
        <w:t xml:space="preserve">) directly behind wind speed in predictive importance </w:t>
      </w:r>
      <w:r w:rsidR="00D02340">
        <w:rPr>
          <w:rFonts w:ascii="Calibri" w:eastAsia="宋体" w:hAnsi="Calibri" w:cs="Calibri"/>
          <w:color w:val="000000"/>
          <w:kern w:val="0"/>
          <w:sz w:val="24"/>
          <w14:ligatures w14:val="none"/>
        </w:rPr>
        <w:fldChar w:fldCharType="begin"/>
      </w:r>
      <w:r w:rsidR="00D02340">
        <w:rPr>
          <w:rFonts w:ascii="Calibri" w:eastAsia="宋体" w:hAnsi="Calibri" w:cs="Calibri"/>
          <w:color w:val="000000"/>
          <w:kern w:val="0"/>
          <w:sz w:val="24"/>
          <w14:ligatures w14:val="none"/>
        </w:rPr>
        <w:instrText xml:space="preserve"> ADDIN ZOTERO_ITEM CSL_CITATION {"citationID":"qIpYgpCO","properties":{"unsorted":true,"formattedCitation":"(Optis &amp; Perr-Sauer, 2019b; Kim &amp; Kim, 2023)","plainCitation":"(Optis &amp; Perr-Sauer, 2019b; Kim &amp; Kim, 2023)","noteIndex":0},"citationItems":[{"id":1654,"uris":["http://zotero.org/users/14274501/items/J4LQQ73I"],"itemData":{"id":1654,"type":"article-journal","abstract":"Machine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D02340">
        <w:rPr>
          <w:rFonts w:ascii="Calibri" w:eastAsia="宋体" w:hAnsi="Calibri" w:cs="Calibri"/>
          <w:color w:val="000000"/>
          <w:kern w:val="0"/>
          <w:sz w:val="24"/>
          <w14:ligatures w14:val="none"/>
        </w:rPr>
        <w:fldChar w:fldCharType="separate"/>
      </w:r>
      <w:r w:rsidR="00D02340">
        <w:rPr>
          <w:rFonts w:ascii="Calibri" w:eastAsia="宋体" w:hAnsi="Calibri" w:cs="Calibri"/>
          <w:noProof/>
          <w:color w:val="000000"/>
          <w:kern w:val="0"/>
          <w:sz w:val="24"/>
          <w14:ligatures w14:val="none"/>
        </w:rPr>
        <w:t>(Optis &amp; Perr-Sauer, 2019b; Kim &amp; Kim, 2023)</w:t>
      </w:r>
      <w:r w:rsidR="00D02340">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Yet these field observations often contain unknown degrees of wake contamination, making it difficult to separate free-stream dynamics from wake-influenced responses.</w:t>
      </w:r>
      <w:commentRangeEnd w:id="130"/>
      <w:r w:rsidR="00296D3E">
        <w:rPr>
          <w:rStyle w:val="af6"/>
        </w:rPr>
        <w:commentReference w:id="130"/>
      </w:r>
    </w:p>
    <w:p w14:paraId="2BE6420A" w14:textId="04EE3542" w:rsidR="00BE403F" w:rsidRDefault="00BE403F"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145" w:name="_Hlk215350692"/>
      <w:r w:rsidRPr="00BE403F">
        <w:rPr>
          <w:rFonts w:ascii="Calibri" w:eastAsia="宋体" w:hAnsi="Calibri" w:cs="Calibri"/>
          <w:color w:val="000000"/>
          <w:kern w:val="0"/>
          <w:sz w:val="24"/>
          <w14:ligatures w14:val="none"/>
        </w:rPr>
        <w:t>Recent studies</w:t>
      </w:r>
      <w:del w:id="146" w:author="Supeng Zhang" w:date="2025-11-30T18:03:00Z" w16du:dateUtc="2025-11-30T10:03:00Z">
        <w:r w:rsidRPr="00BE403F" w:rsidDel="006E3570">
          <w:rPr>
            <w:rFonts w:ascii="Calibri" w:eastAsia="宋体" w:hAnsi="Calibri" w:cs="Calibri"/>
            <w:color w:val="000000"/>
            <w:kern w:val="0"/>
            <w:sz w:val="24"/>
            <w14:ligatures w14:val="none"/>
          </w:rPr>
          <w:delText xml:space="preserve"> also</w:delText>
        </w:r>
      </w:del>
      <w:r w:rsidRPr="00BE403F">
        <w:rPr>
          <w:rFonts w:ascii="Calibri" w:eastAsia="宋体" w:hAnsi="Calibri" w:cs="Calibri"/>
          <w:color w:val="000000"/>
          <w:kern w:val="0"/>
          <w:sz w:val="24"/>
          <w14:ligatures w14:val="none"/>
        </w:rPr>
        <w:t xml:space="preserve"> show that using multi-height wind measurements improves power estimation compared with hub-height or REWS-based approaches </w:t>
      </w:r>
      <w:r>
        <w:rPr>
          <w:rFonts w:ascii="Calibri" w:eastAsia="宋体" w:hAnsi="Calibri" w:cs="Calibri"/>
          <w:color w:val="000000"/>
          <w:kern w:val="0"/>
          <w:sz w:val="24"/>
          <w14:ligatures w14:val="none"/>
        </w:rPr>
        <w:fldChar w:fldCharType="begin"/>
      </w:r>
      <w:r w:rsidR="00E179CE">
        <w:rPr>
          <w:rFonts w:ascii="Calibri" w:eastAsia="宋体" w:hAnsi="Calibri" w:cs="Calibri"/>
          <w:color w:val="000000"/>
          <w:kern w:val="0"/>
          <w:sz w:val="24"/>
          <w14:ligatures w14:val="none"/>
        </w:rPr>
        <w:instrText xml:space="preserve"> ADDIN ZOTERO_ITEM CSL_CITATION {"citationID":"emCa1uT6","properties":{"formattedCitation":"(Sasser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le classi</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ed vertical wind pro</w:instrText>
      </w:r>
      <w:r w:rsidR="00E179CE">
        <w:rPr>
          <w:rFonts w:ascii="Times New Roman" w:eastAsia="宋体" w:hAnsi="Times New Roman" w:cs="Times New Roman"/>
          <w:color w:val="000000"/>
          <w:kern w:val="0"/>
          <w:sz w:val="24"/>
          <w14:ligatures w14:val="none"/>
        </w:rPr>
        <w:instrText>ﬁ</w:instrText>
      </w:r>
      <w:r w:rsidR="00E179CE">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Pr>
          <w:rFonts w:ascii="Calibri" w:eastAsia="宋体" w:hAnsi="Calibri" w:cs="Calibri"/>
          <w:color w:val="000000"/>
          <w:kern w:val="0"/>
          <w:sz w:val="24"/>
          <w14:ligatures w14:val="none"/>
        </w:rPr>
        <w:fldChar w:fldCharType="separate"/>
      </w:r>
      <w:r w:rsidR="00E179CE">
        <w:rPr>
          <w:rFonts w:ascii="Calibri" w:eastAsia="宋体" w:hAnsi="Calibri" w:cs="Calibri"/>
          <w:noProof/>
          <w:color w:val="000000"/>
          <w:kern w:val="0"/>
          <w:sz w:val="24"/>
          <w14:ligatures w14:val="none"/>
        </w:rPr>
        <w:t>(Sasser et al., 2022; Sebastiani et al., 2024)</w:t>
      </w:r>
      <w:r>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w:t>
      </w:r>
      <w:r w:rsidR="00737D09" w:rsidRPr="00737D09">
        <w:rPr>
          <w:rFonts w:ascii="Calibri" w:eastAsia="宋体" w:hAnsi="Calibri" w:cs="Calibri"/>
          <w:color w:val="000000"/>
          <w:kern w:val="0"/>
          <w:sz w:val="24"/>
          <w14:ligatures w14:val="none"/>
        </w:rPr>
        <w:t xml:space="preserve">These works </w:t>
      </w:r>
      <w:del w:id="147" w:author="Supeng Zhang" w:date="2025-11-30T18:03:00Z" w16du:dateUtc="2025-11-30T10:03:00Z">
        <w:r w:rsidR="00737D09" w:rsidRPr="00737D09" w:rsidDel="00894ABC">
          <w:rPr>
            <w:rFonts w:ascii="Calibri" w:eastAsia="宋体" w:hAnsi="Calibri" w:cs="Calibri" w:hint="eastAsia"/>
            <w:color w:val="000000"/>
            <w:kern w:val="0"/>
            <w:sz w:val="24"/>
            <w14:ligatures w14:val="none"/>
          </w:rPr>
          <w:delText>confirm</w:delText>
        </w:r>
      </w:del>
      <w:ins w:id="148" w:author="Supeng Zhang" w:date="2025-11-30T18:03:00Z" w16du:dateUtc="2025-11-30T10:03:00Z">
        <w:r w:rsidR="00894ABC">
          <w:rPr>
            <w:rFonts w:ascii="Calibri" w:eastAsia="宋体" w:hAnsi="Calibri" w:cs="Calibri" w:hint="eastAsia"/>
            <w:color w:val="000000"/>
            <w:kern w:val="0"/>
            <w:sz w:val="24"/>
            <w14:ligatures w14:val="none"/>
          </w:rPr>
          <w:t>highlight</w:t>
        </w:r>
      </w:ins>
      <w:r w:rsidR="00737D09" w:rsidRPr="00737D09">
        <w:rPr>
          <w:rFonts w:ascii="Calibri" w:eastAsia="宋体" w:hAnsi="Calibri" w:cs="Calibri"/>
          <w:color w:val="000000"/>
          <w:kern w:val="0"/>
          <w:sz w:val="24"/>
          <w14:ligatures w14:val="none"/>
        </w:rPr>
        <w:t xml:space="preserve"> the benefit of multi-height inputs but do not explain why such improvement occurs or which subset of heights is most effective under different flow regimes, underscoring the need for a mechanistic understanding of wind profile effects.</w:t>
      </w:r>
    </w:p>
    <w:bookmarkEnd w:id="145"/>
    <w:p w14:paraId="3B80447D" w14:textId="172425F3" w:rsidR="00AC6665" w:rsidRDefault="00BE403F"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BE403F">
        <w:rPr>
          <w:rFonts w:ascii="Calibri" w:eastAsia="宋体" w:hAnsi="Calibri" w:cs="Calibri"/>
          <w:color w:val="000000"/>
          <w:kern w:val="0"/>
          <w:sz w:val="24"/>
          <w14:ligatures w14:val="none"/>
        </w:rPr>
        <w:t xml:space="preserve">Wake-induced flow alteration is fundamental in real wind farms. Seminal measurements by </w:t>
      </w:r>
      <w:proofErr w:type="spellStart"/>
      <w:r w:rsidRPr="00BE403F">
        <w:rPr>
          <w:rFonts w:ascii="Calibri" w:eastAsia="宋体" w:hAnsi="Calibri" w:cs="Calibri"/>
          <w:color w:val="000000"/>
          <w:kern w:val="0"/>
          <w:sz w:val="24"/>
          <w14:ligatures w14:val="none"/>
        </w:rPr>
        <w:t>Barthelmie</w:t>
      </w:r>
      <w:proofErr w:type="spellEnd"/>
      <w:r w:rsidRPr="00BE403F">
        <w:rPr>
          <w:rFonts w:ascii="Calibri" w:eastAsia="宋体" w:hAnsi="Calibri" w:cs="Calibri"/>
          <w:color w:val="000000"/>
          <w:kern w:val="0"/>
          <w:sz w:val="24"/>
          <w14:ligatures w14:val="none"/>
        </w:rPr>
        <w:t xml:space="preserve"> et al. </w:t>
      </w:r>
      <w:r w:rsidR="005E7115">
        <w:rPr>
          <w:rFonts w:ascii="Calibri" w:eastAsia="宋体" w:hAnsi="Calibri" w:cs="Calibri"/>
          <w:color w:val="000000"/>
          <w:kern w:val="0"/>
          <w:sz w:val="24"/>
          <w14:ligatures w14:val="none"/>
        </w:rPr>
        <w:fldChar w:fldCharType="begin"/>
      </w:r>
      <w:r w:rsidR="005E7115">
        <w:rPr>
          <w:rFonts w:ascii="Calibri" w:eastAsia="宋体" w:hAnsi="Calibri" w:cs="Calibri"/>
          <w:color w:val="000000"/>
          <w:kern w:val="0"/>
          <w:sz w:val="24"/>
          <w14:ligatures w14:val="none"/>
        </w:rPr>
        <w:instrText xml:space="preserve"> ADDIN ZOTERO_ITEM CSL_CITATION {"citationID":"SNK0NmD6","properties":{"formattedCitation":"(2007)","plainCitation":"(2007)","noteIndex":0},"citationItems":[{"id":1659,"uris":["http://zotero.org/users/14274501/items/7SBSEFPR"],"itemData":{"id":1659,"type":"article-journal","abstract":"Abstract\n            Understanding of power losses and turbulence increase due to wind turbine wake interactions in large offshore wind farms is crucial to optimizing wind farm design. Power losses and turbulence increase d</w:instrText>
      </w:r>
      <w:r w:rsidR="005E7115">
        <w:rPr>
          <w:rFonts w:ascii="Calibri" w:eastAsia="宋体" w:hAnsi="Calibri" w:cs="Calibri" w:hint="eastAsia"/>
          <w:color w:val="000000"/>
          <w:kern w:val="0"/>
          <w:sz w:val="24"/>
          <w14:ligatures w14:val="none"/>
        </w:rPr>
        <w:instrText>ue to wakes are quantified based on observations from Middelgrunden and state</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of</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the</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art models. Observed power losses due solely to wakes are approximately 10% on average. These are relatively high for a single line of wind turbines due in part to the cl</w:instrText>
      </w:r>
      <w:r w:rsidR="005E7115">
        <w:rPr>
          <w:rFonts w:ascii="Calibri" w:eastAsia="宋体" w:hAnsi="Calibri" w:cs="Calibri"/>
          <w:color w:val="000000"/>
          <w:kern w:val="0"/>
          <w:sz w:val="24"/>
          <w14:ligatures w14:val="none"/>
        </w:rPr>
        <w:instrText>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w:instrText>
      </w:r>
      <w:r w:rsidR="005E7115">
        <w:rPr>
          <w:rFonts w:ascii="Calibri" w:eastAsia="宋体" w:hAnsi="Calibri" w:cs="Calibri" w:hint="eastAsia"/>
          <w:color w:val="000000"/>
          <w:kern w:val="0"/>
          <w:sz w:val="24"/>
          <w14:ligatures w14:val="none"/>
        </w:rPr>
        <w:instrText>bine wakes at Middelgrunden offshore wind farm","volume":"10","author":[{"family":"Barthelmie","given":"R. J."},{"family":"Frandsen","given":"S. T."},{"family":"Nielsen","given":"M. N."},{"family":"Pryor","given":"S. C."},{"family":"Rethore","given":"P.</w:instrText>
      </w:r>
      <w:r w:rsidR="005E7115">
        <w:rPr>
          <w:rFonts w:ascii="Calibri" w:eastAsia="宋体" w:hAnsi="Calibri" w:cs="Calibri" w:hint="eastAsia"/>
          <w:color w:val="000000"/>
          <w:kern w:val="0"/>
          <w:sz w:val="24"/>
          <w14:ligatures w14:val="none"/>
        </w:rPr>
        <w:instrText>‐</w:instrText>
      </w:r>
      <w:r w:rsidR="005E7115">
        <w:rPr>
          <w:rFonts w:ascii="Calibri" w:eastAsia="宋体" w:hAnsi="Calibri" w:cs="Calibri" w:hint="eastAsia"/>
          <w:color w:val="000000"/>
          <w:kern w:val="0"/>
          <w:sz w:val="24"/>
          <w14:ligatures w14:val="none"/>
        </w:rPr>
        <w:instrText>E</w:instrText>
      </w:r>
      <w:r w:rsidR="005E7115">
        <w:rPr>
          <w:rFonts w:ascii="Calibri" w:eastAsia="宋体" w:hAnsi="Calibri" w:cs="Calibri"/>
          <w:color w:val="000000"/>
          <w:kern w:val="0"/>
          <w:sz w:val="24"/>
          <w14:ligatures w14:val="none"/>
        </w:rPr>
        <w:instrText xml:space="preserve">."},{"family":"Jørgensen","given":"H. E."}],"issued":{"date-parts":[["2007",11]]}},"suppress-author":true}],"schema":"https://github.com/citation-style-language/schema/raw/master/csl-citation.json"} </w:instrText>
      </w:r>
      <w:r w:rsidR="005E7115">
        <w:rPr>
          <w:rFonts w:ascii="Calibri" w:eastAsia="宋体" w:hAnsi="Calibri" w:cs="Calibri"/>
          <w:color w:val="000000"/>
          <w:kern w:val="0"/>
          <w:sz w:val="24"/>
          <w14:ligatures w14:val="none"/>
        </w:rPr>
        <w:fldChar w:fldCharType="separate"/>
      </w:r>
      <w:r w:rsidR="005E7115">
        <w:rPr>
          <w:rFonts w:ascii="Calibri" w:eastAsia="宋体" w:hAnsi="Calibri" w:cs="Calibri"/>
          <w:noProof/>
          <w:color w:val="000000"/>
          <w:kern w:val="0"/>
          <w:sz w:val="24"/>
          <w14:ligatures w14:val="none"/>
        </w:rPr>
        <w:t>(2007)</w:t>
      </w:r>
      <w:r w:rsidR="005E7115">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showed that wakes cause 10–20% power losses and elevate turbulence intensity by up to 20%. More recent work </w:t>
      </w:r>
      <w:r w:rsidR="005E7115">
        <w:rPr>
          <w:rFonts w:ascii="Calibri" w:eastAsia="宋体" w:hAnsi="Calibri" w:cs="Calibri"/>
          <w:color w:val="000000"/>
          <w:kern w:val="0"/>
          <w:sz w:val="24"/>
          <w14:ligatures w14:val="none"/>
        </w:rPr>
        <w:fldChar w:fldCharType="begin"/>
      </w:r>
      <w:r w:rsidR="005E7115">
        <w:rPr>
          <w:rFonts w:ascii="Calibri" w:eastAsia="宋体" w:hAnsi="Calibri" w:cs="Calibri"/>
          <w:color w:val="000000"/>
          <w:kern w:val="0"/>
          <w:sz w:val="24"/>
          <w14:ligatures w14:val="none"/>
        </w:rPr>
        <w:instrText xml:space="preserve"> ADDIN ZOTERO_ITEM CSL_CITATION {"citationID":"Wt1qwDN8","properties":{"formattedCitation":"(Feroz et al., 2020; Moss et al., 2024)","plainCitation":"(Feroz et al., 2020; Moss et al., 2024)","noteIndex":0},"citationItems":[{"id":1661,"uris":["http://zotero.org/users/14274501/items/IK6DQM6L"],"itemData":{"id":1661,"type":"article-journal","abstract":"Forecasting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Abbas"},{"family":"Uddin","given":"Emad"}],"issued":{"date-parts":[["2020",12]]}}},{"id":1663,"uris":["http://zotero.org/users/14274501/items/BLHAM8PT"],"itemData":{"id":1663,"type":"article-journal","abstract":"Data-driven techniques can enable enhanced insights into wind turbine operations by efficiently extracting information from turbine data. This work outlines a data-driven strategy to augment these insights, describing its benefits and limitations. Different data-driven models are trained on supervisory control and data acquisition (SCADA) and meteorological data collected at an onshore wind farm. The developed models are used to predict wind speed, turbulence intensity (</w:instrText>
      </w:r>
      <w:r w:rsidR="005E7115">
        <w:rPr>
          <w:rFonts w:ascii="Cambria Math" w:eastAsia="宋体" w:hAnsi="Cambria Math" w:cs="Cambria Math"/>
          <w:color w:val="000000"/>
          <w:kern w:val="0"/>
          <w:sz w:val="24"/>
          <w14:ligatures w14:val="none"/>
        </w:rPr>
        <w:instrText>𝑇</w:instrText>
      </w:r>
      <w:r w:rsidR="005E7115">
        <w:rPr>
          <w:rFonts w:ascii="Calibri" w:eastAsia="宋体" w:hAnsi="Calibri" w:cs="Calibri"/>
          <w:color w:val="000000"/>
          <w:kern w:val="0"/>
          <w:sz w:val="24"/>
          <w14:ligatures w14:val="none"/>
        </w:rPr>
        <w:instrText xml:space="preserve"> </w:instrText>
      </w:r>
      <w:r w:rsidR="005E7115">
        <w:rPr>
          <w:rFonts w:ascii="Cambria Math" w:eastAsia="宋体" w:hAnsi="Cambria Math" w:cs="Cambria Math"/>
          <w:color w:val="000000"/>
          <w:kern w:val="0"/>
          <w:sz w:val="24"/>
          <w14:ligatures w14:val="none"/>
        </w:rPr>
        <w:instrText>𝐼</w:instrText>
      </w:r>
      <w:r w:rsidR="005E7115">
        <w:rPr>
          <w:rFonts w:ascii="Calibri" w:eastAsia="宋体" w:hAnsi="Calibri" w:cs="Calibri"/>
          <w:color w:val="000000"/>
          <w:kern w:val="0"/>
          <w:sz w:val="24"/>
          <w14:ligatures w14:val="none"/>
        </w:rPr>
        <w:instrText xml:space="preserve">), and power capture for each turbine with excellent accuracy for different wind and atmospheric conditions. Modifications of the incoming freestream wind speed and </w:instrText>
      </w:r>
      <w:r w:rsidR="005E7115">
        <w:rPr>
          <w:rFonts w:ascii="Cambria Math" w:eastAsia="宋体" w:hAnsi="Cambria Math" w:cs="Cambria Math"/>
          <w:color w:val="000000"/>
          <w:kern w:val="0"/>
          <w:sz w:val="24"/>
          <w14:ligatures w14:val="none"/>
        </w:rPr>
        <w:instrText>𝑇</w:instrText>
      </w:r>
      <w:r w:rsidR="005E7115">
        <w:rPr>
          <w:rFonts w:ascii="Calibri" w:eastAsia="宋体" w:hAnsi="Calibri" w:cs="Calibri"/>
          <w:color w:val="000000"/>
          <w:kern w:val="0"/>
          <w:sz w:val="24"/>
          <w14:ligatures w14:val="none"/>
        </w:rPr>
        <w:instrText xml:space="preserve"> </w:instrText>
      </w:r>
      <w:r w:rsidR="005E7115">
        <w:rPr>
          <w:rFonts w:ascii="Cambria Math" w:eastAsia="宋体" w:hAnsi="Cambria Math" w:cs="Cambria Math"/>
          <w:color w:val="000000"/>
          <w:kern w:val="0"/>
          <w:sz w:val="24"/>
          <w14:ligatures w14:val="none"/>
        </w:rPr>
        <w:instrText>𝐼</w:instrText>
      </w:r>
      <w:r w:rsidR="005E7115">
        <w:rPr>
          <w:rFonts w:ascii="Calibri" w:eastAsia="宋体" w:hAnsi="Calibri" w:cs="Calibri"/>
          <w:color w:val="000000"/>
          <w:kern w:val="0"/>
          <w:sz w:val="24"/>
          <w14:ligatures w14:val="none"/>
        </w:rPr>
        <w:instrText xml:space="preserve"> due to the evolution of the wind field over the wind farm and effects associated with operating turbines are captured enabling modeling at the turbine level. Farm-level modeling is achieved by combining models predicting wind speed and </w:instrText>
      </w:r>
      <w:r w:rsidR="005E7115">
        <w:rPr>
          <w:rFonts w:ascii="Cambria Math" w:eastAsia="宋体" w:hAnsi="Cambria Math" w:cs="Cambria Math"/>
          <w:color w:val="000000"/>
          <w:kern w:val="0"/>
          <w:sz w:val="24"/>
          <w14:ligatures w14:val="none"/>
        </w:rPr>
        <w:instrText>𝑇</w:instrText>
      </w:r>
      <w:r w:rsidR="005E7115">
        <w:rPr>
          <w:rFonts w:ascii="Calibri" w:eastAsia="宋体" w:hAnsi="Calibri" w:cs="Calibri"/>
          <w:color w:val="000000"/>
          <w:kern w:val="0"/>
          <w:sz w:val="24"/>
          <w14:ligatures w14:val="none"/>
        </w:rPr>
        <w:instrText xml:space="preserve"> </w:instrText>
      </w:r>
      <w:r w:rsidR="005E7115">
        <w:rPr>
          <w:rFonts w:ascii="Cambria Math" w:eastAsia="宋体" w:hAnsi="Cambria Math" w:cs="Cambria Math"/>
          <w:color w:val="000000"/>
          <w:kern w:val="0"/>
          <w:sz w:val="24"/>
          <w14:ligatures w14:val="none"/>
        </w:rPr>
        <w:instrText>𝐼</w:instrText>
      </w:r>
      <w:r w:rsidR="005E7115">
        <w:rPr>
          <w:rFonts w:ascii="Calibri" w:eastAsia="宋体" w:hAnsi="Calibri" w:cs="Calibri"/>
          <w:color w:val="000000"/>
          <w:kern w:val="0"/>
          <w:sz w:val="24"/>
          <w14:ligatures w14:val="none"/>
        </w:rPr>
        <w:instrText xml:space="preserve"> at each turbine location from inflow conditions with models predicting power capture. Datadriven filters are also considered in the context of generating accurate data-driven models. In contrast to many current works that utilize simulated data, the proposed approach can describe subtle phenomena, such as speedups, TI damping, and wake-generated turbulence, from real-world turbine data. It is noteworthy that the accuracy achievable through data-driven modeling is limited by the quality of the data; therefore, guidelines are proposed to estimate resultant model performance from a given training set without the need to train or test a model.","container-title":"Applied Energy","DOI":"10.1016/j.apenergy.2024.124116","ISSN":"03062619","journalAbbreviation":"Applied Energy","language":"en","page":"124116","source":"DOI.org (Crossref)","title":"Augmenting insights from wind turbine data through data-driven approaches","volume":"376","author":[{"family":"Moss","given":"Coleman"},{"family":"Maulik","given":"Romit"},{"family":"Iungo","given":"Giacomo Valerio"}],"issued":{"date-parts":[["2024",12]]}}}],"schema":"https://github.com/citation-style-language/schema/raw/master/csl-citation.json"} </w:instrText>
      </w:r>
      <w:r w:rsidR="005E7115">
        <w:rPr>
          <w:rFonts w:ascii="Calibri" w:eastAsia="宋体" w:hAnsi="Calibri" w:cs="Calibri"/>
          <w:color w:val="000000"/>
          <w:kern w:val="0"/>
          <w:sz w:val="24"/>
          <w14:ligatures w14:val="none"/>
        </w:rPr>
        <w:fldChar w:fldCharType="separate"/>
      </w:r>
      <w:r w:rsidR="005E7115">
        <w:rPr>
          <w:rFonts w:ascii="Calibri" w:eastAsia="宋体" w:hAnsi="Calibri" w:cs="Calibri"/>
          <w:noProof/>
          <w:color w:val="000000"/>
          <w:kern w:val="0"/>
          <w:sz w:val="24"/>
          <w14:ligatures w14:val="none"/>
        </w:rPr>
        <w:t>(Feroz et al., 2020; Moss et al., 2024)</w:t>
      </w:r>
      <w:r w:rsidR="005E7115">
        <w:rPr>
          <w:rFonts w:ascii="Calibri" w:eastAsia="宋体" w:hAnsi="Calibri" w:cs="Calibri"/>
          <w:color w:val="000000"/>
          <w:kern w:val="0"/>
          <w:sz w:val="24"/>
          <w14:ligatures w14:val="none"/>
        </w:rPr>
        <w:fldChar w:fldCharType="end"/>
      </w:r>
      <w:r w:rsidRPr="00BE403F">
        <w:rPr>
          <w:rFonts w:ascii="Calibri" w:eastAsia="宋体" w:hAnsi="Calibri" w:cs="Calibri"/>
          <w:color w:val="000000"/>
          <w:kern w:val="0"/>
          <w:sz w:val="24"/>
          <w14:ligatures w14:val="none"/>
        </w:rPr>
        <w:t xml:space="preserve"> demonstrated strong seasonal and spatial variability</w:t>
      </w:r>
      <w:ins w:id="149" w:author="Supeng Zhang" w:date="2025-11-30T18:04:00Z" w16du:dateUtc="2025-11-30T10:04:00Z">
        <w:r w:rsidR="00F0412D">
          <w:rPr>
            <w:rFonts w:ascii="Calibri" w:eastAsia="宋体" w:hAnsi="Calibri" w:cs="Calibri" w:hint="eastAsia"/>
            <w:color w:val="000000"/>
            <w:kern w:val="0"/>
            <w:sz w:val="24"/>
            <w14:ligatures w14:val="none"/>
          </w:rPr>
          <w:t xml:space="preserve"> of wake</w:t>
        </w:r>
      </w:ins>
      <w:r w:rsidRPr="00BE403F">
        <w:rPr>
          <w:rFonts w:ascii="Calibri" w:eastAsia="宋体" w:hAnsi="Calibri" w:cs="Calibri"/>
          <w:color w:val="000000"/>
          <w:kern w:val="0"/>
          <w:sz w:val="24"/>
          <w14:ligatures w14:val="none"/>
        </w:rPr>
        <w:t xml:space="preserve">, including flow deceleration, local acceleration, and turbulence damping. These findings indicate that </w:t>
      </w:r>
      <w:del w:id="150" w:author="Supeng Zhang" w:date="2025-11-30T18:05:00Z" w16du:dateUtc="2025-11-30T10:05:00Z">
        <w:r w:rsidRPr="00BE403F" w:rsidDel="00731DBD">
          <w:rPr>
            <w:rFonts w:ascii="Calibri" w:eastAsia="宋体" w:hAnsi="Calibri" w:cs="Calibri"/>
            <w:color w:val="000000"/>
            <w:kern w:val="0"/>
            <w:sz w:val="24"/>
            <w14:ligatures w14:val="none"/>
          </w:rPr>
          <w:delText xml:space="preserve">predictor </w:delText>
        </w:r>
      </w:del>
      <w:r w:rsidRPr="00BE403F">
        <w:rPr>
          <w:rFonts w:ascii="Calibri" w:eastAsia="宋体" w:hAnsi="Calibri" w:cs="Calibri"/>
          <w:color w:val="000000"/>
          <w:kern w:val="0"/>
          <w:sz w:val="24"/>
          <w14:ligatures w14:val="none"/>
        </w:rPr>
        <w:t xml:space="preserve">effectiveness </w:t>
      </w:r>
      <w:ins w:id="151" w:author="Supeng Zhang" w:date="2025-11-30T18:05:00Z" w16du:dateUtc="2025-11-30T10:05:00Z">
        <w:r w:rsidR="00731DBD">
          <w:rPr>
            <w:rFonts w:ascii="Calibri" w:eastAsia="宋体" w:hAnsi="Calibri" w:cs="Calibri" w:hint="eastAsia"/>
            <w:color w:val="000000"/>
            <w:kern w:val="0"/>
            <w:sz w:val="24"/>
            <w14:ligatures w14:val="none"/>
          </w:rPr>
          <w:t xml:space="preserve">of features </w:t>
        </w:r>
      </w:ins>
      <w:r w:rsidRPr="00BE403F">
        <w:rPr>
          <w:rFonts w:ascii="Calibri" w:eastAsia="宋体" w:hAnsi="Calibri" w:cs="Calibri"/>
          <w:color w:val="000000"/>
          <w:kern w:val="0"/>
          <w:sz w:val="24"/>
          <w14:ligatures w14:val="none"/>
        </w:rPr>
        <w:t>should differ between free-stream and wake-influenced regions and that single-height measurements cannot represent all inflow states.</w:t>
      </w:r>
      <w:r w:rsidR="00AB6D95" w:rsidRPr="00AB6D95">
        <w:rPr>
          <w:rFonts w:ascii="Calibri" w:eastAsia="宋体" w:hAnsi="Calibri" w:cs="Calibri"/>
          <w:color w:val="000000"/>
          <w:kern w:val="0"/>
          <w:sz w:val="24"/>
          <w14:ligatures w14:val="none"/>
        </w:rPr>
        <w:t xml:space="preserve"> </w:t>
      </w:r>
    </w:p>
    <w:p w14:paraId="42D0347F" w14:textId="51F1F285" w:rsidR="00AC6665" w:rsidRDefault="00AB6D95"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AB6D95">
        <w:rPr>
          <w:rFonts w:ascii="Calibri" w:eastAsia="宋体" w:hAnsi="Calibri" w:cs="Calibri"/>
          <w:color w:val="000000"/>
          <w:kern w:val="0"/>
          <w:sz w:val="24"/>
          <w14:ligatures w14:val="none"/>
        </w:rPr>
        <w:t>Synthesizing existing evidence reveals three fundamental gaps.</w:t>
      </w:r>
      <w:r w:rsidR="00671094">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 xml:space="preserve">First, the atmospheric timescales governing total-field power remain unclear; without understanding the scale-dependent power response to atmospheric forcing, </w:t>
      </w:r>
      <w:del w:id="152" w:author="Supeng Zhang" w:date="2025-11-30T18:06:00Z" w16du:dateUtc="2025-11-30T10:06:00Z">
        <w:r w:rsidRPr="00AB6D95" w:rsidDel="00311F01">
          <w:rPr>
            <w:rFonts w:ascii="Calibri" w:eastAsia="宋体" w:hAnsi="Calibri" w:cs="Calibri"/>
            <w:color w:val="000000"/>
            <w:kern w:val="0"/>
            <w:sz w:val="24"/>
            <w14:ligatures w14:val="none"/>
          </w:rPr>
          <w:delText xml:space="preserve">predictor </w:delText>
        </w:r>
      </w:del>
      <w:ins w:id="153" w:author="Supeng Zhang" w:date="2025-11-30T18:06:00Z" w16du:dateUtc="2025-11-30T10:06:00Z">
        <w:r w:rsidR="00311F01">
          <w:rPr>
            <w:rFonts w:ascii="Calibri" w:eastAsia="宋体" w:hAnsi="Calibri" w:cs="Calibri" w:hint="eastAsia"/>
            <w:color w:val="000000"/>
            <w:kern w:val="0"/>
            <w:sz w:val="24"/>
            <w14:ligatures w14:val="none"/>
          </w:rPr>
          <w:t>feature</w:t>
        </w:r>
        <w:r w:rsidR="00311F01" w:rsidRPr="00AB6D95">
          <w:rPr>
            <w:rFonts w:ascii="Calibri" w:eastAsia="宋体" w:hAnsi="Calibri" w:cs="Calibri"/>
            <w:color w:val="000000"/>
            <w:kern w:val="0"/>
            <w:sz w:val="24"/>
            <w14:ligatures w14:val="none"/>
          </w:rPr>
          <w:t xml:space="preserve"> </w:t>
        </w:r>
      </w:ins>
      <w:r w:rsidRPr="00AB6D95">
        <w:rPr>
          <w:rFonts w:ascii="Calibri" w:eastAsia="宋体" w:hAnsi="Calibri" w:cs="Calibri"/>
          <w:color w:val="000000"/>
          <w:kern w:val="0"/>
          <w:sz w:val="24"/>
          <w14:ligatures w14:val="none"/>
        </w:rPr>
        <w:t>selection lacks physical grounding and cannot explain anomalies such as the 10 m correlation.</w:t>
      </w:r>
      <w:r w:rsidR="00671094">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 xml:space="preserve">Second, free-flow and wake-flow regimes exhibit distinct dynamics, yet few studies systematically compare </w:t>
      </w:r>
      <w:del w:id="154" w:author="Supeng Zhang" w:date="2025-11-30T18:06:00Z" w16du:dateUtc="2025-11-30T10:06:00Z">
        <w:r w:rsidRPr="00AB6D95" w:rsidDel="009E302F">
          <w:rPr>
            <w:rFonts w:ascii="Calibri" w:eastAsia="宋体" w:hAnsi="Calibri" w:cs="Calibri"/>
            <w:color w:val="000000"/>
            <w:kern w:val="0"/>
            <w:sz w:val="24"/>
            <w14:ligatures w14:val="none"/>
          </w:rPr>
          <w:delText xml:space="preserve">predictor </w:delText>
        </w:r>
      </w:del>
      <w:ins w:id="155" w:author="Supeng Zhang" w:date="2025-11-30T18:06:00Z" w16du:dateUtc="2025-11-30T10:06:00Z">
        <w:r w:rsidR="009E302F">
          <w:rPr>
            <w:rFonts w:ascii="Calibri" w:eastAsia="宋体" w:hAnsi="Calibri" w:cs="Calibri" w:hint="eastAsia"/>
            <w:color w:val="000000"/>
            <w:kern w:val="0"/>
            <w:sz w:val="24"/>
            <w14:ligatures w14:val="none"/>
          </w:rPr>
          <w:t>feature</w:t>
        </w:r>
        <w:r w:rsidR="009E302F" w:rsidRPr="00AB6D95">
          <w:rPr>
            <w:rFonts w:ascii="Calibri" w:eastAsia="宋体" w:hAnsi="Calibri" w:cs="Calibri"/>
            <w:color w:val="000000"/>
            <w:kern w:val="0"/>
            <w:sz w:val="24"/>
            <w14:ligatures w14:val="none"/>
          </w:rPr>
          <w:t xml:space="preserve"> </w:t>
        </w:r>
      </w:ins>
      <w:r w:rsidRPr="00AB6D95">
        <w:rPr>
          <w:rFonts w:ascii="Calibri" w:eastAsia="宋体" w:hAnsi="Calibri" w:cs="Calibri"/>
          <w:color w:val="000000"/>
          <w:kern w:val="0"/>
          <w:sz w:val="24"/>
          <w14:ligatures w14:val="none"/>
        </w:rPr>
        <w:t>importance across these regimes. This limits adaptive</w:t>
      </w:r>
      <w:del w:id="156" w:author="Supeng Zhang" w:date="2025-11-30T18:07:00Z" w16du:dateUtc="2025-11-30T10:07:00Z">
        <w:r w:rsidRPr="00AB6D95" w:rsidDel="009E302F">
          <w:rPr>
            <w:rFonts w:ascii="Calibri" w:eastAsia="宋体" w:hAnsi="Calibri" w:cs="Calibri"/>
            <w:color w:val="000000"/>
            <w:kern w:val="0"/>
            <w:sz w:val="24"/>
            <w14:ligatures w14:val="none"/>
          </w:rPr>
          <w:delText xml:space="preserve"> predictor</w:delText>
        </w:r>
      </w:del>
      <w:ins w:id="157" w:author="Supeng Zhang" w:date="2025-11-30T18:07:00Z" w16du:dateUtc="2025-11-30T10:07:00Z">
        <w:r w:rsidR="009E302F">
          <w:rPr>
            <w:rFonts w:ascii="Calibri" w:eastAsia="宋体" w:hAnsi="Calibri" w:cs="Calibri" w:hint="eastAsia"/>
            <w:color w:val="000000"/>
            <w:kern w:val="0"/>
            <w:sz w:val="24"/>
            <w14:ligatures w14:val="none"/>
          </w:rPr>
          <w:t xml:space="preserve"> feature</w:t>
        </w:r>
      </w:ins>
      <w:r w:rsidRPr="00AB6D95">
        <w:rPr>
          <w:rFonts w:ascii="Calibri" w:eastAsia="宋体" w:hAnsi="Calibri" w:cs="Calibri"/>
          <w:color w:val="000000"/>
          <w:kern w:val="0"/>
          <w:sz w:val="24"/>
          <w14:ligatures w14:val="none"/>
        </w:rPr>
        <w:t xml:space="preserve"> selection under mixed observational conditions.</w:t>
      </w:r>
      <w:r w:rsidR="00671094">
        <w:rPr>
          <w:rFonts w:ascii="Calibri" w:eastAsia="宋体" w:hAnsi="Calibri" w:cs="Calibri" w:hint="eastAsia"/>
          <w:color w:val="000000"/>
          <w:kern w:val="0"/>
          <w:sz w:val="24"/>
          <w14:ligatures w14:val="none"/>
        </w:rPr>
        <w:t xml:space="preserve"> </w:t>
      </w:r>
      <w:r w:rsidRPr="00AB6D95">
        <w:rPr>
          <w:rFonts w:ascii="Calibri" w:eastAsia="宋体" w:hAnsi="Calibri" w:cs="Calibri"/>
          <w:color w:val="000000"/>
          <w:kern w:val="0"/>
          <w:sz w:val="24"/>
          <w14:ligatures w14:val="none"/>
        </w:rPr>
        <w:t xml:space="preserve">Third, despite extensive knowledge of wind </w:t>
      </w:r>
      <w:r w:rsidRPr="00AB6D95">
        <w:rPr>
          <w:rFonts w:ascii="Calibri" w:eastAsia="宋体" w:hAnsi="Calibri" w:cs="Calibri"/>
          <w:color w:val="000000"/>
          <w:kern w:val="0"/>
          <w:sz w:val="24"/>
          <w14:ligatures w14:val="none"/>
        </w:rPr>
        <w:lastRenderedPageBreak/>
        <w:t>profile structure, stability, and turbulence, these physical insights have not been translated into operational day-ahead forecasting strategies, which still rely primarily on empirical hub-height inputs</w:t>
      </w:r>
      <w:r w:rsidR="00AC6665" w:rsidRPr="00AC6665">
        <w:rPr>
          <w:rFonts w:ascii="Calibri" w:eastAsia="宋体" w:hAnsi="Calibri" w:cs="Calibri"/>
          <w:color w:val="000000"/>
          <w:kern w:val="0"/>
          <w:sz w:val="24"/>
          <w14:ligatures w14:val="none"/>
        </w:rPr>
        <w:t>.</w:t>
      </w:r>
    </w:p>
    <w:p w14:paraId="487AB1BF" w14:textId="4F8B9131" w:rsidR="00671094" w:rsidRDefault="005E7115" w:rsidP="005E7115">
      <w:pPr>
        <w:widowControl/>
        <w:spacing w:before="100" w:beforeAutospacing="1" w:after="100" w:afterAutospacing="1" w:line="360" w:lineRule="auto"/>
        <w:rPr>
          <w:rFonts w:ascii="Calibri" w:eastAsia="宋体" w:hAnsi="Calibri" w:cs="Calibri" w:hint="eastAsia"/>
          <w:color w:val="000000"/>
          <w:kern w:val="0"/>
          <w:sz w:val="24"/>
          <w14:ligatures w14:val="none"/>
        </w:rPr>
      </w:pPr>
      <w:r w:rsidRPr="005E7115">
        <w:rPr>
          <w:rFonts w:ascii="Calibri" w:eastAsia="宋体" w:hAnsi="Calibri" w:cs="Calibri"/>
          <w:color w:val="000000"/>
          <w:kern w:val="0"/>
          <w:sz w:val="24"/>
          <w14:ligatures w14:val="none"/>
        </w:rPr>
        <w:t>To address these issues, this study uses full-profile wind observations (10 m, 30 m, 50 m, 70 m) together with whole-farm power production from a representative site and develops a three-tiered framework.</w:t>
      </w:r>
      <w:r w:rsidR="00671094" w:rsidRPr="00671094">
        <w:rPr>
          <w:rFonts w:ascii="Calibri" w:eastAsia="宋体" w:hAnsi="Calibri" w:cs="Calibri"/>
          <w:color w:val="000000"/>
          <w:kern w:val="0"/>
          <w:sz w:val="24"/>
          <w14:ligatures w14:val="none"/>
        </w:rPr>
        <w:t xml:space="preserve"> First, ensemble empirical mode decomposition (EEMD) and empirical orthogonal function (EOF) analysis are applied to quantify the dominant atmospheric timescales governing farm power and their physical mechanisms. Second, free-stream and wake-flow conditions are classified using wind direction, and SHAP analysis is used to identify differentiated predictor characteristics for each regime. Third, the physically informed </w:t>
      </w:r>
      <w:commentRangeStart w:id="158"/>
      <w:r w:rsidR="00671094" w:rsidRPr="00671094">
        <w:rPr>
          <w:rFonts w:ascii="Calibri" w:eastAsia="宋体" w:hAnsi="Calibri" w:cs="Calibri"/>
          <w:color w:val="000000"/>
          <w:kern w:val="0"/>
          <w:sz w:val="24"/>
          <w14:ligatures w14:val="none"/>
        </w:rPr>
        <w:t>predictors</w:t>
      </w:r>
      <w:commentRangeEnd w:id="158"/>
      <w:r w:rsidR="008E53F0">
        <w:rPr>
          <w:rStyle w:val="af6"/>
        </w:rPr>
        <w:commentReference w:id="158"/>
      </w:r>
      <w:r w:rsidR="00671094" w:rsidRPr="00671094">
        <w:rPr>
          <w:rFonts w:ascii="Calibri" w:eastAsia="宋体" w:hAnsi="Calibri" w:cs="Calibri"/>
          <w:color w:val="000000"/>
          <w:kern w:val="0"/>
          <w:sz w:val="24"/>
          <w14:ligatures w14:val="none"/>
        </w:rPr>
        <w:t xml:space="preserve"> identified from observations are integrated with retrospective NWP forecasts (EC-WRF and GFS-WRF) to construct day-ahead power forecasting strategies using </w:t>
      </w:r>
      <w:proofErr w:type="spellStart"/>
      <w:r w:rsidR="00671094" w:rsidRPr="00671094">
        <w:rPr>
          <w:rFonts w:ascii="Calibri" w:eastAsia="宋体" w:hAnsi="Calibri" w:cs="Calibri"/>
          <w:color w:val="000000"/>
          <w:kern w:val="0"/>
          <w:sz w:val="24"/>
          <w14:ligatures w14:val="none"/>
        </w:rPr>
        <w:t>LightGBM</w:t>
      </w:r>
      <w:proofErr w:type="spellEnd"/>
      <w:r w:rsidR="00671094" w:rsidRPr="00671094">
        <w:rPr>
          <w:rFonts w:ascii="Calibri" w:eastAsia="宋体" w:hAnsi="Calibri" w:cs="Calibri"/>
          <w:color w:val="000000"/>
          <w:kern w:val="0"/>
          <w:sz w:val="24"/>
          <w14:ligatures w14:val="none"/>
        </w:rPr>
        <w:t xml:space="preserve"> models tailored to inflow characteristics. </w:t>
      </w:r>
      <w:ins w:id="159" w:author="Supeng Zhang" w:date="2025-11-30T18:11:00Z" w16du:dateUtc="2025-11-30T10:11:00Z">
        <w:r w:rsidR="008E53F0">
          <w:rPr>
            <w:rFonts w:ascii="Calibri" w:eastAsia="宋体" w:hAnsi="Calibri" w:cs="Calibri" w:hint="eastAsia"/>
            <w:color w:val="000000"/>
            <w:kern w:val="0"/>
            <w:sz w:val="24"/>
            <w14:ligatures w14:val="none"/>
          </w:rPr>
          <w:t xml:space="preserve">In this way, </w:t>
        </w:r>
        <w:commentRangeStart w:id="160"/>
        <w:r w:rsidR="0024501A">
          <w:rPr>
            <w:rFonts w:ascii="Calibri" w:eastAsia="宋体" w:hAnsi="Calibri" w:cs="Calibri"/>
            <w:color w:val="000000"/>
            <w:kern w:val="0"/>
            <w:sz w:val="24"/>
            <w14:ligatures w14:val="none"/>
          </w:rPr>
          <w:t>……</w:t>
        </w:r>
      </w:ins>
      <w:commentRangeEnd w:id="160"/>
      <w:ins w:id="161" w:author="Supeng Zhang" w:date="2025-11-30T18:12:00Z" w16du:dateUtc="2025-11-30T10:12:00Z">
        <w:r w:rsidR="0024501A">
          <w:rPr>
            <w:rStyle w:val="af6"/>
          </w:rPr>
          <w:commentReference w:id="160"/>
        </w:r>
      </w:ins>
    </w:p>
    <w:p w14:paraId="2601BC69" w14:textId="77777777" w:rsidR="000138EE" w:rsidRDefault="00EA5ED1" w:rsidP="005E7115">
      <w:pPr>
        <w:widowControl/>
        <w:spacing w:before="100" w:beforeAutospacing="1" w:after="100" w:afterAutospacing="1" w:line="360" w:lineRule="auto"/>
        <w:rPr>
          <w:rFonts w:ascii="Calibri" w:eastAsia="宋体" w:hAnsi="Calibri" w:cs="Calibri"/>
          <w:color w:val="000000"/>
          <w:kern w:val="0"/>
          <w:sz w:val="24"/>
          <w14:ligatures w14:val="none"/>
        </w:rPr>
      </w:pPr>
      <w:commentRangeStart w:id="162"/>
      <w:r w:rsidRPr="00EA5ED1">
        <w:rPr>
          <w:rFonts w:ascii="Calibri" w:eastAsia="宋体" w:hAnsi="Calibri" w:cs="Calibri"/>
          <w:color w:val="000000"/>
          <w:kern w:val="0"/>
          <w:sz w:val="24"/>
          <w14:ligatures w14:val="none"/>
        </w:rPr>
        <w:t xml:space="preserve">This study makes three key contributions. (1) It establishes that predictor selection should be grounded in atmospheric processes: the EEMD–EOF analyses show that farm power responds primarily to weather-scale forcing expressed through vertical profile changes, which cannot be captured by a single height. (2) It demonstrates that free-stream and wake flows exhibit distinct predictor behaviors: multi-height wind speeds and temperature consistently emerge as core predictors, but optimal height combinations differ across regimes. </w:t>
      </w:r>
      <w:r w:rsidR="001D61F8" w:rsidRPr="001D61F8">
        <w:rPr>
          <w:rFonts w:ascii="Calibri" w:eastAsia="宋体" w:hAnsi="Calibri" w:cs="Calibri"/>
          <w:color w:val="000000"/>
          <w:kern w:val="0"/>
          <w:sz w:val="24"/>
          <w14:ligatures w14:val="none"/>
        </w:rPr>
        <w:t>(3) It provides operational forecasting strategies that combine physically consistent predictors with NWP-driven machine learning models, using reliable wind-direction forecasts from NWP-WRF to enable regime-specific prediction and improve accuracy over hub-height–based baselines.</w:t>
      </w:r>
      <w:commentRangeEnd w:id="162"/>
      <w:r w:rsidR="0024501A">
        <w:rPr>
          <w:rStyle w:val="af6"/>
        </w:rPr>
        <w:commentReference w:id="162"/>
      </w:r>
    </w:p>
    <w:p w14:paraId="2BA5E1AF" w14:textId="77777777" w:rsidR="005E7115" w:rsidRPr="005E7115" w:rsidRDefault="00EC1864" w:rsidP="005E7115">
      <w:pPr>
        <w:pStyle w:val="af4"/>
        <w:rPr>
          <w:rFonts w:ascii="Calibri" w:hAnsi="Calibri" w:cs="Calibri"/>
          <w:color w:val="000000"/>
          <w:sz w:val="24"/>
        </w:rPr>
      </w:pPr>
      <w:r>
        <w:rPr>
          <w:rFonts w:ascii="Calibri" w:eastAsia="宋体" w:hAnsi="Calibri" w:cs="Calibri"/>
          <w:color w:val="000000"/>
          <w14:ligatures w14:val="none"/>
        </w:rPr>
        <w:fldChar w:fldCharType="begin"/>
      </w:r>
      <w:r w:rsidR="00401647">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5E7115" w:rsidRPr="005E711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w:t>
      </w:r>
      <w:r w:rsidR="005E7115" w:rsidRPr="005E7115">
        <w:rPr>
          <w:rFonts w:ascii="Calibri" w:hAnsi="Calibri" w:cs="Calibri"/>
          <w:color w:val="000000"/>
          <w:sz w:val="24"/>
        </w:rPr>
        <w:lastRenderedPageBreak/>
        <w:t xml:space="preserve">farm. </w:t>
      </w:r>
      <w:r w:rsidR="005E7115" w:rsidRPr="005E7115">
        <w:rPr>
          <w:rFonts w:ascii="Calibri" w:hAnsi="Calibri" w:cs="Calibri"/>
          <w:i/>
          <w:iCs/>
          <w:color w:val="000000"/>
          <w:sz w:val="24"/>
        </w:rPr>
        <w:t>Wind Energy</w:t>
      </w:r>
      <w:r w:rsidR="005E7115" w:rsidRPr="005E7115">
        <w:rPr>
          <w:rFonts w:ascii="Calibri" w:hAnsi="Calibri" w:cs="Calibri"/>
          <w:color w:val="000000"/>
          <w:sz w:val="24"/>
        </w:rPr>
        <w:t xml:space="preserve">, </w:t>
      </w:r>
      <w:r w:rsidR="005E7115" w:rsidRPr="005E7115">
        <w:rPr>
          <w:rFonts w:ascii="Calibri" w:hAnsi="Calibri" w:cs="Calibri"/>
          <w:i/>
          <w:iCs/>
          <w:color w:val="000000"/>
          <w:sz w:val="24"/>
        </w:rPr>
        <w:t>10</w:t>
      </w:r>
      <w:r w:rsidR="005E7115" w:rsidRPr="005E7115">
        <w:rPr>
          <w:rFonts w:ascii="Calibri" w:hAnsi="Calibri" w:cs="Calibri"/>
          <w:color w:val="000000"/>
          <w:sz w:val="24"/>
        </w:rPr>
        <w:t>(6), 517–528. https://doi.org/10.1002/we.238</w:t>
      </w:r>
    </w:p>
    <w:p w14:paraId="15CFD2BD"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5E7115">
        <w:rPr>
          <w:rFonts w:ascii="Calibri" w:hAnsi="Calibri" w:cs="Calibri"/>
          <w:i/>
          <w:iCs/>
          <w:color w:val="000000"/>
          <w:sz w:val="24"/>
        </w:rPr>
        <w:t>Sustainable Energy Technologies and Assessments</w:t>
      </w:r>
      <w:r w:rsidRPr="005E7115">
        <w:rPr>
          <w:rFonts w:ascii="Calibri" w:hAnsi="Calibri" w:cs="Calibri"/>
          <w:color w:val="000000"/>
          <w:sz w:val="24"/>
        </w:rPr>
        <w:t xml:space="preserve">, </w:t>
      </w:r>
      <w:r w:rsidRPr="005E7115">
        <w:rPr>
          <w:rFonts w:ascii="Calibri" w:hAnsi="Calibri" w:cs="Calibri"/>
          <w:i/>
          <w:iCs/>
          <w:color w:val="000000"/>
          <w:sz w:val="24"/>
        </w:rPr>
        <w:t>52</w:t>
      </w:r>
      <w:r w:rsidRPr="005E7115">
        <w:rPr>
          <w:rFonts w:ascii="Calibri" w:hAnsi="Calibri" w:cs="Calibri"/>
          <w:color w:val="000000"/>
          <w:sz w:val="24"/>
        </w:rPr>
        <w:t>, 101995. https://doi.org/10.1016/j.seta.2022.101995</w:t>
      </w:r>
    </w:p>
    <w:p w14:paraId="60D4602B"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Chen, Y., &amp; Xu, J. (2022). Solar and wind power data from the Chinese State Grid Renewable Energy Generation Forecasting Competition. </w:t>
      </w:r>
      <w:r w:rsidRPr="005E7115">
        <w:rPr>
          <w:rFonts w:ascii="Calibri" w:hAnsi="Calibri" w:cs="Calibri"/>
          <w:i/>
          <w:iCs/>
          <w:color w:val="000000"/>
          <w:sz w:val="24"/>
        </w:rPr>
        <w:t>Scientific Data</w:t>
      </w:r>
      <w:r w:rsidRPr="005E7115">
        <w:rPr>
          <w:rFonts w:ascii="Calibri" w:hAnsi="Calibri" w:cs="Calibri"/>
          <w:color w:val="000000"/>
          <w:sz w:val="24"/>
        </w:rPr>
        <w:t xml:space="preserve">, </w:t>
      </w:r>
      <w:r w:rsidRPr="005E7115">
        <w:rPr>
          <w:rFonts w:ascii="Calibri" w:hAnsi="Calibri" w:cs="Calibri"/>
          <w:i/>
          <w:iCs/>
          <w:color w:val="000000"/>
          <w:sz w:val="24"/>
        </w:rPr>
        <w:t>9</w:t>
      </w:r>
      <w:r w:rsidRPr="005E7115">
        <w:rPr>
          <w:rFonts w:ascii="Calibri" w:hAnsi="Calibri" w:cs="Calibri"/>
          <w:color w:val="000000"/>
          <w:sz w:val="24"/>
        </w:rPr>
        <w:t>(1), 577. https://doi.org/10.1038/s41597-022-01696-6</w:t>
      </w:r>
    </w:p>
    <w:p w14:paraId="4E7A44B6"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Clifton, A., Kilcher, L., Lundquist, J. K., &amp; Fleming, P. (2013). Using machine learning to predict wind turbine power output. </w:t>
      </w:r>
      <w:r w:rsidRPr="005E7115">
        <w:rPr>
          <w:rFonts w:ascii="Calibri" w:hAnsi="Calibri" w:cs="Calibri"/>
          <w:i/>
          <w:iCs/>
          <w:color w:val="000000"/>
          <w:sz w:val="24"/>
        </w:rPr>
        <w:t>Environmental Research Letters</w:t>
      </w:r>
      <w:r w:rsidRPr="005E7115">
        <w:rPr>
          <w:rFonts w:ascii="Calibri" w:hAnsi="Calibri" w:cs="Calibri"/>
          <w:color w:val="000000"/>
          <w:sz w:val="24"/>
        </w:rPr>
        <w:t xml:space="preserve">, </w:t>
      </w:r>
      <w:r w:rsidRPr="005E7115">
        <w:rPr>
          <w:rFonts w:ascii="Calibri" w:hAnsi="Calibri" w:cs="Calibri"/>
          <w:i/>
          <w:iCs/>
          <w:color w:val="000000"/>
          <w:sz w:val="24"/>
        </w:rPr>
        <w:t>8</w:t>
      </w:r>
      <w:r w:rsidRPr="005E7115">
        <w:rPr>
          <w:rFonts w:ascii="Calibri" w:hAnsi="Calibri" w:cs="Calibri"/>
          <w:color w:val="000000"/>
          <w:sz w:val="24"/>
        </w:rPr>
        <w:t>(2), 024009. https://doi.org/10.1088/1748-9326/8/2/024009</w:t>
      </w:r>
    </w:p>
    <w:p w14:paraId="43AAD3F5"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Cutler, N. J., Outhred, H. R., &amp; MacGill, I. F. (2012). Using nacelle‐based wind speed observations to improve power curve modeling for wind power forecasting. </w:t>
      </w:r>
      <w:r w:rsidRPr="005E7115">
        <w:rPr>
          <w:rFonts w:ascii="Calibri" w:hAnsi="Calibri" w:cs="Calibri"/>
          <w:i/>
          <w:iCs/>
          <w:color w:val="000000"/>
          <w:sz w:val="24"/>
        </w:rPr>
        <w:t>Wind Energy</w:t>
      </w:r>
      <w:r w:rsidRPr="005E7115">
        <w:rPr>
          <w:rFonts w:ascii="Calibri" w:hAnsi="Calibri" w:cs="Calibri"/>
          <w:color w:val="000000"/>
          <w:sz w:val="24"/>
        </w:rPr>
        <w:t xml:space="preserve">, </w:t>
      </w:r>
      <w:r w:rsidRPr="005E7115">
        <w:rPr>
          <w:rFonts w:ascii="Calibri" w:hAnsi="Calibri" w:cs="Calibri"/>
          <w:i/>
          <w:iCs/>
          <w:color w:val="000000"/>
          <w:sz w:val="24"/>
        </w:rPr>
        <w:t>15</w:t>
      </w:r>
      <w:r w:rsidRPr="005E7115">
        <w:rPr>
          <w:rFonts w:ascii="Calibri" w:hAnsi="Calibri" w:cs="Calibri"/>
          <w:color w:val="000000"/>
          <w:sz w:val="24"/>
        </w:rPr>
        <w:t>(2), 245–258. https://doi.org/10.1002/we.465</w:t>
      </w:r>
    </w:p>
    <w:p w14:paraId="0B922FAE"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5E7115">
        <w:rPr>
          <w:rFonts w:ascii="Calibri" w:hAnsi="Calibri" w:cs="Calibri"/>
          <w:i/>
          <w:iCs/>
          <w:color w:val="000000"/>
          <w:sz w:val="24"/>
        </w:rPr>
        <w:t>Sustainable Energy Technologies and Assessments</w:t>
      </w:r>
      <w:r w:rsidRPr="005E7115">
        <w:rPr>
          <w:rFonts w:ascii="Calibri" w:hAnsi="Calibri" w:cs="Calibri"/>
          <w:color w:val="000000"/>
          <w:sz w:val="24"/>
        </w:rPr>
        <w:t xml:space="preserve">, </w:t>
      </w:r>
      <w:r w:rsidRPr="005E7115">
        <w:rPr>
          <w:rFonts w:ascii="Calibri" w:hAnsi="Calibri" w:cs="Calibri"/>
          <w:i/>
          <w:iCs/>
          <w:color w:val="000000"/>
          <w:sz w:val="24"/>
        </w:rPr>
        <w:t>42</w:t>
      </w:r>
      <w:r w:rsidRPr="005E7115">
        <w:rPr>
          <w:rFonts w:ascii="Calibri" w:hAnsi="Calibri" w:cs="Calibri"/>
          <w:color w:val="000000"/>
          <w:sz w:val="24"/>
        </w:rPr>
        <w:t>, 100882. https://doi.org/10.1016/j.seta.2020.100882</w:t>
      </w:r>
    </w:p>
    <w:p w14:paraId="023BD93E"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Haq, I. U., Kumar, A., &amp; Rathore, P. S. (2025). Machine learning approaches for wind power forecasting: a comprehensive review. </w:t>
      </w:r>
      <w:r w:rsidRPr="005E7115">
        <w:rPr>
          <w:rFonts w:ascii="Calibri" w:hAnsi="Calibri" w:cs="Calibri"/>
          <w:i/>
          <w:iCs/>
          <w:color w:val="000000"/>
          <w:sz w:val="24"/>
        </w:rPr>
        <w:t>Discover Applied Sciences</w:t>
      </w:r>
      <w:r w:rsidRPr="005E7115">
        <w:rPr>
          <w:rFonts w:ascii="Calibri" w:hAnsi="Calibri" w:cs="Calibri"/>
          <w:color w:val="000000"/>
          <w:sz w:val="24"/>
        </w:rPr>
        <w:t xml:space="preserve">, </w:t>
      </w:r>
      <w:r w:rsidRPr="005E7115">
        <w:rPr>
          <w:rFonts w:ascii="Calibri" w:hAnsi="Calibri" w:cs="Calibri"/>
          <w:i/>
          <w:iCs/>
          <w:color w:val="000000"/>
          <w:sz w:val="24"/>
        </w:rPr>
        <w:t>7</w:t>
      </w:r>
      <w:r w:rsidRPr="005E7115">
        <w:rPr>
          <w:rFonts w:ascii="Calibri" w:hAnsi="Calibri" w:cs="Calibri"/>
          <w:color w:val="000000"/>
          <w:sz w:val="24"/>
        </w:rPr>
        <w:t>(10), 1139. https://doi.org/10.1007/s42452-025-07675-x</w:t>
      </w:r>
    </w:p>
    <w:p w14:paraId="4D09C763"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Holttinen, H. (2005). Optimal electricity market for wind power. </w:t>
      </w:r>
      <w:r w:rsidRPr="005E7115">
        <w:rPr>
          <w:rFonts w:ascii="Calibri" w:hAnsi="Calibri" w:cs="Calibri"/>
          <w:i/>
          <w:iCs/>
          <w:color w:val="000000"/>
          <w:sz w:val="24"/>
        </w:rPr>
        <w:t>Energy Policy</w:t>
      </w:r>
      <w:r w:rsidRPr="005E7115">
        <w:rPr>
          <w:rFonts w:ascii="Calibri" w:hAnsi="Calibri" w:cs="Calibri"/>
          <w:color w:val="000000"/>
          <w:sz w:val="24"/>
        </w:rPr>
        <w:t xml:space="preserve">, </w:t>
      </w:r>
      <w:r w:rsidRPr="005E7115">
        <w:rPr>
          <w:rFonts w:ascii="Calibri" w:hAnsi="Calibri" w:cs="Calibri"/>
          <w:i/>
          <w:iCs/>
          <w:color w:val="000000"/>
          <w:sz w:val="24"/>
        </w:rPr>
        <w:t>33</w:t>
      </w:r>
      <w:r w:rsidRPr="005E7115">
        <w:rPr>
          <w:rFonts w:ascii="Calibri" w:hAnsi="Calibri" w:cs="Calibri"/>
          <w:color w:val="000000"/>
          <w:sz w:val="24"/>
        </w:rPr>
        <w:t xml:space="preserve">(16), </w:t>
      </w:r>
      <w:r w:rsidRPr="005E7115">
        <w:rPr>
          <w:rFonts w:ascii="Calibri" w:hAnsi="Calibri" w:cs="Calibri"/>
          <w:color w:val="000000"/>
          <w:sz w:val="24"/>
        </w:rPr>
        <w:lastRenderedPageBreak/>
        <w:t>2052–2063. https://doi.org/10.1016/j.enpol.2004.04.001</w:t>
      </w:r>
    </w:p>
    <w:p w14:paraId="0B32ECB9"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5E7115">
        <w:rPr>
          <w:rFonts w:ascii="Calibri" w:hAnsi="Calibri" w:cs="Calibri"/>
          <w:i/>
          <w:iCs/>
          <w:color w:val="000000"/>
          <w:sz w:val="24"/>
        </w:rPr>
        <w:t>Journal of Renewable and Sustainable Energy</w:t>
      </w:r>
      <w:r w:rsidRPr="005E7115">
        <w:rPr>
          <w:rFonts w:ascii="Calibri" w:hAnsi="Calibri" w:cs="Calibri"/>
          <w:color w:val="000000"/>
          <w:sz w:val="24"/>
        </w:rPr>
        <w:t xml:space="preserve">, </w:t>
      </w:r>
      <w:r w:rsidRPr="005E7115">
        <w:rPr>
          <w:rFonts w:ascii="Calibri" w:hAnsi="Calibri" w:cs="Calibri"/>
          <w:i/>
          <w:iCs/>
          <w:color w:val="000000"/>
          <w:sz w:val="24"/>
        </w:rPr>
        <w:t>15</w:t>
      </w:r>
      <w:r w:rsidRPr="005E7115">
        <w:rPr>
          <w:rFonts w:ascii="Calibri" w:hAnsi="Calibri" w:cs="Calibri"/>
          <w:color w:val="000000"/>
          <w:sz w:val="24"/>
        </w:rPr>
        <w:t>(1), 013307. https://doi.org/10.1063/5.0127519</w:t>
      </w:r>
    </w:p>
    <w:p w14:paraId="3BB031D3"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Mahoney, W. P., Parks, K., Wiener, G., Liu, Y., Myers, W. L., Sun, J., et al. (2012). A Wind Power Forecasting System to Optimize Grid Integration. </w:t>
      </w:r>
      <w:r w:rsidRPr="005E7115">
        <w:rPr>
          <w:rFonts w:ascii="Calibri" w:hAnsi="Calibri" w:cs="Calibri"/>
          <w:i/>
          <w:iCs/>
          <w:color w:val="000000"/>
          <w:sz w:val="24"/>
        </w:rPr>
        <w:t>IEEE Transactions on Sustainable Energy</w:t>
      </w:r>
      <w:r w:rsidRPr="005E7115">
        <w:rPr>
          <w:rFonts w:ascii="Calibri" w:hAnsi="Calibri" w:cs="Calibri"/>
          <w:color w:val="000000"/>
          <w:sz w:val="24"/>
        </w:rPr>
        <w:t xml:space="preserve">, </w:t>
      </w:r>
      <w:r w:rsidRPr="005E7115">
        <w:rPr>
          <w:rFonts w:ascii="Calibri" w:hAnsi="Calibri" w:cs="Calibri"/>
          <w:i/>
          <w:iCs/>
          <w:color w:val="000000"/>
          <w:sz w:val="24"/>
        </w:rPr>
        <w:t>3</w:t>
      </w:r>
      <w:r w:rsidRPr="005E7115">
        <w:rPr>
          <w:rFonts w:ascii="Calibri" w:hAnsi="Calibri" w:cs="Calibri"/>
          <w:color w:val="000000"/>
          <w:sz w:val="24"/>
        </w:rPr>
        <w:t>(4), 670–682. https://doi.org/10.1109/TSTE.2012.2201758</w:t>
      </w:r>
    </w:p>
    <w:p w14:paraId="71744377"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Moss, C., Maulik, R., &amp; Iungo, G. V. (2024). Augmenting insights from wind turbine data through data-driven approaches. </w:t>
      </w:r>
      <w:r w:rsidRPr="005E7115">
        <w:rPr>
          <w:rFonts w:ascii="Calibri" w:hAnsi="Calibri" w:cs="Calibri"/>
          <w:i/>
          <w:iCs/>
          <w:color w:val="000000"/>
          <w:sz w:val="24"/>
        </w:rPr>
        <w:t>Applied Energy</w:t>
      </w:r>
      <w:r w:rsidRPr="005E7115">
        <w:rPr>
          <w:rFonts w:ascii="Calibri" w:hAnsi="Calibri" w:cs="Calibri"/>
          <w:color w:val="000000"/>
          <w:sz w:val="24"/>
        </w:rPr>
        <w:t xml:space="preserve">, </w:t>
      </w:r>
      <w:r w:rsidRPr="005E7115">
        <w:rPr>
          <w:rFonts w:ascii="Calibri" w:hAnsi="Calibri" w:cs="Calibri"/>
          <w:i/>
          <w:iCs/>
          <w:color w:val="000000"/>
          <w:sz w:val="24"/>
        </w:rPr>
        <w:t>376</w:t>
      </w:r>
      <w:r w:rsidRPr="005E7115">
        <w:rPr>
          <w:rFonts w:ascii="Calibri" w:hAnsi="Calibri" w:cs="Calibri"/>
          <w:color w:val="000000"/>
          <w:sz w:val="24"/>
        </w:rPr>
        <w:t>, 124116. https://doi.org/10.1016/j.apenergy.2024.124116</w:t>
      </w:r>
    </w:p>
    <w:p w14:paraId="144D27F1"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Optis, M., &amp; Perr-Sauer, J. (2019a). The importance of atmospheric turbulence and stability in machine-learning models of wind farm power production. </w:t>
      </w:r>
      <w:r w:rsidRPr="005E7115">
        <w:rPr>
          <w:rFonts w:ascii="Calibri" w:hAnsi="Calibri" w:cs="Calibri"/>
          <w:i/>
          <w:iCs/>
          <w:color w:val="000000"/>
          <w:sz w:val="24"/>
        </w:rPr>
        <w:t>Renewable and Sustainable Energy Reviews</w:t>
      </w:r>
      <w:r w:rsidRPr="005E7115">
        <w:rPr>
          <w:rFonts w:ascii="Calibri" w:hAnsi="Calibri" w:cs="Calibri"/>
          <w:color w:val="000000"/>
          <w:sz w:val="24"/>
        </w:rPr>
        <w:t xml:space="preserve">, </w:t>
      </w:r>
      <w:r w:rsidRPr="005E7115">
        <w:rPr>
          <w:rFonts w:ascii="Calibri" w:hAnsi="Calibri" w:cs="Calibri"/>
          <w:i/>
          <w:iCs/>
          <w:color w:val="000000"/>
          <w:sz w:val="24"/>
        </w:rPr>
        <w:t>112</w:t>
      </w:r>
      <w:r w:rsidRPr="005E7115">
        <w:rPr>
          <w:rFonts w:ascii="Calibri" w:hAnsi="Calibri" w:cs="Calibri"/>
          <w:color w:val="000000"/>
          <w:sz w:val="24"/>
        </w:rPr>
        <w:t>, 27–41. https://doi.org/10.1016/j.rser.2019.05.031</w:t>
      </w:r>
    </w:p>
    <w:p w14:paraId="6F01F7D4"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Optis, M., &amp; Perr-Sauer, J. (2019b). The importance of atmospheric turbulence and stability in machine-learning models of wind farm power production. </w:t>
      </w:r>
      <w:r w:rsidRPr="005E7115">
        <w:rPr>
          <w:rFonts w:ascii="Calibri" w:hAnsi="Calibri" w:cs="Calibri"/>
          <w:i/>
          <w:iCs/>
          <w:color w:val="000000"/>
          <w:sz w:val="24"/>
        </w:rPr>
        <w:t>Renewable and Sustainable Energy Reviews</w:t>
      </w:r>
      <w:r w:rsidRPr="005E7115">
        <w:rPr>
          <w:rFonts w:ascii="Calibri" w:hAnsi="Calibri" w:cs="Calibri"/>
          <w:color w:val="000000"/>
          <w:sz w:val="24"/>
        </w:rPr>
        <w:t xml:space="preserve">, </w:t>
      </w:r>
      <w:r w:rsidRPr="005E7115">
        <w:rPr>
          <w:rFonts w:ascii="Calibri" w:hAnsi="Calibri" w:cs="Calibri"/>
          <w:i/>
          <w:iCs/>
          <w:color w:val="000000"/>
          <w:sz w:val="24"/>
        </w:rPr>
        <w:t>112</w:t>
      </w:r>
      <w:r w:rsidRPr="005E7115">
        <w:rPr>
          <w:rFonts w:ascii="Calibri" w:hAnsi="Calibri" w:cs="Calibri"/>
          <w:color w:val="000000"/>
          <w:sz w:val="24"/>
        </w:rPr>
        <w:t>, 27–41. https://doi.org/10.1016/j.rser.2019.05.031</w:t>
      </w:r>
    </w:p>
    <w:p w14:paraId="398D7175"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Rubanenko, O., Miroshnyk, O., Shevchenko, S., Yanovych, V., Danylchenko, D., &amp; Rubanenko, O. (2020). Distribution of Wind Power Generation Dependently of </w:t>
      </w:r>
      <w:r w:rsidRPr="005E7115">
        <w:rPr>
          <w:rFonts w:ascii="Calibri" w:hAnsi="Calibri" w:cs="Calibri"/>
          <w:color w:val="000000"/>
          <w:sz w:val="24"/>
        </w:rPr>
        <w:lastRenderedPageBreak/>
        <w:t xml:space="preserve">Meteorological Factors. In </w:t>
      </w:r>
      <w:r w:rsidRPr="005E7115">
        <w:rPr>
          <w:rFonts w:ascii="Calibri" w:hAnsi="Calibri" w:cs="Calibri"/>
          <w:i/>
          <w:iCs/>
          <w:color w:val="000000"/>
          <w:sz w:val="24"/>
        </w:rPr>
        <w:t>2020 IEEE KhPI Week on Advanced Technology (KhPIWeek)</w:t>
      </w:r>
      <w:r w:rsidRPr="005E7115">
        <w:rPr>
          <w:rFonts w:ascii="Calibri" w:hAnsi="Calibri" w:cs="Calibri"/>
          <w:color w:val="000000"/>
          <w:sz w:val="24"/>
        </w:rPr>
        <w:t xml:space="preserve"> (pp. 472–477). Kharkiv, Ukraine: IEEE. https://doi.org/10.1109/KhPIWeek51551.2020.9250114</w:t>
      </w:r>
    </w:p>
    <w:p w14:paraId="02466FA6"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Sasser, C., Yu, M., &amp; Delgado, R. (2022). Improvement of wind power prediction from meteorological characterization with machine learning models. </w:t>
      </w:r>
      <w:r w:rsidRPr="005E7115">
        <w:rPr>
          <w:rFonts w:ascii="Calibri" w:hAnsi="Calibri" w:cs="Calibri"/>
          <w:i/>
          <w:iCs/>
          <w:color w:val="000000"/>
          <w:sz w:val="24"/>
        </w:rPr>
        <w:t>Renewable Energy</w:t>
      </w:r>
      <w:r w:rsidRPr="005E7115">
        <w:rPr>
          <w:rFonts w:ascii="Calibri" w:hAnsi="Calibri" w:cs="Calibri"/>
          <w:color w:val="000000"/>
          <w:sz w:val="24"/>
        </w:rPr>
        <w:t xml:space="preserve">, </w:t>
      </w:r>
      <w:r w:rsidRPr="005E7115">
        <w:rPr>
          <w:rFonts w:ascii="Calibri" w:hAnsi="Calibri" w:cs="Calibri"/>
          <w:i/>
          <w:iCs/>
          <w:color w:val="000000"/>
          <w:sz w:val="24"/>
        </w:rPr>
        <w:t>183</w:t>
      </w:r>
      <w:r w:rsidRPr="005E7115">
        <w:rPr>
          <w:rFonts w:ascii="Calibri" w:hAnsi="Calibri" w:cs="Calibri"/>
          <w:color w:val="000000"/>
          <w:sz w:val="24"/>
        </w:rPr>
        <w:t>, 491–501. https://doi.org/10.1016/j.renene.2021.10.034</w:t>
      </w:r>
    </w:p>
    <w:p w14:paraId="6335D41F"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Sebastiani, A., Angelou, N., &amp; Peña, A. (2024). Wind turbine power curve modelling under wake conditions using measurements from a spinner-mounted lidar. </w:t>
      </w:r>
      <w:r w:rsidRPr="005E7115">
        <w:rPr>
          <w:rFonts w:ascii="Calibri" w:hAnsi="Calibri" w:cs="Calibri"/>
          <w:i/>
          <w:iCs/>
          <w:color w:val="000000"/>
          <w:sz w:val="24"/>
        </w:rPr>
        <w:t>Applied Energy</w:t>
      </w:r>
      <w:r w:rsidRPr="005E7115">
        <w:rPr>
          <w:rFonts w:ascii="Calibri" w:hAnsi="Calibri" w:cs="Calibri"/>
          <w:color w:val="000000"/>
          <w:sz w:val="24"/>
        </w:rPr>
        <w:t xml:space="preserve">, </w:t>
      </w:r>
      <w:r w:rsidRPr="005E7115">
        <w:rPr>
          <w:rFonts w:ascii="Calibri" w:hAnsi="Calibri" w:cs="Calibri"/>
          <w:i/>
          <w:iCs/>
          <w:color w:val="000000"/>
          <w:sz w:val="24"/>
        </w:rPr>
        <w:t>364</w:t>
      </w:r>
      <w:r w:rsidRPr="005E7115">
        <w:rPr>
          <w:rFonts w:ascii="Calibri" w:hAnsi="Calibri" w:cs="Calibri"/>
          <w:color w:val="000000"/>
          <w:sz w:val="24"/>
        </w:rPr>
        <w:t>, 122985. https://doi.org/10.1016/j.apenergy.2024.122985</w:t>
      </w:r>
    </w:p>
    <w:p w14:paraId="23179889"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Turbines—Part, W. (2005). 12-1: Power Performance Measurements of Electricity Producing Wind Turbines. </w:t>
      </w:r>
      <w:r w:rsidRPr="005E7115">
        <w:rPr>
          <w:rFonts w:ascii="Calibri" w:hAnsi="Calibri" w:cs="Calibri"/>
          <w:i/>
          <w:iCs/>
          <w:color w:val="000000"/>
          <w:sz w:val="24"/>
        </w:rPr>
        <w:t>British Standard, IEC</w:t>
      </w:r>
      <w:r w:rsidRPr="005E7115">
        <w:rPr>
          <w:rFonts w:ascii="Calibri" w:hAnsi="Calibri" w:cs="Calibri"/>
          <w:color w:val="000000"/>
          <w:sz w:val="24"/>
        </w:rPr>
        <w:t>, 61400–12.</w:t>
      </w:r>
    </w:p>
    <w:p w14:paraId="5B438022"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Verdone, A., Panella, M., De Santis, E., &amp; Rizzi, A. (2025). A review of solar and wind energy forecasting: from single-site to multi-site paradigm. </w:t>
      </w:r>
      <w:r w:rsidRPr="005E7115">
        <w:rPr>
          <w:rFonts w:ascii="Calibri" w:hAnsi="Calibri" w:cs="Calibri"/>
          <w:i/>
          <w:iCs/>
          <w:color w:val="000000"/>
          <w:sz w:val="24"/>
        </w:rPr>
        <w:t>Applied Energy</w:t>
      </w:r>
      <w:r w:rsidRPr="005E7115">
        <w:rPr>
          <w:rFonts w:ascii="Calibri" w:hAnsi="Calibri" w:cs="Calibri"/>
          <w:color w:val="000000"/>
          <w:sz w:val="24"/>
        </w:rPr>
        <w:t xml:space="preserve">, </w:t>
      </w:r>
      <w:r w:rsidRPr="005E7115">
        <w:rPr>
          <w:rFonts w:ascii="Calibri" w:hAnsi="Calibri" w:cs="Calibri"/>
          <w:i/>
          <w:iCs/>
          <w:color w:val="000000"/>
          <w:sz w:val="24"/>
        </w:rPr>
        <w:t>392</w:t>
      </w:r>
      <w:r w:rsidRPr="005E7115">
        <w:rPr>
          <w:rFonts w:ascii="Calibri" w:hAnsi="Calibri" w:cs="Calibri"/>
          <w:color w:val="000000"/>
          <w:sz w:val="24"/>
        </w:rPr>
        <w:t>, 126016. https://doi.org/10.1016/j.apenergy.2025.126016</w:t>
      </w:r>
    </w:p>
    <w:p w14:paraId="47977350"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Wagner, R., Antoniou, I., Pedersen, S. M., Courtney, M. S., &amp; Jørgensen, H. E. (2009). The influence of the wind speed profile on wind turbine performance measurements. </w:t>
      </w:r>
      <w:r w:rsidRPr="005E7115">
        <w:rPr>
          <w:rFonts w:ascii="Calibri" w:hAnsi="Calibri" w:cs="Calibri"/>
          <w:i/>
          <w:iCs/>
          <w:color w:val="000000"/>
          <w:sz w:val="24"/>
        </w:rPr>
        <w:t>Wind Energy</w:t>
      </w:r>
      <w:r w:rsidRPr="005E7115">
        <w:rPr>
          <w:rFonts w:ascii="Calibri" w:hAnsi="Calibri" w:cs="Calibri"/>
          <w:color w:val="000000"/>
          <w:sz w:val="24"/>
        </w:rPr>
        <w:t xml:space="preserve">, </w:t>
      </w:r>
      <w:r w:rsidRPr="005E7115">
        <w:rPr>
          <w:rFonts w:ascii="Calibri" w:hAnsi="Calibri" w:cs="Calibri"/>
          <w:i/>
          <w:iCs/>
          <w:color w:val="000000"/>
          <w:sz w:val="24"/>
        </w:rPr>
        <w:t>12</w:t>
      </w:r>
      <w:r w:rsidRPr="005E7115">
        <w:rPr>
          <w:rFonts w:ascii="Calibri" w:hAnsi="Calibri" w:cs="Calibri"/>
          <w:color w:val="000000"/>
          <w:sz w:val="24"/>
        </w:rPr>
        <w:t>(4), 348–362. https://doi.org/10.1002/we.297</w:t>
      </w:r>
    </w:p>
    <w:p w14:paraId="182FB189"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Wharton, S., &amp; Lundquist, J. K. (2012). Atmospheric stability affects wind turbine power collection. </w:t>
      </w:r>
      <w:r w:rsidRPr="005E7115">
        <w:rPr>
          <w:rFonts w:ascii="Calibri" w:hAnsi="Calibri" w:cs="Calibri"/>
          <w:i/>
          <w:iCs/>
          <w:color w:val="000000"/>
          <w:sz w:val="24"/>
        </w:rPr>
        <w:t>Environmental Research Letters</w:t>
      </w:r>
      <w:r w:rsidRPr="005E7115">
        <w:rPr>
          <w:rFonts w:ascii="Calibri" w:hAnsi="Calibri" w:cs="Calibri"/>
          <w:color w:val="000000"/>
          <w:sz w:val="24"/>
        </w:rPr>
        <w:t xml:space="preserve">, </w:t>
      </w:r>
      <w:r w:rsidRPr="005E7115">
        <w:rPr>
          <w:rFonts w:ascii="Calibri" w:hAnsi="Calibri" w:cs="Calibri"/>
          <w:i/>
          <w:iCs/>
          <w:color w:val="000000"/>
          <w:sz w:val="24"/>
        </w:rPr>
        <w:t>7</w:t>
      </w:r>
      <w:r w:rsidRPr="005E7115">
        <w:rPr>
          <w:rFonts w:ascii="Calibri" w:hAnsi="Calibri" w:cs="Calibri"/>
          <w:color w:val="000000"/>
          <w:sz w:val="24"/>
        </w:rPr>
        <w:t>(1), 014005. https://doi.org/10.1088/1748-9326/7/1/014005</w:t>
      </w:r>
    </w:p>
    <w:p w14:paraId="78BA96B4"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lastRenderedPageBreak/>
        <w:t xml:space="preserve">Ye, L., Zhao, Y., Zeng, C., &amp; Zhang, C. (2017). Short-term wind power prediction based on spatial model. </w:t>
      </w:r>
      <w:r w:rsidRPr="005E7115">
        <w:rPr>
          <w:rFonts w:ascii="Calibri" w:hAnsi="Calibri" w:cs="Calibri"/>
          <w:i/>
          <w:iCs/>
          <w:color w:val="000000"/>
          <w:sz w:val="24"/>
        </w:rPr>
        <w:t>Renewable Energy</w:t>
      </w:r>
      <w:r w:rsidRPr="005E7115">
        <w:rPr>
          <w:rFonts w:ascii="Calibri" w:hAnsi="Calibri" w:cs="Calibri"/>
          <w:color w:val="000000"/>
          <w:sz w:val="24"/>
        </w:rPr>
        <w:t xml:space="preserve">, </w:t>
      </w:r>
      <w:r w:rsidRPr="005E7115">
        <w:rPr>
          <w:rFonts w:ascii="Calibri" w:hAnsi="Calibri" w:cs="Calibri"/>
          <w:i/>
          <w:iCs/>
          <w:color w:val="000000"/>
          <w:sz w:val="24"/>
        </w:rPr>
        <w:t>101</w:t>
      </w:r>
      <w:r w:rsidRPr="005E7115">
        <w:rPr>
          <w:rFonts w:ascii="Calibri" w:hAnsi="Calibri" w:cs="Calibri"/>
          <w:color w:val="000000"/>
          <w:sz w:val="24"/>
        </w:rPr>
        <w:t>, 1067–1074. https://doi.org/10.1016/j.renene.2016.09.069</w:t>
      </w:r>
    </w:p>
    <w:p w14:paraId="2934719A" w14:textId="77777777" w:rsidR="005E7115" w:rsidRPr="005E7115" w:rsidRDefault="005E7115" w:rsidP="005E7115">
      <w:pPr>
        <w:pStyle w:val="af4"/>
        <w:rPr>
          <w:rFonts w:ascii="Calibri" w:hAnsi="Calibri" w:cs="Calibri"/>
          <w:color w:val="000000"/>
          <w:sz w:val="24"/>
        </w:rPr>
      </w:pPr>
      <w:r w:rsidRPr="005E7115">
        <w:rPr>
          <w:rFonts w:ascii="Calibri" w:hAnsi="Calibri" w:cs="Calibri"/>
          <w:color w:val="000000"/>
          <w:sz w:val="24"/>
        </w:rPr>
        <w:t xml:space="preserve">Zhang, Z., Lin, L., Gao, S., Wang, J., Zhao, H., &amp; Yu, H. (2025). A machine learning model for hub-height short-term wind speed prediction. </w:t>
      </w:r>
      <w:r w:rsidRPr="005E7115">
        <w:rPr>
          <w:rFonts w:ascii="Calibri" w:hAnsi="Calibri" w:cs="Calibri"/>
          <w:i/>
          <w:iCs/>
          <w:color w:val="000000"/>
          <w:sz w:val="24"/>
        </w:rPr>
        <w:t>Nature Communications</w:t>
      </w:r>
      <w:r w:rsidRPr="005E7115">
        <w:rPr>
          <w:rFonts w:ascii="Calibri" w:hAnsi="Calibri" w:cs="Calibri"/>
          <w:color w:val="000000"/>
          <w:sz w:val="24"/>
        </w:rPr>
        <w:t xml:space="preserve">, </w:t>
      </w:r>
      <w:r w:rsidRPr="005E7115">
        <w:rPr>
          <w:rFonts w:ascii="Calibri" w:hAnsi="Calibri" w:cs="Calibri"/>
          <w:i/>
          <w:iCs/>
          <w:color w:val="000000"/>
          <w:sz w:val="24"/>
        </w:rPr>
        <w:t>16</w:t>
      </w:r>
      <w:r w:rsidRPr="005E7115">
        <w:rPr>
          <w:rFonts w:ascii="Calibri" w:hAnsi="Calibri" w:cs="Calibri"/>
          <w:color w:val="000000"/>
          <w:sz w:val="24"/>
        </w:rPr>
        <w:t>(1), 3195. https://doi.org/10.1038/s41467-025-58456-4</w:t>
      </w:r>
    </w:p>
    <w:p w14:paraId="5BF6DE4F" w14:textId="77777777" w:rsidR="00EC1864" w:rsidRDefault="00EC1864" w:rsidP="005E711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0"/>
      <w:bookmarkEnd w:id="1"/>
    </w:p>
    <w:sectPr w:rsidR="00EC1864" w:rsidSect="00DF62CA">
      <w:footerReference w:type="even" r:id="rId12"/>
      <w:footerReference w:type="default" r:id="rId13"/>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Supeng Zhang" w:date="2025-11-30T12:15:00Z" w:initials="SZ">
    <w:p w14:paraId="72418A44" w14:textId="77777777" w:rsidR="008B5D46" w:rsidRDefault="00FA43BD" w:rsidP="008B5D46">
      <w:pPr>
        <w:pStyle w:val="af7"/>
        <w:rPr>
          <w:rFonts w:hint="eastAsia"/>
        </w:rPr>
      </w:pPr>
      <w:r>
        <w:rPr>
          <w:rStyle w:val="af6"/>
          <w:rFonts w:hint="eastAsia"/>
        </w:rPr>
        <w:annotationRef/>
      </w:r>
      <w:r w:rsidR="008B5D46">
        <w:rPr>
          <w:rFonts w:hint="eastAsia"/>
        </w:rPr>
        <w:t>这个是什么意思？是否专有名词？</w:t>
      </w:r>
    </w:p>
  </w:comment>
  <w:comment w:id="57" w:author="Supeng Zhang" w:date="2025-11-30T16:35:00Z" w:initials="SZ">
    <w:p w14:paraId="4881168B" w14:textId="77777777" w:rsidR="00C73287" w:rsidRDefault="00C73287" w:rsidP="00C73287">
      <w:pPr>
        <w:pStyle w:val="af7"/>
      </w:pPr>
      <w:r>
        <w:rPr>
          <w:rStyle w:val="af6"/>
          <w:rFonts w:hint="eastAsia"/>
        </w:rPr>
        <w:annotationRef/>
      </w:r>
      <w:r>
        <w:rPr>
          <w:rFonts w:hint="eastAsia"/>
        </w:rPr>
        <w:t>这句话前后信息重复了，这种错误我也经常犯。你参考一下我写的，以后要避免这种错误，尤其是在写短文章的时候。</w:t>
      </w:r>
    </w:p>
  </w:comment>
  <w:comment w:id="66" w:author="Supeng Zhang" w:date="2025-11-30T16:40:00Z" w:initials="SZ">
    <w:p w14:paraId="48936E6A" w14:textId="77777777" w:rsidR="00776B57" w:rsidRDefault="00776B57" w:rsidP="00776B57">
      <w:pPr>
        <w:pStyle w:val="af7"/>
      </w:pPr>
      <w:r>
        <w:rPr>
          <w:rStyle w:val="af6"/>
          <w:rFonts w:hint="eastAsia"/>
        </w:rPr>
        <w:annotationRef/>
      </w:r>
      <w:r>
        <w:rPr>
          <w:rFonts w:hint="eastAsia"/>
        </w:rPr>
        <w:t>这个现在还构不成“理论”吧？Theory（...理论）是一个很重量级的词，通常指被广泛接受的、有明确定量框架的东西，要避免把这个词滥用。类似的需要被避免的词还有law。如果不确定是不是law或者theory，可以用relation之类弱一点的词代替，或者干脆不说。</w:t>
      </w:r>
    </w:p>
  </w:comment>
  <w:comment w:id="68" w:author="Supeng Zhang" w:date="2025-11-30T16:41:00Z" w:initials="SZ">
    <w:p w14:paraId="3CF0B39F" w14:textId="77777777" w:rsidR="00776B57" w:rsidRDefault="00776B57" w:rsidP="00776B57">
      <w:pPr>
        <w:pStyle w:val="af7"/>
      </w:pPr>
      <w:r>
        <w:rPr>
          <w:rStyle w:val="af6"/>
          <w:rFonts w:hint="eastAsia"/>
        </w:rPr>
        <w:annotationRef/>
      </w:r>
      <w:r>
        <w:rPr>
          <w:rFonts w:hint="eastAsia"/>
        </w:rPr>
        <w:t>这句话我看不懂，你改一下，或者你可以告诉我要表达什么，我来写。</w:t>
      </w:r>
    </w:p>
  </w:comment>
  <w:comment w:id="75" w:author="Supeng Zhang" w:date="2025-11-30T16:49:00Z" w:initials="SZ">
    <w:p w14:paraId="1FDEFFAC" w14:textId="77777777" w:rsidR="00587EF3" w:rsidRDefault="00587EF3" w:rsidP="00587EF3">
      <w:pPr>
        <w:pStyle w:val="af7"/>
      </w:pPr>
      <w:r>
        <w:rPr>
          <w:rStyle w:val="af6"/>
          <w:rFonts w:hint="eastAsia"/>
        </w:rPr>
        <w:annotationRef/>
      </w:r>
      <w:r>
        <w:rPr>
          <w:rFonts w:hint="eastAsia"/>
        </w:rPr>
        <w:t>检查一下这种表述是否专业。</w:t>
      </w:r>
    </w:p>
  </w:comment>
  <w:comment w:id="83" w:author="Supeng Zhang" w:date="2025-11-30T17:31:00Z" w:initials="SZ">
    <w:p w14:paraId="05C31E0F" w14:textId="77777777" w:rsidR="00207993" w:rsidRDefault="00207993" w:rsidP="00207993">
      <w:pPr>
        <w:pStyle w:val="af7"/>
      </w:pPr>
      <w:r>
        <w:rPr>
          <w:rStyle w:val="af6"/>
          <w:rFonts w:hint="eastAsia"/>
        </w:rPr>
        <w:annotationRef/>
      </w:r>
      <w:r>
        <w:rPr>
          <w:rFonts w:hint="eastAsia"/>
        </w:rPr>
        <w:t>把这个恢复成有author的</w:t>
      </w:r>
    </w:p>
  </w:comment>
  <w:comment w:id="88" w:author="Supeng Zhang" w:date="2025-11-30T17:33:00Z" w:initials="SZ">
    <w:p w14:paraId="5818D02B" w14:textId="77777777" w:rsidR="006A1ECD" w:rsidRDefault="006A1ECD" w:rsidP="006A1ECD">
      <w:pPr>
        <w:pStyle w:val="af7"/>
      </w:pPr>
      <w:r>
        <w:rPr>
          <w:rStyle w:val="af6"/>
          <w:rFonts w:hint="eastAsia"/>
        </w:rPr>
        <w:annotationRef/>
      </w:r>
      <w:r>
        <w:rPr>
          <w:rFonts w:hint="eastAsia"/>
        </w:rPr>
        <w:t>这个similar behavior具体是什么？</w:t>
      </w:r>
    </w:p>
  </w:comment>
  <w:comment w:id="104" w:author="Supeng Zhang" w:date="2025-11-30T17:41:00Z" w:initials="SZ">
    <w:p w14:paraId="6FBBCAD8" w14:textId="77777777" w:rsidR="005C6676" w:rsidRDefault="005C6676" w:rsidP="005C6676">
      <w:pPr>
        <w:pStyle w:val="af7"/>
      </w:pPr>
      <w:r>
        <w:rPr>
          <w:rStyle w:val="af6"/>
          <w:rFonts w:hint="eastAsia"/>
        </w:rPr>
        <w:annotationRef/>
      </w:r>
      <w:r>
        <w:rPr>
          <w:rFonts w:hint="eastAsia"/>
        </w:rPr>
        <w:t>这是什么？</w:t>
      </w:r>
    </w:p>
  </w:comment>
  <w:comment w:id="108" w:author="Supeng Zhang" w:date="2025-11-30T16:55:00Z" w:initials="SZ">
    <w:p w14:paraId="0D2F2324" w14:textId="77777777" w:rsidR="009B0331" w:rsidRDefault="009B0331" w:rsidP="009B0331">
      <w:pPr>
        <w:pStyle w:val="af7"/>
      </w:pPr>
      <w:r>
        <w:rPr>
          <w:rStyle w:val="af6"/>
          <w:rFonts w:hint="eastAsia"/>
        </w:rPr>
        <w:annotationRef/>
      </w:r>
      <w:r>
        <w:rPr>
          <w:rFonts w:hint="eastAsia"/>
        </w:rPr>
        <w:t>这种描述就比较笼统，应该尽量避免。</w:t>
      </w:r>
    </w:p>
  </w:comment>
  <w:comment w:id="131" w:author="Supeng Zhang" w:date="2025-11-30T17:47:00Z" w:initials="SZ">
    <w:p w14:paraId="05E0CA93" w14:textId="77777777" w:rsidR="00B20EFC" w:rsidRDefault="00B20EFC" w:rsidP="00B20EFC">
      <w:pPr>
        <w:pStyle w:val="af7"/>
      </w:pPr>
      <w:r>
        <w:rPr>
          <w:rStyle w:val="af6"/>
          <w:rFonts w:hint="eastAsia"/>
        </w:rPr>
        <w:annotationRef/>
      </w:r>
      <w:r>
        <w:rPr>
          <w:rFonts w:hint="eastAsia"/>
        </w:rPr>
        <w:t>我没读懂</w:t>
      </w:r>
    </w:p>
  </w:comment>
  <w:comment w:id="132" w:author="Supeng Zhang" w:date="2025-11-30T17:49:00Z" w:initials="SZ">
    <w:p w14:paraId="7B42EF7C" w14:textId="77777777" w:rsidR="00231F7C" w:rsidRDefault="00231F7C" w:rsidP="00231F7C">
      <w:pPr>
        <w:pStyle w:val="af7"/>
      </w:pPr>
      <w:r>
        <w:rPr>
          <w:rStyle w:val="af6"/>
          <w:rFonts w:hint="eastAsia"/>
        </w:rPr>
        <w:annotationRef/>
      </w:r>
      <w:r>
        <w:rPr>
          <w:rFonts w:hint="eastAsia"/>
        </w:rPr>
        <w:t>确定是the same而不是similar?</w:t>
      </w:r>
    </w:p>
  </w:comment>
  <w:comment w:id="137" w:author="Supeng Zhang" w:date="2025-11-30T17:52:00Z" w:initials="SZ">
    <w:p w14:paraId="44E84210" w14:textId="77777777" w:rsidR="00A64427" w:rsidRDefault="00A64427" w:rsidP="00A64427">
      <w:pPr>
        <w:pStyle w:val="af7"/>
      </w:pPr>
      <w:r>
        <w:rPr>
          <w:rStyle w:val="af6"/>
          <w:rFonts w:hint="eastAsia"/>
        </w:rPr>
        <w:annotationRef/>
      </w:r>
      <w:r>
        <w:rPr>
          <w:rFonts w:hint="eastAsia"/>
        </w:rPr>
        <w:t>Check if this is necessary or not.</w:t>
      </w:r>
    </w:p>
  </w:comment>
  <w:comment w:id="141" w:author="Supeng Zhang" w:date="2025-11-30T17:57:00Z" w:initials="SZ">
    <w:p w14:paraId="6A5D678C" w14:textId="77777777" w:rsidR="00494807" w:rsidRDefault="00494807" w:rsidP="00494807">
      <w:pPr>
        <w:pStyle w:val="af7"/>
      </w:pPr>
      <w:r>
        <w:rPr>
          <w:rStyle w:val="af6"/>
          <w:rFonts w:hint="eastAsia"/>
        </w:rPr>
        <w:annotationRef/>
      </w:r>
      <w:r>
        <w:rPr>
          <w:rFonts w:hint="eastAsia"/>
        </w:rPr>
        <w:t>Check if this is necessary.</w:t>
      </w:r>
    </w:p>
  </w:comment>
  <w:comment w:id="144" w:author="Supeng Zhang" w:date="2025-11-30T17:57:00Z" w:initials="SZ">
    <w:p w14:paraId="2C7D7C92" w14:textId="77777777" w:rsidR="00494807" w:rsidRDefault="00494807" w:rsidP="00494807">
      <w:pPr>
        <w:pStyle w:val="af7"/>
      </w:pPr>
      <w:r>
        <w:rPr>
          <w:rStyle w:val="af6"/>
          <w:rFonts w:hint="eastAsia"/>
        </w:rPr>
        <w:annotationRef/>
      </w:r>
      <w:r>
        <w:rPr>
          <w:rFonts w:hint="eastAsia"/>
        </w:rPr>
        <w:t>What’s this?</w:t>
      </w:r>
    </w:p>
  </w:comment>
  <w:comment w:id="130" w:author="Supeng Zhang" w:date="2025-11-30T18:01:00Z" w:initials="SZ">
    <w:p w14:paraId="59065A4B" w14:textId="77777777" w:rsidR="00296D3E" w:rsidRDefault="00296D3E" w:rsidP="00296D3E">
      <w:pPr>
        <w:pStyle w:val="af7"/>
      </w:pPr>
      <w:r>
        <w:rPr>
          <w:rStyle w:val="af6"/>
          <w:rFonts w:hint="eastAsia"/>
        </w:rPr>
        <w:annotationRef/>
      </w:r>
      <w:r>
        <w:rPr>
          <w:rFonts w:hint="eastAsia"/>
        </w:rPr>
        <w:t>这两段都是讲free flow / free stream的，建议放在一起。</w:t>
      </w:r>
    </w:p>
  </w:comment>
  <w:comment w:id="158" w:author="Supeng Zhang" w:date="2025-11-30T18:08:00Z" w:initials="SZ">
    <w:p w14:paraId="722EAB2C" w14:textId="77777777" w:rsidR="008E53F0" w:rsidRDefault="008E53F0" w:rsidP="008E53F0">
      <w:pPr>
        <w:pStyle w:val="af7"/>
      </w:pPr>
      <w:r>
        <w:rPr>
          <w:rStyle w:val="af6"/>
          <w:rFonts w:hint="eastAsia"/>
        </w:rPr>
        <w:annotationRef/>
      </w:r>
      <w:r>
        <w:rPr>
          <w:rFonts w:hint="eastAsia"/>
        </w:rPr>
        <w:t>似乎不能替换成features了？</w:t>
      </w:r>
    </w:p>
  </w:comment>
  <w:comment w:id="160" w:author="Supeng Zhang" w:date="2025-11-30T18:12:00Z" w:initials="SZ">
    <w:p w14:paraId="55EA8BCD" w14:textId="77777777" w:rsidR="0024501A" w:rsidRDefault="0024501A" w:rsidP="0024501A">
      <w:pPr>
        <w:pStyle w:val="af7"/>
      </w:pPr>
      <w:r>
        <w:rPr>
          <w:rStyle w:val="af6"/>
          <w:rFonts w:hint="eastAsia"/>
        </w:rPr>
        <w:annotationRef/>
      </w:r>
      <w:r>
        <w:rPr>
          <w:rFonts w:hint="eastAsia"/>
        </w:rPr>
        <w:t>简单说一下文章的贡献或者意义，不需要下面这段这么长的文字。</w:t>
      </w:r>
    </w:p>
  </w:comment>
  <w:comment w:id="162" w:author="Supeng Zhang" w:date="2025-11-30T18:15:00Z" w:initials="SZ">
    <w:p w14:paraId="5723BED8" w14:textId="77777777" w:rsidR="0024501A" w:rsidRDefault="0024501A" w:rsidP="0024501A">
      <w:pPr>
        <w:pStyle w:val="af7"/>
      </w:pPr>
      <w:r>
        <w:rPr>
          <w:rStyle w:val="af6"/>
          <w:rFonts w:hint="eastAsia"/>
        </w:rPr>
        <w:annotationRef/>
      </w:r>
      <w:r>
        <w:rPr>
          <w:rFonts w:hint="eastAsia"/>
        </w:rPr>
        <w:t>这一段应该在conclusion或者投稿时候的cover letter里面，不应该出现在introduction中。因为读introduction的时候读者完全不知道你的文章干了什么。在introduction末尾，只需要用一两句话强调一下你的工作的意义就行。比如“呈现并解释了the dependence of power on multi-height wind speed.”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418A44" w15:done="0"/>
  <w15:commentEx w15:paraId="4881168B" w15:done="0"/>
  <w15:commentEx w15:paraId="48936E6A" w15:done="0"/>
  <w15:commentEx w15:paraId="3CF0B39F" w15:done="0"/>
  <w15:commentEx w15:paraId="1FDEFFAC" w15:done="0"/>
  <w15:commentEx w15:paraId="05C31E0F" w15:done="0"/>
  <w15:commentEx w15:paraId="5818D02B" w15:done="0"/>
  <w15:commentEx w15:paraId="6FBBCAD8" w15:done="0"/>
  <w15:commentEx w15:paraId="0D2F2324" w15:done="0"/>
  <w15:commentEx w15:paraId="05E0CA93" w15:done="0"/>
  <w15:commentEx w15:paraId="7B42EF7C" w15:done="0"/>
  <w15:commentEx w15:paraId="44E84210" w15:done="0"/>
  <w15:commentEx w15:paraId="6A5D678C" w15:done="0"/>
  <w15:commentEx w15:paraId="2C7D7C92" w15:done="0"/>
  <w15:commentEx w15:paraId="59065A4B" w15:done="0"/>
  <w15:commentEx w15:paraId="722EAB2C" w15:done="0"/>
  <w15:commentEx w15:paraId="55EA8BCD" w15:done="0"/>
  <w15:commentEx w15:paraId="5723BE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D636FE" w16cex:dateUtc="2025-11-30T04:15:00Z"/>
  <w16cex:commentExtensible w16cex:durableId="761C4ED6" w16cex:dateUtc="2025-11-30T08:35:00Z"/>
  <w16cex:commentExtensible w16cex:durableId="65B8D15A" w16cex:dateUtc="2025-11-30T08:40:00Z"/>
  <w16cex:commentExtensible w16cex:durableId="509131E3" w16cex:dateUtc="2025-11-30T08:41:00Z"/>
  <w16cex:commentExtensible w16cex:durableId="185D90AB" w16cex:dateUtc="2025-11-30T08:49:00Z"/>
  <w16cex:commentExtensible w16cex:durableId="0106B7A2" w16cex:dateUtc="2025-11-30T09:31:00Z"/>
  <w16cex:commentExtensible w16cex:durableId="1D8F3E6A" w16cex:dateUtc="2025-11-30T09:33:00Z"/>
  <w16cex:commentExtensible w16cex:durableId="03AFABE6" w16cex:dateUtc="2025-11-30T09:41:00Z"/>
  <w16cex:commentExtensible w16cex:durableId="42923540" w16cex:dateUtc="2025-11-30T08:55:00Z"/>
  <w16cex:commentExtensible w16cex:durableId="5449A7AC" w16cex:dateUtc="2025-11-30T09:47:00Z"/>
  <w16cex:commentExtensible w16cex:durableId="621B9E38" w16cex:dateUtc="2025-11-30T09:49:00Z"/>
  <w16cex:commentExtensible w16cex:durableId="44C0FA8E" w16cex:dateUtc="2025-11-30T09:52:00Z"/>
  <w16cex:commentExtensible w16cex:durableId="2B56925F" w16cex:dateUtc="2025-11-30T09:57:00Z"/>
  <w16cex:commentExtensible w16cex:durableId="37C72558" w16cex:dateUtc="2025-11-30T09:57:00Z"/>
  <w16cex:commentExtensible w16cex:durableId="11E6259B" w16cex:dateUtc="2025-11-30T10:01:00Z"/>
  <w16cex:commentExtensible w16cex:durableId="112FCC5B" w16cex:dateUtc="2025-11-30T10:08:00Z"/>
  <w16cex:commentExtensible w16cex:durableId="29D0272B" w16cex:dateUtc="2025-11-30T10:12:00Z"/>
  <w16cex:commentExtensible w16cex:durableId="7430160D" w16cex:dateUtc="2025-11-30T1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418A44" w16cid:durableId="4FD636FE"/>
  <w16cid:commentId w16cid:paraId="4881168B" w16cid:durableId="761C4ED6"/>
  <w16cid:commentId w16cid:paraId="48936E6A" w16cid:durableId="65B8D15A"/>
  <w16cid:commentId w16cid:paraId="3CF0B39F" w16cid:durableId="509131E3"/>
  <w16cid:commentId w16cid:paraId="1FDEFFAC" w16cid:durableId="185D90AB"/>
  <w16cid:commentId w16cid:paraId="05C31E0F" w16cid:durableId="0106B7A2"/>
  <w16cid:commentId w16cid:paraId="5818D02B" w16cid:durableId="1D8F3E6A"/>
  <w16cid:commentId w16cid:paraId="6FBBCAD8" w16cid:durableId="03AFABE6"/>
  <w16cid:commentId w16cid:paraId="0D2F2324" w16cid:durableId="42923540"/>
  <w16cid:commentId w16cid:paraId="05E0CA93" w16cid:durableId="5449A7AC"/>
  <w16cid:commentId w16cid:paraId="7B42EF7C" w16cid:durableId="621B9E38"/>
  <w16cid:commentId w16cid:paraId="44E84210" w16cid:durableId="44C0FA8E"/>
  <w16cid:commentId w16cid:paraId="6A5D678C" w16cid:durableId="2B56925F"/>
  <w16cid:commentId w16cid:paraId="2C7D7C92" w16cid:durableId="37C72558"/>
  <w16cid:commentId w16cid:paraId="59065A4B" w16cid:durableId="11E6259B"/>
  <w16cid:commentId w16cid:paraId="722EAB2C" w16cid:durableId="112FCC5B"/>
  <w16cid:commentId w16cid:paraId="55EA8BCD" w16cid:durableId="29D0272B"/>
  <w16cid:commentId w16cid:paraId="5723BED8" w16cid:durableId="743016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2E09" w14:textId="77777777" w:rsidR="00DC7A4A" w:rsidRDefault="00DC7A4A" w:rsidP="007144ED">
      <w:pPr>
        <w:spacing w:after="0" w:line="240" w:lineRule="auto"/>
        <w:rPr>
          <w:rFonts w:hint="eastAsia"/>
        </w:rPr>
      </w:pPr>
      <w:r>
        <w:separator/>
      </w:r>
    </w:p>
  </w:endnote>
  <w:endnote w:type="continuationSeparator" w:id="0">
    <w:p w14:paraId="41C253C8" w14:textId="77777777" w:rsidR="00DC7A4A" w:rsidRDefault="00DC7A4A" w:rsidP="007144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Fonts w:hint="eastAsia"/>
          </w:rPr>
        </w:pPr>
        <w:r>
          <w:rPr>
            <w:rStyle w:val="af3"/>
          </w:rPr>
          <w:fldChar w:fldCharType="begin"/>
        </w:r>
        <w:r>
          <w:rPr>
            <w:rStyle w:val="af3"/>
          </w:rPr>
          <w:instrText xml:space="preserve"> PAGE </w:instrText>
        </w:r>
        <w:r>
          <w:rPr>
            <w:rStyle w:val="af3"/>
            <w:rFonts w:hint="eastAsia"/>
          </w:rPr>
          <w:fldChar w:fldCharType="separate"/>
        </w:r>
        <w:r>
          <w:rPr>
            <w:rStyle w:val="af3"/>
          </w:rPr>
          <w:fldChar w:fldCharType="end"/>
        </w:r>
      </w:p>
    </w:sdtContent>
  </w:sdt>
  <w:p w14:paraId="12EEE65A" w14:textId="77777777" w:rsidR="007144ED" w:rsidRDefault="007144ED">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77777777" w:rsidR="007144ED" w:rsidRDefault="007144ED" w:rsidP="0023561C">
        <w:pPr>
          <w:pStyle w:val="af1"/>
          <w:framePr w:wrap="none" w:vAnchor="text" w:hAnchor="margin" w:xAlign="center" w:y="1"/>
          <w:rPr>
            <w:rStyle w:val="af3"/>
            <w:rFonts w:hint="eastAsia"/>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C3D3AB" w14:textId="77777777" w:rsidR="007144ED" w:rsidRDefault="007144ED">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681A6" w14:textId="77777777" w:rsidR="00DC7A4A" w:rsidRDefault="00DC7A4A" w:rsidP="007144ED">
      <w:pPr>
        <w:spacing w:after="0" w:line="240" w:lineRule="auto"/>
        <w:rPr>
          <w:rFonts w:hint="eastAsia"/>
        </w:rPr>
      </w:pPr>
      <w:r>
        <w:separator/>
      </w:r>
    </w:p>
  </w:footnote>
  <w:footnote w:type="continuationSeparator" w:id="0">
    <w:p w14:paraId="516D29A1" w14:textId="77777777" w:rsidR="00DC7A4A" w:rsidRDefault="00DC7A4A" w:rsidP="007144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peng Zhang">
    <w15:presenceInfo w15:providerId="None" w15:userId="Supe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13028"/>
    <w:rsid w:val="000138EE"/>
    <w:rsid w:val="00015FCB"/>
    <w:rsid w:val="00026ABF"/>
    <w:rsid w:val="0003176D"/>
    <w:rsid w:val="0006189D"/>
    <w:rsid w:val="00061A68"/>
    <w:rsid w:val="00061B9A"/>
    <w:rsid w:val="00062514"/>
    <w:rsid w:val="00091910"/>
    <w:rsid w:val="000A7979"/>
    <w:rsid w:val="000B1D17"/>
    <w:rsid w:val="000B5C40"/>
    <w:rsid w:val="000C14DC"/>
    <w:rsid w:val="000E1414"/>
    <w:rsid w:val="000F03A7"/>
    <w:rsid w:val="00131A13"/>
    <w:rsid w:val="00141881"/>
    <w:rsid w:val="00161C2C"/>
    <w:rsid w:val="0016658F"/>
    <w:rsid w:val="00173643"/>
    <w:rsid w:val="0018194D"/>
    <w:rsid w:val="001938B1"/>
    <w:rsid w:val="001A160B"/>
    <w:rsid w:val="001A5216"/>
    <w:rsid w:val="001B2DB1"/>
    <w:rsid w:val="001D4C8D"/>
    <w:rsid w:val="001D61F8"/>
    <w:rsid w:val="001E6530"/>
    <w:rsid w:val="002013D5"/>
    <w:rsid w:val="00201916"/>
    <w:rsid w:val="00202400"/>
    <w:rsid w:val="00207993"/>
    <w:rsid w:val="002102C4"/>
    <w:rsid w:val="00211AD7"/>
    <w:rsid w:val="002267EB"/>
    <w:rsid w:val="00231F7C"/>
    <w:rsid w:val="0024501A"/>
    <w:rsid w:val="00267713"/>
    <w:rsid w:val="00271C64"/>
    <w:rsid w:val="00280274"/>
    <w:rsid w:val="00280414"/>
    <w:rsid w:val="002925DE"/>
    <w:rsid w:val="00296C53"/>
    <w:rsid w:val="00296D3E"/>
    <w:rsid w:val="002B7705"/>
    <w:rsid w:val="002C443F"/>
    <w:rsid w:val="002D002E"/>
    <w:rsid w:val="002D356C"/>
    <w:rsid w:val="002E4720"/>
    <w:rsid w:val="002E7183"/>
    <w:rsid w:val="002F46B3"/>
    <w:rsid w:val="00300A44"/>
    <w:rsid w:val="00311C0F"/>
    <w:rsid w:val="00311F01"/>
    <w:rsid w:val="00312DCB"/>
    <w:rsid w:val="00314C88"/>
    <w:rsid w:val="00324F8B"/>
    <w:rsid w:val="00357447"/>
    <w:rsid w:val="0038664E"/>
    <w:rsid w:val="00391FA4"/>
    <w:rsid w:val="00393710"/>
    <w:rsid w:val="00394449"/>
    <w:rsid w:val="003978C1"/>
    <w:rsid w:val="003B6D68"/>
    <w:rsid w:val="003C3BBD"/>
    <w:rsid w:val="003C7458"/>
    <w:rsid w:val="003D25A2"/>
    <w:rsid w:val="003E4261"/>
    <w:rsid w:val="004005D9"/>
    <w:rsid w:val="00401647"/>
    <w:rsid w:val="00413D21"/>
    <w:rsid w:val="00414955"/>
    <w:rsid w:val="00414F1D"/>
    <w:rsid w:val="004474AF"/>
    <w:rsid w:val="00455E8F"/>
    <w:rsid w:val="00456E4F"/>
    <w:rsid w:val="00464511"/>
    <w:rsid w:val="00465803"/>
    <w:rsid w:val="0047082B"/>
    <w:rsid w:val="00484DD5"/>
    <w:rsid w:val="004872BD"/>
    <w:rsid w:val="00494807"/>
    <w:rsid w:val="00497CE5"/>
    <w:rsid w:val="004B1E8D"/>
    <w:rsid w:val="004C2EC3"/>
    <w:rsid w:val="004C727A"/>
    <w:rsid w:val="004D27B3"/>
    <w:rsid w:val="004E2D6A"/>
    <w:rsid w:val="004F54CC"/>
    <w:rsid w:val="00504287"/>
    <w:rsid w:val="00506216"/>
    <w:rsid w:val="005547DB"/>
    <w:rsid w:val="00557AD4"/>
    <w:rsid w:val="00561CD6"/>
    <w:rsid w:val="005675A6"/>
    <w:rsid w:val="00587EF3"/>
    <w:rsid w:val="005A0788"/>
    <w:rsid w:val="005B3BF3"/>
    <w:rsid w:val="005C1D26"/>
    <w:rsid w:val="005C27DB"/>
    <w:rsid w:val="005C6676"/>
    <w:rsid w:val="005E7115"/>
    <w:rsid w:val="005F024E"/>
    <w:rsid w:val="005F1559"/>
    <w:rsid w:val="006040E9"/>
    <w:rsid w:val="006240F5"/>
    <w:rsid w:val="00624575"/>
    <w:rsid w:val="00637236"/>
    <w:rsid w:val="00644F6A"/>
    <w:rsid w:val="00661A31"/>
    <w:rsid w:val="00670753"/>
    <w:rsid w:val="00671094"/>
    <w:rsid w:val="00693D07"/>
    <w:rsid w:val="006A1ECD"/>
    <w:rsid w:val="006A1F5E"/>
    <w:rsid w:val="006A6089"/>
    <w:rsid w:val="006B018D"/>
    <w:rsid w:val="006B3994"/>
    <w:rsid w:val="006B4576"/>
    <w:rsid w:val="006D7847"/>
    <w:rsid w:val="006E3570"/>
    <w:rsid w:val="00710F66"/>
    <w:rsid w:val="007144ED"/>
    <w:rsid w:val="00720ACE"/>
    <w:rsid w:val="00731DBD"/>
    <w:rsid w:val="00737D09"/>
    <w:rsid w:val="00741D7E"/>
    <w:rsid w:val="007423BF"/>
    <w:rsid w:val="00747630"/>
    <w:rsid w:val="00751EA8"/>
    <w:rsid w:val="00752CC5"/>
    <w:rsid w:val="00753F8E"/>
    <w:rsid w:val="0075458A"/>
    <w:rsid w:val="007608F0"/>
    <w:rsid w:val="00770DAF"/>
    <w:rsid w:val="0077162F"/>
    <w:rsid w:val="00776B57"/>
    <w:rsid w:val="007948C0"/>
    <w:rsid w:val="007A4C39"/>
    <w:rsid w:val="007B5479"/>
    <w:rsid w:val="007D77AD"/>
    <w:rsid w:val="007E4906"/>
    <w:rsid w:val="007E6813"/>
    <w:rsid w:val="007E68DE"/>
    <w:rsid w:val="007E7590"/>
    <w:rsid w:val="007F610F"/>
    <w:rsid w:val="00804E7B"/>
    <w:rsid w:val="00827936"/>
    <w:rsid w:val="00831398"/>
    <w:rsid w:val="00835E9A"/>
    <w:rsid w:val="00837AA6"/>
    <w:rsid w:val="008408DA"/>
    <w:rsid w:val="008472B9"/>
    <w:rsid w:val="00864713"/>
    <w:rsid w:val="00864987"/>
    <w:rsid w:val="008725F4"/>
    <w:rsid w:val="00883857"/>
    <w:rsid w:val="00894ABC"/>
    <w:rsid w:val="008B1AE0"/>
    <w:rsid w:val="008B53B2"/>
    <w:rsid w:val="008B5D46"/>
    <w:rsid w:val="008C5B08"/>
    <w:rsid w:val="008D17BA"/>
    <w:rsid w:val="008D7EB9"/>
    <w:rsid w:val="008E53F0"/>
    <w:rsid w:val="008F41D1"/>
    <w:rsid w:val="008F4840"/>
    <w:rsid w:val="00904287"/>
    <w:rsid w:val="00920844"/>
    <w:rsid w:val="00944A8F"/>
    <w:rsid w:val="00951A0C"/>
    <w:rsid w:val="00952E75"/>
    <w:rsid w:val="00956B05"/>
    <w:rsid w:val="00962508"/>
    <w:rsid w:val="00963061"/>
    <w:rsid w:val="009639FC"/>
    <w:rsid w:val="00964D19"/>
    <w:rsid w:val="00966ABF"/>
    <w:rsid w:val="009720F7"/>
    <w:rsid w:val="00976362"/>
    <w:rsid w:val="009773D7"/>
    <w:rsid w:val="009A27C0"/>
    <w:rsid w:val="009A4D96"/>
    <w:rsid w:val="009B0331"/>
    <w:rsid w:val="009B05F1"/>
    <w:rsid w:val="009D0D98"/>
    <w:rsid w:val="009E1E35"/>
    <w:rsid w:val="009E2FA0"/>
    <w:rsid w:val="009E302F"/>
    <w:rsid w:val="009F3B97"/>
    <w:rsid w:val="00A03F0B"/>
    <w:rsid w:val="00A15D63"/>
    <w:rsid w:val="00A2440F"/>
    <w:rsid w:val="00A27232"/>
    <w:rsid w:val="00A30197"/>
    <w:rsid w:val="00A3480A"/>
    <w:rsid w:val="00A43927"/>
    <w:rsid w:val="00A44840"/>
    <w:rsid w:val="00A64427"/>
    <w:rsid w:val="00A64544"/>
    <w:rsid w:val="00A66547"/>
    <w:rsid w:val="00A743E1"/>
    <w:rsid w:val="00A83D32"/>
    <w:rsid w:val="00A90D9F"/>
    <w:rsid w:val="00A943FC"/>
    <w:rsid w:val="00A951CA"/>
    <w:rsid w:val="00AB5DCA"/>
    <w:rsid w:val="00AB6D95"/>
    <w:rsid w:val="00AC5681"/>
    <w:rsid w:val="00AC6665"/>
    <w:rsid w:val="00AD026C"/>
    <w:rsid w:val="00AD1AC0"/>
    <w:rsid w:val="00AE5D01"/>
    <w:rsid w:val="00B20D46"/>
    <w:rsid w:val="00B20EFC"/>
    <w:rsid w:val="00B256EC"/>
    <w:rsid w:val="00B638D4"/>
    <w:rsid w:val="00B80E73"/>
    <w:rsid w:val="00B8410F"/>
    <w:rsid w:val="00B85209"/>
    <w:rsid w:val="00B9423F"/>
    <w:rsid w:val="00B94970"/>
    <w:rsid w:val="00BE403F"/>
    <w:rsid w:val="00C116B2"/>
    <w:rsid w:val="00C214A3"/>
    <w:rsid w:val="00C426AF"/>
    <w:rsid w:val="00C44004"/>
    <w:rsid w:val="00C6642B"/>
    <w:rsid w:val="00C73287"/>
    <w:rsid w:val="00CA0126"/>
    <w:rsid w:val="00CB4D34"/>
    <w:rsid w:val="00CC6223"/>
    <w:rsid w:val="00CD01C7"/>
    <w:rsid w:val="00CE0F32"/>
    <w:rsid w:val="00CF5AF3"/>
    <w:rsid w:val="00D02340"/>
    <w:rsid w:val="00D25A88"/>
    <w:rsid w:val="00D30FC9"/>
    <w:rsid w:val="00D36921"/>
    <w:rsid w:val="00D47F7E"/>
    <w:rsid w:val="00D558CB"/>
    <w:rsid w:val="00D66B96"/>
    <w:rsid w:val="00D750BB"/>
    <w:rsid w:val="00D8544A"/>
    <w:rsid w:val="00D856BF"/>
    <w:rsid w:val="00D91BCE"/>
    <w:rsid w:val="00D94764"/>
    <w:rsid w:val="00DB0D6C"/>
    <w:rsid w:val="00DB509B"/>
    <w:rsid w:val="00DB5748"/>
    <w:rsid w:val="00DC7A4A"/>
    <w:rsid w:val="00DD5737"/>
    <w:rsid w:val="00DE1F37"/>
    <w:rsid w:val="00DE59B6"/>
    <w:rsid w:val="00DF62CA"/>
    <w:rsid w:val="00E009D6"/>
    <w:rsid w:val="00E0450D"/>
    <w:rsid w:val="00E179CE"/>
    <w:rsid w:val="00E25927"/>
    <w:rsid w:val="00E30FB8"/>
    <w:rsid w:val="00E4496B"/>
    <w:rsid w:val="00E658F8"/>
    <w:rsid w:val="00E7736F"/>
    <w:rsid w:val="00EA5ED1"/>
    <w:rsid w:val="00EB7FBA"/>
    <w:rsid w:val="00EC1864"/>
    <w:rsid w:val="00EC533F"/>
    <w:rsid w:val="00EC6998"/>
    <w:rsid w:val="00EF1991"/>
    <w:rsid w:val="00F0412D"/>
    <w:rsid w:val="00F122D8"/>
    <w:rsid w:val="00F165DA"/>
    <w:rsid w:val="00F22794"/>
    <w:rsid w:val="00F24EC8"/>
    <w:rsid w:val="00F425DD"/>
    <w:rsid w:val="00F529D3"/>
    <w:rsid w:val="00F5556A"/>
    <w:rsid w:val="00F55A64"/>
    <w:rsid w:val="00F61B56"/>
    <w:rsid w:val="00F6572B"/>
    <w:rsid w:val="00F766B5"/>
    <w:rsid w:val="00F844AA"/>
    <w:rsid w:val="00FA43BD"/>
    <w:rsid w:val="00FA74E8"/>
    <w:rsid w:val="00FC4CAC"/>
    <w:rsid w:val="00FD6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7115"/>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8</Pages>
  <Words>10503</Words>
  <Characters>69327</Characters>
  <Application>Microsoft Office Word</Application>
  <DocSecurity>0</DocSecurity>
  <Lines>1118</Lines>
  <Paragraphs>253</Paragraphs>
  <ScaleCrop>false</ScaleCrop>
  <Company/>
  <LinksUpToDate>false</LinksUpToDate>
  <CharactersWithSpaces>79577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Supeng Zhang</cp:lastModifiedBy>
  <cp:revision>242</cp:revision>
  <dcterms:created xsi:type="dcterms:W3CDTF">2025-11-22T17:28:00Z</dcterms:created>
  <dcterms:modified xsi:type="dcterms:W3CDTF">2025-11-30T10:15:00Z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id="ppaPuWfw"/&gt;&lt;style id="http://www.zotero.org/styles/american-geophysical-union" hasBibliography="1" bibliographyStyleHasBeenSet="1"/&gt;&lt;prefs&gt;&lt;pref name="fieldType" value="Field"/&gt;&lt;/prefs&gt;&lt;/data&gt;</vt:lpwstr>
  </property>
</Properties>
</file>