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1F0E1502" w:rsidR="00391FA4" w:rsidRPr="00391FA4" w:rsidRDefault="001C4D4C" w:rsidP="005E7115">
      <w:pPr>
        <w:widowControl/>
        <w:spacing w:before="100" w:beforeAutospacing="1" w:after="100" w:afterAutospacing="1" w:line="48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ins w:id="3" w:author="Supeng Zhang" w:date="2025-12-01T00:31:00Z" w16du:dateUtc="2025-11-30T16:31:00Z">
        <w:r w:rsidRPr="00DB748A">
          <w:rPr>
            <w:rFonts w:ascii="Calibri" w:eastAsia="宋体" w:hAnsi="Calibri" w:cs="Calibri"/>
            <w:color w:val="000000"/>
            <w:kern w:val="0"/>
            <w:sz w:val="28"/>
            <w:szCs w:val="28"/>
            <w14:ligatures w14:val="none"/>
          </w:rPr>
          <w:t>Day-Ahead Wind Farm Power Forecasting</w:t>
        </w:r>
        <w:r w:rsidRPr="00DB748A">
          <w:rPr>
            <w:rFonts w:ascii="Calibri" w:eastAsia="宋体" w:hAnsi="Calibri" w:cs="Calibri"/>
            <w:color w:val="000000"/>
            <w:kern w:val="0"/>
            <w:sz w:val="28"/>
            <w:szCs w:val="28"/>
            <w14:ligatures w14:val="none"/>
          </w:rPr>
          <w:t xml:space="preserve"> </w:t>
        </w:r>
        <w:r>
          <w:rPr>
            <w:rFonts w:ascii="Calibri" w:eastAsia="宋体" w:hAnsi="Calibri" w:cs="Calibri" w:hint="eastAsia"/>
            <w:color w:val="000000"/>
            <w:kern w:val="0"/>
            <w:sz w:val="28"/>
            <w:szCs w:val="28"/>
            <w14:ligatures w14:val="none"/>
          </w:rPr>
          <w:t xml:space="preserve">Depends on </w:t>
        </w:r>
      </w:ins>
      <w:r w:rsidR="00DB748A" w:rsidRPr="00DB748A">
        <w:rPr>
          <w:rFonts w:ascii="Calibri" w:eastAsia="宋体" w:hAnsi="Calibri" w:cs="Calibri"/>
          <w:color w:val="000000"/>
          <w:kern w:val="0"/>
          <w:sz w:val="28"/>
          <w:szCs w:val="28"/>
          <w14:ligatures w14:val="none"/>
        </w:rPr>
        <w:t xml:space="preserve">Multi-Height and Flow-Regime-Dependent </w:t>
      </w:r>
      <w:proofErr w:type="spellStart"/>
      <w:ins w:id="4" w:author="Supeng Zhang" w:date="2025-12-01T00:32:00Z" w16du:dateUtc="2025-11-30T16:32:00Z">
        <w:r w:rsidR="00E5258C">
          <w:rPr>
            <w:rFonts w:ascii="Calibri" w:eastAsia="宋体" w:hAnsi="Calibri" w:cs="Calibri" w:hint="eastAsia"/>
            <w:color w:val="000000"/>
            <w:kern w:val="0"/>
            <w:sz w:val="28"/>
            <w:szCs w:val="28"/>
            <w14:ligatures w14:val="none"/>
          </w:rPr>
          <w:t>meterological</w:t>
        </w:r>
        <w:proofErr w:type="spellEnd"/>
        <w:r w:rsidR="00E5258C">
          <w:rPr>
            <w:rFonts w:ascii="Calibri" w:eastAsia="宋体" w:hAnsi="Calibri" w:cs="Calibri" w:hint="eastAsia"/>
            <w:color w:val="000000"/>
            <w:kern w:val="0"/>
            <w:sz w:val="28"/>
            <w:szCs w:val="28"/>
            <w14:ligatures w14:val="none"/>
          </w:rPr>
          <w:t xml:space="preserve"> variables</w:t>
        </w:r>
      </w:ins>
      <w:del w:id="5" w:author="Supeng Zhang" w:date="2025-12-01T00:32:00Z" w16du:dateUtc="2025-11-30T16:32:00Z">
        <w:r w:rsidR="00DB748A" w:rsidRPr="00DB748A" w:rsidDel="00E5258C">
          <w:rPr>
            <w:rFonts w:ascii="Calibri" w:eastAsia="宋体" w:hAnsi="Calibri" w:cs="Calibri"/>
            <w:color w:val="000000"/>
            <w:kern w:val="0"/>
            <w:sz w:val="28"/>
            <w:szCs w:val="28"/>
            <w14:ligatures w14:val="none"/>
          </w:rPr>
          <w:delText>Inputs</w:delText>
        </w:r>
        <w:r w:rsidR="00DB748A" w:rsidRPr="00DB748A" w:rsidDel="00F82D77">
          <w:rPr>
            <w:rFonts w:ascii="Calibri" w:eastAsia="宋体" w:hAnsi="Calibri" w:cs="Calibri"/>
            <w:color w:val="000000"/>
            <w:kern w:val="0"/>
            <w:sz w:val="28"/>
            <w:szCs w:val="28"/>
            <w14:ligatures w14:val="none"/>
          </w:rPr>
          <w:delText xml:space="preserve"> </w:delText>
        </w:r>
      </w:del>
      <w:del w:id="6" w:author="Supeng Zhang" w:date="2025-12-01T00:30:00Z" w16du:dateUtc="2025-11-30T16:30:00Z">
        <w:r w:rsidR="00DB748A" w:rsidRPr="00DB748A" w:rsidDel="00CA7275">
          <w:rPr>
            <w:rFonts w:ascii="Calibri" w:eastAsia="宋体" w:hAnsi="Calibri" w:cs="Calibri"/>
            <w:color w:val="000000"/>
            <w:kern w:val="0"/>
            <w:sz w:val="28"/>
            <w:szCs w:val="28"/>
            <w14:ligatures w14:val="none"/>
          </w:rPr>
          <w:delText>for</w:delText>
        </w:r>
      </w:del>
      <w:r w:rsidR="00DB748A" w:rsidRPr="00DB748A">
        <w:rPr>
          <w:rFonts w:ascii="Calibri" w:eastAsia="宋体" w:hAnsi="Calibri" w:cs="Calibri"/>
          <w:color w:val="000000"/>
          <w:kern w:val="0"/>
          <w:sz w:val="28"/>
          <w:szCs w:val="28"/>
          <w14:ligatures w14:val="none"/>
        </w:rPr>
        <w:t xml:space="preserve"> </w:t>
      </w:r>
      <w:del w:id="7" w:author="Supeng Zhang" w:date="2025-12-01T00:31:00Z" w16du:dateUtc="2025-11-30T16:31:00Z">
        <w:r w:rsidR="00DB748A" w:rsidRPr="00DB748A" w:rsidDel="001C4D4C">
          <w:rPr>
            <w:rFonts w:ascii="Calibri" w:eastAsia="宋体" w:hAnsi="Calibri" w:cs="Calibri"/>
            <w:color w:val="000000"/>
            <w:kern w:val="0"/>
            <w:sz w:val="28"/>
            <w:szCs w:val="28"/>
            <w14:ligatures w14:val="none"/>
          </w:rPr>
          <w:delText>Day-Ahead Wind Farm Power Forecasting</w:delText>
        </w:r>
      </w:del>
    </w:p>
    <w:p w14:paraId="5B071989" w14:textId="47653DE4" w:rsidR="00394449" w:rsidRDefault="001A3EEA" w:rsidP="005E7115">
      <w:pPr>
        <w:widowControl/>
        <w:spacing w:before="100" w:beforeAutospacing="1" w:after="100" w:afterAutospacing="1" w:line="360" w:lineRule="auto"/>
        <w:rPr>
          <w:rFonts w:ascii="Calibri" w:eastAsia="宋体" w:hAnsi="Calibri" w:cs="Calibri"/>
          <w:color w:val="000000"/>
          <w:kern w:val="0"/>
          <w:sz w:val="24"/>
          <w14:ligatures w14:val="none"/>
        </w:rPr>
      </w:pPr>
      <w:del w:id="8" w:author="Supeng Zhang" w:date="2025-11-30T23:31:00Z" w16du:dateUtc="2025-11-30T15:31:00Z">
        <w:r w:rsidRPr="001A3EEA" w:rsidDel="00BB3BB0">
          <w:rPr>
            <w:rFonts w:ascii="Calibri" w:eastAsia="宋体" w:hAnsi="Calibri" w:cs="Calibri"/>
            <w:color w:val="000000"/>
            <w:kern w:val="0"/>
            <w:sz w:val="24"/>
            <w14:ligatures w14:val="none"/>
          </w:rPr>
          <w:delText>Accurate d</w:delText>
        </w:r>
      </w:del>
      <w:ins w:id="9" w:author="Supeng Zhang" w:date="2025-11-30T23:31:00Z" w16du:dateUtc="2025-11-30T15:31:00Z">
        <w:r w:rsidR="00BB3BB0">
          <w:rPr>
            <w:rFonts w:ascii="Calibri" w:eastAsia="宋体" w:hAnsi="Calibri" w:cs="Calibri" w:hint="eastAsia"/>
            <w:color w:val="000000"/>
            <w:kern w:val="0"/>
            <w:sz w:val="24"/>
            <w14:ligatures w14:val="none"/>
          </w:rPr>
          <w:t>D</w:t>
        </w:r>
      </w:ins>
      <w:r w:rsidRPr="001A3EEA">
        <w:rPr>
          <w:rFonts w:ascii="Calibri" w:eastAsia="宋体" w:hAnsi="Calibri" w:cs="Calibri"/>
          <w:color w:val="000000"/>
          <w:kern w:val="0"/>
          <w:sz w:val="24"/>
          <w14:ligatures w14:val="none"/>
        </w:rPr>
        <w:t>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del w:id="10" w:author="Supeng Zhang" w:date="2025-11-30T23:31:00Z" w16du:dateUtc="2025-11-30T15:31:00Z">
        <w:r w:rsidR="00837D1F" w:rsidDel="007D53EA">
          <w:rPr>
            <w:rFonts w:ascii="Calibri" w:eastAsia="宋体" w:hAnsi="Calibri" w:cs="Calibri"/>
            <w:color w:val="000000"/>
            <w:kern w:val="0"/>
            <w:sz w:val="24"/>
            <w14:ligatures w14:val="none"/>
          </w:rPr>
          <w:delText>R</w:delText>
        </w:r>
        <w:r w:rsidR="00837D1F" w:rsidDel="007D53EA">
          <w:rPr>
            <w:rFonts w:ascii="Calibri" w:eastAsia="宋体" w:hAnsi="Calibri" w:cs="Calibri" w:hint="eastAsia"/>
            <w:color w:val="000000"/>
            <w:kern w:val="0"/>
            <w:sz w:val="24"/>
            <w14:ligatures w14:val="none"/>
          </w:rPr>
          <w:delText>e</w:delText>
        </w:r>
        <w:r w:rsidR="00837D1F" w:rsidDel="007D53EA">
          <w:rPr>
            <w:rFonts w:ascii="Calibri" w:eastAsia="宋体" w:hAnsi="Calibri" w:cs="Calibri"/>
            <w:color w:val="000000"/>
            <w:kern w:val="0"/>
            <w:sz w:val="24"/>
            <w14:ligatures w14:val="none"/>
          </w:rPr>
          <w:delText xml:space="preserve">cent </w:delText>
        </w:r>
      </w:del>
      <w:ins w:id="11" w:author="Supeng Zhang" w:date="2025-11-30T23:31:00Z" w16du:dateUtc="2025-11-30T15:31:00Z">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ins>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12"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ins w:id="13" w:author="Supeng Zhang" w:date="2025-11-30T23:32:00Z" w16du:dateUtc="2025-11-30T15:32:00Z">
        <w:r w:rsidR="009F68FE">
          <w:rPr>
            <w:rFonts w:ascii="Calibri" w:eastAsia="宋体" w:hAnsi="Calibri" w:cs="Calibri" w:hint="eastAsia"/>
            <w:color w:val="000000"/>
            <w:kern w:val="0"/>
            <w:sz w:val="24"/>
            <w14:ligatures w14:val="none"/>
          </w:rPr>
          <w:t>paid</w:t>
        </w:r>
      </w:ins>
      <w:del w:id="14" w:author="Supeng Zhang" w:date="2025-11-30T23:32:00Z" w16du:dateUtc="2025-11-30T15:32:00Z">
        <w:r w:rsidR="00394449" w:rsidRPr="00394449" w:rsidDel="009F68FE">
          <w:rPr>
            <w:rFonts w:ascii="Calibri" w:eastAsia="宋体" w:hAnsi="Calibri" w:cs="Calibri"/>
            <w:color w:val="000000"/>
            <w:kern w:val="0"/>
            <w:sz w:val="24"/>
            <w14:ligatures w14:val="none"/>
          </w:rPr>
          <w:delText>placed</w:delText>
        </w:r>
      </w:del>
      <w:r w:rsidR="00394449" w:rsidRPr="00394449">
        <w:rPr>
          <w:rFonts w:ascii="Calibri" w:eastAsia="宋体" w:hAnsi="Calibri" w:cs="Calibri"/>
          <w:color w:val="000000"/>
          <w:kern w:val="0"/>
          <w:sz w:val="24"/>
          <w14:ligatures w14:val="none"/>
        </w:rPr>
        <w:t xml:space="preserve"> disproportionate </w:t>
      </w:r>
      <w:del w:id="15" w:author="Supeng Zhang" w:date="2025-11-30T23:32:00Z" w16du:dateUtc="2025-11-30T15:32:00Z">
        <w:r w:rsidR="00394449" w:rsidRPr="00394449" w:rsidDel="009F68FE">
          <w:rPr>
            <w:rFonts w:ascii="Calibri" w:eastAsia="宋体" w:hAnsi="Calibri" w:cs="Calibri"/>
            <w:color w:val="000000"/>
            <w:kern w:val="0"/>
            <w:sz w:val="24"/>
            <w14:ligatures w14:val="none"/>
          </w:rPr>
          <w:delText xml:space="preserve">emphasis </w:delText>
        </w:r>
      </w:del>
      <w:ins w:id="16" w:author="Supeng Zhang" w:date="2025-11-30T23:32:00Z" w16du:dateUtc="2025-11-30T15:32:00Z">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ins>
      <w:del w:id="17" w:author="Supeng Zhang" w:date="2025-11-30T23:32:00Z" w16du:dateUtc="2025-11-30T15:32:00Z">
        <w:r w:rsidR="00394449" w:rsidRPr="00394449" w:rsidDel="009F68FE">
          <w:rPr>
            <w:rFonts w:ascii="Calibri" w:eastAsia="宋体" w:hAnsi="Calibri" w:cs="Calibri"/>
            <w:color w:val="000000"/>
            <w:kern w:val="0"/>
            <w:sz w:val="24"/>
            <w14:ligatures w14:val="none"/>
          </w:rPr>
          <w:delText>on</w:delText>
        </w:r>
      </w:del>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commentRangeStart w:id="18"/>
      <w:del w:id="19" w:author="Supeng Zhang" w:date="2025-11-30T23:33:00Z" w16du:dateUtc="2025-11-30T15:33:00Z">
        <w:r w:rsidR="00837D1F" w:rsidDel="00234729">
          <w:rPr>
            <w:rFonts w:ascii="Calibri" w:eastAsia="宋体" w:hAnsi="Calibri" w:cs="Calibri"/>
            <w:color w:val="000000"/>
            <w:kern w:val="0"/>
            <w:sz w:val="24"/>
            <w14:ligatures w14:val="none"/>
          </w:rPr>
          <w:delText xml:space="preserve"> </w:delText>
        </w:r>
        <w:r w:rsidR="00837D1F" w:rsidRPr="00837D1F" w:rsidDel="00234729">
          <w:rPr>
            <w:rFonts w:ascii="Calibri" w:eastAsia="宋体" w:hAnsi="Calibri" w:cs="Calibri"/>
            <w:color w:val="000000"/>
            <w:kern w:val="0"/>
            <w:sz w:val="24"/>
            <w14:ligatures w14:val="none"/>
          </w:rPr>
          <w:delText>in model-driven studies</w:delText>
        </w:r>
      </w:del>
      <w:commentRangeEnd w:id="18"/>
      <w:r w:rsidR="0076512E">
        <w:rPr>
          <w:rStyle w:val="af6"/>
        </w:rPr>
        <w:commentReference w:id="18"/>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12"/>
    </w:p>
    <w:p w14:paraId="172F2C37" w14:textId="2FE2B862" w:rsidR="00710F66" w:rsidRDefault="005F024E" w:rsidP="00644F6A">
      <w:pPr>
        <w:widowControl/>
        <w:spacing w:before="100" w:beforeAutospacing="1" w:after="100" w:afterAutospacing="1" w:line="36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t>
      </w:r>
      <w:commentRangeStart w:id="20"/>
      <w:r w:rsidR="00F425DD" w:rsidRPr="00F425DD">
        <w:rPr>
          <w:rFonts w:ascii="Calibri" w:eastAsia="宋体" w:hAnsi="Calibri" w:cs="Calibri"/>
          <w:color w:val="000000"/>
          <w:kern w:val="0"/>
          <w:sz w:val="24"/>
          <w14:ligatures w14:val="none"/>
        </w:rPr>
        <w:t xml:space="preserve">where </w:t>
      </w:r>
      <w:del w:id="21" w:author="Supeng Zhang" w:date="2025-11-30T23:35:00Z" w16du:dateUtc="2025-11-30T15:35:00Z">
        <w:r w:rsidR="00F425DD" w:rsidRPr="00F425DD" w:rsidDel="007A1CC8">
          <w:rPr>
            <w:rFonts w:ascii="Calibri" w:eastAsia="宋体" w:hAnsi="Calibri" w:cs="Calibri"/>
            <w:color w:val="000000"/>
            <w:kern w:val="0"/>
            <w:sz w:val="24"/>
            <w14:ligatures w14:val="none"/>
          </w:rPr>
          <w:delText xml:space="preserve">performance </w:delText>
        </w:r>
      </w:del>
      <w:ins w:id="22" w:author="Supeng Zhang" w:date="2025-11-30T23:35:00Z" w16du:dateUtc="2025-11-30T15:35:00Z">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ins>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ins w:id="23" w:author="Supeng Zhang" w:date="2025-11-30T23:35:00Z" w16du:dateUtc="2025-11-30T15:35:00Z">
        <w:r w:rsidR="007A1CC8">
          <w:rPr>
            <w:rFonts w:ascii="Calibri" w:eastAsia="宋体" w:hAnsi="Calibri" w:cs="Calibri" w:hint="eastAsia"/>
            <w:color w:val="000000"/>
            <w:kern w:val="0"/>
            <w:sz w:val="24"/>
            <w14:ligatures w14:val="none"/>
          </w:rPr>
          <w:t>-</w:t>
        </w:r>
      </w:ins>
      <w:del w:id="24" w:author="Supeng Zhang" w:date="2025-11-30T23:35:00Z" w16du:dateUtc="2025-11-30T15:35:00Z">
        <w:r w:rsidR="00F425DD" w:rsidRPr="00F425DD" w:rsidDel="007A1CC8">
          <w:rPr>
            <w:rFonts w:ascii="Calibri" w:eastAsia="宋体" w:hAnsi="Calibri" w:cs="Calibri"/>
            <w:color w:val="000000"/>
            <w:kern w:val="0"/>
            <w:sz w:val="24"/>
            <w14:ligatures w14:val="none"/>
          </w:rPr>
          <w:delText xml:space="preserve"> </w:delText>
        </w:r>
      </w:del>
      <w:r w:rsidR="00F425DD" w:rsidRPr="00F425DD">
        <w:rPr>
          <w:rFonts w:ascii="Calibri" w:eastAsia="宋体" w:hAnsi="Calibri" w:cs="Calibri"/>
          <w:color w:val="000000"/>
          <w:kern w:val="0"/>
          <w:sz w:val="24"/>
          <w14:ligatures w14:val="none"/>
        </w:rPr>
        <w:t>height</w:t>
      </w:r>
      <w:ins w:id="25" w:author="Supeng Zhang" w:date="2025-11-30T23:35:00Z" w16du:dateUtc="2025-11-30T15:35:00Z">
        <w:r w:rsidR="007A1CC8">
          <w:rPr>
            <w:rFonts w:ascii="Calibri" w:eastAsia="宋体" w:hAnsi="Calibri" w:cs="Calibri" w:hint="eastAsia"/>
            <w:color w:val="000000"/>
            <w:kern w:val="0"/>
            <w:sz w:val="24"/>
            <w14:ligatures w14:val="none"/>
          </w:rPr>
          <w:t xml:space="preserve"> wind speed</w:t>
        </w:r>
        <w:commentRangeEnd w:id="20"/>
        <w:r w:rsidR="00747307">
          <w:rPr>
            <w:rStyle w:val="af6"/>
          </w:rPr>
          <w:commentReference w:id="20"/>
        </w:r>
      </w:ins>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r w:rsidR="00B16E71">
        <w:rPr>
          <w:rFonts w:ascii="Calibri" w:eastAsia="宋体" w:hAnsi="Calibri" w:cs="Calibri"/>
          <w:color w:val="000000"/>
          <w:kern w:val="0"/>
          <w:sz w:val="24"/>
          <w14:ligatures w14:val="none"/>
        </w:rPr>
        <w:t xml:space="preserve"> </w:t>
      </w:r>
      <w:ins w:id="26" w:author="Supeng Zhang" w:date="2025-11-30T23:37:00Z" w16du:dateUtc="2025-11-30T15:37:00Z">
        <w:r w:rsidR="00784A04">
          <w:rPr>
            <w:rFonts w:ascii="Calibri" w:eastAsia="宋体" w:hAnsi="Calibri" w:cs="Calibri" w:hint="eastAsia"/>
            <w:color w:val="000000"/>
            <w:kern w:val="0"/>
            <w:sz w:val="24"/>
            <w14:ligatures w14:val="none"/>
          </w:rPr>
          <w:t xml:space="preserve">at xxx wind farm </w:t>
        </w:r>
      </w:ins>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(Chen &amp; Xu, 2022)</w:t>
      </w:r>
      <w:r w:rsidR="00B16E71">
        <w:rPr>
          <w:rFonts w:ascii="Calibri" w:eastAsia="宋体" w:hAnsi="Calibri" w:cs="Calibri"/>
          <w:color w:val="000000"/>
          <w:kern w:val="0"/>
          <w:sz w:val="24"/>
          <w14:ligatures w14:val="none"/>
        </w:rPr>
        <w:fldChar w:fldCharType="end"/>
      </w:r>
      <w:r w:rsidR="00207993">
        <w:rPr>
          <w:rFonts w:ascii="Calibri" w:eastAsia="宋体" w:hAnsi="Calibri" w:cs="Calibri" w:hint="eastAsia"/>
          <w:color w:val="000000"/>
          <w:kern w:val="0"/>
          <w:sz w:val="24"/>
          <w14:ligatures w14:val="none"/>
        </w:rPr>
        <w:t xml:space="preserve">. </w:t>
      </w:r>
      <w:r w:rsidR="006A1ECD" w:rsidRPr="004B1E8D">
        <w:rPr>
          <w:rFonts w:ascii="Calibri" w:eastAsia="宋体" w:hAnsi="Calibri" w:cs="Calibri"/>
          <w:color w:val="000000"/>
          <w:kern w:val="0"/>
          <w:sz w:val="24"/>
          <w14:ligatures w14:val="none"/>
        </w:rPr>
        <w:t>Similar behavior appears in other wind farm observations</w:t>
      </w:r>
      <w:r w:rsidR="006A1ECD" w:rsidRPr="00BE403F">
        <w:rPr>
          <w:rFonts w:ascii="Calibri" w:eastAsia="宋体" w:hAnsi="Calibri" w:cs="Calibri"/>
          <w:color w:val="000000"/>
          <w:kern w:val="0"/>
          <w:sz w:val="24"/>
          <w14:ligatures w14:val="none"/>
        </w:rPr>
        <w:t xml:space="preserve"> </w:t>
      </w:r>
      <w:r w:rsidR="006A1ECD">
        <w:rPr>
          <w:rFonts w:ascii="Calibri" w:eastAsia="宋体" w:hAnsi="Calibri" w:cs="Calibri"/>
          <w:color w:val="000000"/>
          <w:kern w:val="0"/>
          <w:sz w:val="24"/>
          <w14:ligatures w14:val="none"/>
        </w:rPr>
        <w:fldChar w:fldCharType="begin"/>
      </w:r>
      <w:r w:rsidR="006A1ECD">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6A1ECD">
        <w:rPr>
          <w:rFonts w:ascii="Calibri" w:eastAsia="宋体" w:hAnsi="Calibri" w:cs="Calibri"/>
          <w:color w:val="000000"/>
          <w:kern w:val="0"/>
          <w:sz w:val="24"/>
          <w14:ligatures w14:val="none"/>
        </w:rPr>
        <w:fldChar w:fldCharType="separate"/>
      </w:r>
      <w:r w:rsidR="006A1ECD">
        <w:rPr>
          <w:rFonts w:ascii="Calibri" w:eastAsia="宋体" w:hAnsi="Calibri" w:cs="Calibri"/>
          <w:noProof/>
          <w:color w:val="000000"/>
          <w:kern w:val="0"/>
          <w:sz w:val="24"/>
          <w14:ligatures w14:val="none"/>
        </w:rPr>
        <w:t>(Rubanenko et al., 2020; Chen &amp; Xu, 2022)</w:t>
      </w:r>
      <w:r w:rsidR="006A1ECD">
        <w:rPr>
          <w:rFonts w:ascii="Calibri" w:eastAsia="宋体" w:hAnsi="Calibri" w:cs="Calibri"/>
          <w:color w:val="000000"/>
          <w:kern w:val="0"/>
          <w:sz w:val="24"/>
          <w14:ligatures w14:val="none"/>
        </w:rPr>
        <w:fldChar w:fldCharType="end"/>
      </w:r>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lastRenderedPageBreak/>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w:t>
      </w:r>
      <w:ins w:id="27" w:author="Supeng Zhang" w:date="2025-11-30T23:38:00Z" w16du:dateUtc="2025-11-30T15:38:00Z">
        <w:r w:rsidR="004D07ED">
          <w:rPr>
            <w:rFonts w:ascii="Calibri" w:eastAsia="宋体" w:hAnsi="Calibri" w:cs="Calibri" w:hint="eastAsia"/>
            <w:color w:val="000000"/>
            <w:kern w:val="0"/>
            <w:sz w:val="24"/>
            <w14:ligatures w14:val="none"/>
          </w:rPr>
          <w:t>s</w:t>
        </w:r>
      </w:ins>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ins w:id="28" w:author="Supeng Zhang" w:date="2025-11-30T23:38:00Z" w16du:dateUtc="2025-11-30T15:38:00Z">
        <w:r w:rsidR="00027E3A">
          <w:rPr>
            <w:rFonts w:ascii="Calibri" w:eastAsia="宋体" w:hAnsi="Calibri" w:cs="Calibri" w:hint="eastAsia"/>
            <w:color w:val="000000"/>
            <w:kern w:val="0"/>
            <w:sz w:val="24"/>
            <w14:ligatures w14:val="none"/>
          </w:rPr>
          <w:t xml:space="preserve">could </w:t>
        </w:r>
      </w:ins>
      <w:r w:rsidR="001B2DB1" w:rsidRPr="00F425DD">
        <w:rPr>
          <w:rFonts w:ascii="Calibri" w:eastAsia="宋体" w:hAnsi="Calibri" w:cs="Calibri"/>
          <w:color w:val="000000"/>
          <w:kern w:val="0"/>
          <w:sz w:val="24"/>
          <w14:ligatures w14:val="none"/>
        </w:rPr>
        <w:t xml:space="preserve">capture the atmospheric forcing relevant to </w:t>
      </w:r>
      <w:ins w:id="29" w:author="Supeng Zhang" w:date="2025-11-30T23:37:00Z" w16du:dateUtc="2025-11-30T15:37:00Z">
        <w:r w:rsidR="0045486E">
          <w:rPr>
            <w:rFonts w:ascii="Calibri" w:eastAsia="宋体" w:hAnsi="Calibri" w:cs="Calibri" w:hint="eastAsia"/>
            <w:color w:val="000000"/>
            <w:kern w:val="0"/>
            <w:sz w:val="24"/>
            <w14:ligatures w14:val="none"/>
          </w:rPr>
          <w:t>wind</w:t>
        </w:r>
      </w:ins>
      <w:ins w:id="30" w:author="Supeng Zhang" w:date="2025-11-30T23:38:00Z" w16du:dateUtc="2025-11-30T15:38:00Z">
        <w:r w:rsidR="0045486E">
          <w:rPr>
            <w:rFonts w:ascii="Calibri" w:eastAsia="宋体" w:hAnsi="Calibri" w:cs="Calibri" w:hint="eastAsia"/>
            <w:color w:val="000000"/>
            <w:kern w:val="0"/>
            <w:sz w:val="24"/>
            <w14:ligatures w14:val="none"/>
          </w:rPr>
          <w:t>-</w:t>
        </w:r>
      </w:ins>
      <w:r w:rsidR="001B2DB1" w:rsidRPr="00F425DD">
        <w:rPr>
          <w:rFonts w:ascii="Calibri" w:eastAsia="宋体" w:hAnsi="Calibri" w:cs="Calibri"/>
          <w:color w:val="000000"/>
          <w:kern w:val="0"/>
          <w:sz w:val="24"/>
          <w14:ligatures w14:val="none"/>
        </w:rPr>
        <w:t>farm power.</w:t>
      </w:r>
    </w:p>
    <w:p w14:paraId="49934F00" w14:textId="2AA974EE" w:rsidR="007271F2" w:rsidRDefault="008725F4" w:rsidP="005E7115">
      <w:pPr>
        <w:widowControl/>
        <w:spacing w:before="100" w:beforeAutospacing="1" w:after="100" w:afterAutospacing="1" w:line="360" w:lineRule="auto"/>
        <w:rPr>
          <w:rFonts w:ascii="Calibri" w:eastAsia="宋体" w:hAnsi="Calibri" w:cs="Calibri"/>
          <w:color w:val="000000"/>
          <w:kern w:val="0"/>
          <w:sz w:val="24"/>
          <w14:ligatures w14:val="none"/>
        </w:rPr>
      </w:pPr>
      <w:bookmarkStart w:id="31"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del w:id="32" w:author="Supeng Zhang" w:date="2025-11-30T23:38:00Z" w16du:dateUtc="2025-11-30T15:38:00Z">
        <w:r w:rsidRPr="008725F4" w:rsidDel="005A6592">
          <w:rPr>
            <w:rFonts w:ascii="Calibri" w:eastAsia="宋体" w:hAnsi="Calibri" w:cs="Calibri"/>
            <w:color w:val="000000"/>
            <w:kern w:val="0"/>
            <w:sz w:val="24"/>
            <w14:ligatures w14:val="none"/>
          </w:rPr>
          <w:delText>Early s</w:delText>
        </w:r>
      </w:del>
      <w:ins w:id="33" w:author="Supeng Zhang" w:date="2025-11-30T23:38:00Z" w16du:dateUtc="2025-11-30T15:38:00Z">
        <w:r w:rsidR="005A6592">
          <w:rPr>
            <w:rFonts w:ascii="Calibri" w:eastAsia="宋体" w:hAnsi="Calibri" w:cs="Calibri" w:hint="eastAsia"/>
            <w:color w:val="000000"/>
            <w:kern w:val="0"/>
            <w:sz w:val="24"/>
            <w14:ligatures w14:val="none"/>
          </w:rPr>
          <w:t>S</w:t>
        </w:r>
      </w:ins>
      <w:r w:rsidRPr="008725F4">
        <w:rPr>
          <w:rFonts w:ascii="Calibri" w:eastAsia="宋体" w:hAnsi="Calibri" w:cs="Calibri"/>
          <w:color w:val="000000"/>
          <w:kern w:val="0"/>
          <w:sz w:val="24"/>
          <w14:ligatures w14:val="none"/>
        </w:rPr>
        <w:t>ingle-turbine studies demonstrated that the rotor-equivalent wind speed (REWS)</w:t>
      </w:r>
      <w:ins w:id="34" w:author="Supeng Zhang" w:date="2025-11-30T23:39:00Z" w16du:dateUtc="2025-11-30T15:39:00Z">
        <w:r w:rsidR="005A6592">
          <w:rPr>
            <w:rFonts w:ascii="Calibri" w:eastAsia="宋体" w:hAnsi="Calibri" w:cs="Calibri" w:hint="eastAsia"/>
            <w:color w:val="000000"/>
            <w:kern w:val="0"/>
            <w:sz w:val="24"/>
            <w14:ligatures w14:val="none"/>
          </w:rPr>
          <w:t xml:space="preserve">, which is </w:t>
        </w:r>
      </w:ins>
      <w:del w:id="35" w:author="Supeng Zhang" w:date="2025-11-30T23:39:00Z" w16du:dateUtc="2025-11-30T15:39:00Z">
        <w:r w:rsidRPr="008725F4" w:rsidDel="005A6592">
          <w:rPr>
            <w:rFonts w:ascii="Calibri" w:eastAsia="宋体" w:hAnsi="Calibri" w:cs="Calibri"/>
            <w:color w:val="000000"/>
            <w:kern w:val="0"/>
            <w:sz w:val="24"/>
            <w14:ligatures w14:val="none"/>
          </w:rPr>
          <w:delText>—</w:delText>
        </w:r>
      </w:del>
      <w:r w:rsidRPr="008725F4">
        <w:rPr>
          <w:rFonts w:ascii="Calibri" w:eastAsia="宋体" w:hAnsi="Calibri" w:cs="Calibri"/>
          <w:color w:val="000000"/>
          <w:kern w:val="0"/>
          <w:sz w:val="24"/>
          <w14:ligatures w14:val="none"/>
        </w:rPr>
        <w:t xml:space="preserve">the </w:t>
      </w:r>
      <w:del w:id="36" w:author="Supeng Zhang" w:date="2025-11-30T23:39:00Z" w16du:dateUtc="2025-11-30T15:39:00Z">
        <w:r w:rsidRPr="008725F4" w:rsidDel="005A6592">
          <w:rPr>
            <w:rFonts w:ascii="Calibri" w:eastAsia="宋体" w:hAnsi="Calibri" w:cs="Calibri"/>
            <w:color w:val="000000"/>
            <w:kern w:val="0"/>
            <w:sz w:val="24"/>
            <w14:ligatures w14:val="none"/>
          </w:rPr>
          <w:delText>swept-area–</w:delText>
        </w:r>
      </w:del>
      <w:r w:rsidRPr="008725F4">
        <w:rPr>
          <w:rFonts w:ascii="Calibri" w:eastAsia="宋体" w:hAnsi="Calibri" w:cs="Calibri"/>
          <w:color w:val="000000"/>
          <w:kern w:val="0"/>
          <w:sz w:val="24"/>
          <w14:ligatures w14:val="none"/>
        </w:rPr>
        <w:t>integrated wind</w:t>
      </w:r>
      <w:ins w:id="37" w:author="Supeng Zhang" w:date="2025-11-30T23:40:00Z" w16du:dateUtc="2025-11-30T15:40:00Z">
        <w:r w:rsidR="00234767">
          <w:rPr>
            <w:rFonts w:ascii="Calibri" w:eastAsia="宋体" w:hAnsi="Calibri" w:cs="Calibri" w:hint="eastAsia"/>
            <w:color w:val="000000"/>
            <w:kern w:val="0"/>
            <w:sz w:val="24"/>
            <w14:ligatures w14:val="none"/>
          </w:rPr>
          <w:t xml:space="preserve"> speed</w:t>
        </w:r>
      </w:ins>
      <w:r w:rsidRPr="008725F4">
        <w:rPr>
          <w:rFonts w:ascii="Calibri" w:eastAsia="宋体" w:hAnsi="Calibri" w:cs="Calibri"/>
          <w:color w:val="000000"/>
          <w:kern w:val="0"/>
          <w:sz w:val="24"/>
          <w14:ligatures w14:val="none"/>
        </w:rPr>
        <w:t xml:space="preserve"> profile</w:t>
      </w:r>
      <w:ins w:id="38" w:author="Supeng Zhang" w:date="2025-11-30T23:39:00Z" w16du:dateUtc="2025-11-30T15:39:00Z">
        <w:r w:rsidR="005A6592">
          <w:rPr>
            <w:rFonts w:ascii="Calibri" w:eastAsia="宋体" w:hAnsi="Calibri" w:cs="Calibri" w:hint="eastAsia"/>
            <w:color w:val="000000"/>
            <w:kern w:val="0"/>
            <w:sz w:val="24"/>
            <w14:ligatures w14:val="none"/>
          </w:rPr>
          <w:t xml:space="preserve"> within the swept area</w:t>
        </w:r>
        <w:r w:rsidR="00777931">
          <w:rPr>
            <w:rFonts w:ascii="Calibri" w:eastAsia="宋体" w:hAnsi="Calibri" w:cs="Calibri" w:hint="eastAsia"/>
            <w:color w:val="000000"/>
            <w:kern w:val="0"/>
            <w:sz w:val="24"/>
            <w14:ligatures w14:val="none"/>
          </w:rPr>
          <w:t>,</w:t>
        </w:r>
      </w:ins>
      <w:ins w:id="39" w:author="Supeng Zhang" w:date="2025-11-30T23:40:00Z" w16du:dateUtc="2025-11-30T15:40:00Z">
        <w:r w:rsidR="00777931">
          <w:rPr>
            <w:rFonts w:ascii="Calibri" w:eastAsia="宋体" w:hAnsi="Calibri" w:cs="Calibri" w:hint="eastAsia"/>
            <w:color w:val="000000"/>
            <w:kern w:val="0"/>
            <w:sz w:val="24"/>
            <w14:ligatures w14:val="none"/>
          </w:rPr>
          <w:t xml:space="preserve"> </w:t>
        </w:r>
      </w:ins>
      <w:del w:id="40" w:author="Supeng Zhang" w:date="2025-11-30T23:39:00Z" w16du:dateUtc="2025-11-30T15:39:00Z">
        <w:r w:rsidRPr="008725F4" w:rsidDel="00777931">
          <w:rPr>
            <w:rFonts w:ascii="Calibri" w:eastAsia="宋体" w:hAnsi="Calibri" w:cs="Calibri"/>
            <w:color w:val="000000"/>
            <w:kern w:val="0"/>
            <w:sz w:val="24"/>
            <w14:ligatures w14:val="none"/>
          </w:rPr>
          <w:delText>—</w:delText>
        </w:r>
      </w:del>
      <w:r w:rsidRPr="008725F4">
        <w:rPr>
          <w:rFonts w:ascii="Calibri" w:eastAsia="宋体" w:hAnsi="Calibri" w:cs="Calibri"/>
          <w:color w:val="000000"/>
          <w:kern w:val="0"/>
          <w:sz w:val="24"/>
          <w14:ligatures w14:val="none"/>
        </w:rPr>
        <w:t xml:space="preserv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31"/>
      <w:ins w:id="41" w:author="Supeng Zhang" w:date="2025-11-30T23:48:00Z" w16du:dateUtc="2025-11-30T15:48:00Z">
        <w:r w:rsidR="00965EDD">
          <w:rPr>
            <w:rFonts w:ascii="Calibri" w:eastAsia="宋体" w:hAnsi="Calibri" w:cs="Calibri" w:hint="eastAsia"/>
            <w:color w:val="000000"/>
            <w:kern w:val="0"/>
            <w:sz w:val="24"/>
            <w14:ligatures w14:val="none"/>
          </w:rPr>
          <w:t xml:space="preserve">Therefore, in addition to </w:t>
        </w:r>
        <w:r w:rsidR="00965EDD" w:rsidRPr="00872C24">
          <w:rPr>
            <w:rFonts w:ascii="Calibri" w:eastAsia="宋体" w:hAnsi="Calibri" w:cs="Calibri"/>
            <w:color w:val="000000"/>
            <w:kern w:val="0"/>
            <w:sz w:val="24"/>
            <w14:ligatures w14:val="none"/>
          </w:rPr>
          <w:t xml:space="preserve">the wind speed at </w:t>
        </w:r>
      </w:ins>
      <w:ins w:id="42" w:author="Supeng Zhang" w:date="2025-11-30T23:49:00Z" w16du:dateUtc="2025-11-30T15:49:00Z">
        <w:r w:rsidR="00965EDD">
          <w:rPr>
            <w:rFonts w:ascii="Calibri" w:eastAsia="宋体" w:hAnsi="Calibri" w:cs="Calibri" w:hint="eastAsia"/>
            <w:color w:val="000000"/>
            <w:kern w:val="0"/>
            <w:sz w:val="24"/>
            <w14:ligatures w14:val="none"/>
          </w:rPr>
          <w:t>the fixed</w:t>
        </w:r>
      </w:ins>
      <w:ins w:id="43" w:author="Supeng Zhang" w:date="2025-11-30T23:48:00Z" w16du:dateUtc="2025-11-30T15:48:00Z">
        <w:r w:rsidR="00965EDD" w:rsidRPr="00872C24">
          <w:rPr>
            <w:rFonts w:ascii="Calibri" w:eastAsia="宋体" w:hAnsi="Calibri" w:cs="Calibri"/>
            <w:color w:val="000000"/>
            <w:kern w:val="0"/>
            <w:sz w:val="24"/>
            <w14:ligatures w14:val="none"/>
          </w:rPr>
          <w:t xml:space="preserve"> hub height</w:t>
        </w:r>
      </w:ins>
      <w:ins w:id="44" w:author="Supeng Zhang" w:date="2025-11-30T23:49:00Z" w16du:dateUtc="2025-11-30T15:49:00Z">
        <w:r w:rsidR="00965EDD">
          <w:rPr>
            <w:rFonts w:ascii="Calibri" w:eastAsia="宋体" w:hAnsi="Calibri" w:cs="Calibri" w:hint="eastAsia"/>
            <w:color w:val="000000"/>
            <w:kern w:val="0"/>
            <w:sz w:val="24"/>
            <w14:ligatures w14:val="none"/>
          </w:rPr>
          <w:t xml:space="preserve">, </w:t>
        </w:r>
      </w:ins>
      <w:del w:id="45" w:author="Supeng Zhang" w:date="2025-11-30T23:49:00Z" w16du:dateUtc="2025-11-30T15:49:00Z">
        <w:r w:rsidR="00872C24" w:rsidRPr="00872C24" w:rsidDel="00197B8F">
          <w:rPr>
            <w:rFonts w:ascii="Calibri" w:eastAsia="宋体" w:hAnsi="Calibri" w:cs="Calibri"/>
            <w:color w:val="000000"/>
            <w:kern w:val="0"/>
            <w:sz w:val="24"/>
            <w14:ligatures w14:val="none"/>
          </w:rPr>
          <w:delText xml:space="preserve">These findings suggest that </w:delText>
        </w:r>
      </w:del>
      <w:ins w:id="46" w:author="Supeng Zhang" w:date="2025-11-30T23:42:00Z" w16du:dateUtc="2025-11-30T15:42:00Z">
        <w:r w:rsidR="008C721C">
          <w:rPr>
            <w:rFonts w:ascii="Calibri" w:eastAsia="宋体" w:hAnsi="Calibri" w:cs="Calibri" w:hint="eastAsia"/>
            <w:color w:val="000000"/>
            <w:kern w:val="0"/>
            <w:sz w:val="24"/>
            <w14:ligatures w14:val="none"/>
          </w:rPr>
          <w:t xml:space="preserve">the power </w:t>
        </w:r>
      </w:ins>
      <w:ins w:id="47" w:author="Supeng Zhang" w:date="2025-11-30T23:43:00Z" w16du:dateUtc="2025-11-30T15:43:00Z">
        <w:r w:rsidR="004053DC">
          <w:rPr>
            <w:rFonts w:ascii="Calibri" w:eastAsia="宋体" w:hAnsi="Calibri" w:cs="Calibri" w:hint="eastAsia"/>
            <w:color w:val="000000"/>
            <w:kern w:val="0"/>
            <w:sz w:val="24"/>
            <w14:ligatures w14:val="none"/>
          </w:rPr>
          <w:t>generated by</w:t>
        </w:r>
      </w:ins>
      <w:ins w:id="48" w:author="Supeng Zhang" w:date="2025-11-30T23:42:00Z" w16du:dateUtc="2025-11-30T15:42:00Z">
        <w:r w:rsidR="008C721C">
          <w:rPr>
            <w:rFonts w:ascii="Calibri" w:eastAsia="宋体" w:hAnsi="Calibri" w:cs="Calibri" w:hint="eastAsia"/>
            <w:color w:val="000000"/>
            <w:kern w:val="0"/>
            <w:sz w:val="24"/>
            <w14:ligatures w14:val="none"/>
          </w:rPr>
          <w:t xml:space="preserve"> a </w:t>
        </w:r>
      </w:ins>
      <w:commentRangeStart w:id="49"/>
      <w:r w:rsidR="00872C24" w:rsidRPr="00872C24">
        <w:rPr>
          <w:rFonts w:ascii="Calibri" w:eastAsia="宋体" w:hAnsi="Calibri" w:cs="Calibri"/>
          <w:color w:val="000000"/>
          <w:kern w:val="0"/>
          <w:sz w:val="24"/>
          <w14:ligatures w14:val="none"/>
        </w:rPr>
        <w:t>turbine</w:t>
      </w:r>
      <w:del w:id="50" w:author="Supeng Zhang" w:date="2025-11-30T23:42:00Z" w16du:dateUtc="2025-11-30T15:42:00Z">
        <w:r w:rsidR="00872C24" w:rsidRPr="00872C24" w:rsidDel="00D568BA">
          <w:rPr>
            <w:rFonts w:ascii="Calibri" w:eastAsia="宋体" w:hAnsi="Calibri" w:cs="Calibri"/>
            <w:color w:val="000000"/>
            <w:kern w:val="0"/>
            <w:sz w:val="24"/>
            <w14:ligatures w14:val="none"/>
          </w:rPr>
          <w:delText xml:space="preserve"> performance</w:delText>
        </w:r>
      </w:del>
      <w:commentRangeEnd w:id="49"/>
      <w:r w:rsidR="00684BAF">
        <w:rPr>
          <w:rStyle w:val="af6"/>
        </w:rPr>
        <w:commentReference w:id="49"/>
      </w:r>
      <w:r w:rsidR="00872C24" w:rsidRPr="00872C24">
        <w:rPr>
          <w:rFonts w:ascii="Calibri" w:eastAsia="宋体" w:hAnsi="Calibri" w:cs="Calibri"/>
          <w:color w:val="000000"/>
          <w:kern w:val="0"/>
          <w:sz w:val="24"/>
          <w14:ligatures w14:val="none"/>
        </w:rPr>
        <w:t xml:space="preserve"> depends on </w:t>
      </w:r>
      <w:ins w:id="51" w:author="Supeng Zhang" w:date="2025-11-30T23:44:00Z" w16du:dateUtc="2025-11-30T15:44:00Z">
        <w:r w:rsidR="00684BAF">
          <w:rPr>
            <w:rFonts w:ascii="Calibri" w:eastAsia="宋体" w:hAnsi="Calibri" w:cs="Calibri" w:hint="eastAsia"/>
            <w:color w:val="000000"/>
            <w:kern w:val="0"/>
            <w:sz w:val="24"/>
            <w14:ligatures w14:val="none"/>
          </w:rPr>
          <w:t xml:space="preserve">the </w:t>
        </w:r>
      </w:ins>
      <w:r w:rsidR="00872C24" w:rsidRPr="00872C24">
        <w:rPr>
          <w:rFonts w:ascii="Calibri" w:eastAsia="宋体" w:hAnsi="Calibri" w:cs="Calibri"/>
          <w:color w:val="000000"/>
          <w:kern w:val="0"/>
          <w:sz w:val="24"/>
          <w14:ligatures w14:val="none"/>
        </w:rPr>
        <w:t>swept-area</w:t>
      </w:r>
      <w:ins w:id="52" w:author="Supeng Zhang" w:date="2025-11-30T23:46:00Z" w16du:dateUtc="2025-11-30T15:46:00Z">
        <w:r w:rsidR="00B453D2">
          <w:rPr>
            <w:rFonts w:ascii="Calibri" w:eastAsia="宋体" w:hAnsi="Calibri" w:cs="Calibri" w:hint="eastAsia"/>
            <w:color w:val="000000"/>
            <w:kern w:val="0"/>
            <w:sz w:val="24"/>
            <w14:ligatures w14:val="none"/>
          </w:rPr>
          <w:t>-involved</w:t>
        </w:r>
      </w:ins>
      <w:del w:id="53" w:author="Supeng Zhang" w:date="2025-11-30T23:46:00Z" w16du:dateUtc="2025-11-30T15:46:00Z">
        <w:r w:rsidR="00872C24" w:rsidRPr="00872C24" w:rsidDel="00B453D2">
          <w:rPr>
            <w:rFonts w:ascii="Calibri" w:eastAsia="宋体" w:hAnsi="Calibri" w:cs="Calibri"/>
            <w:color w:val="000000"/>
            <w:kern w:val="0"/>
            <w:sz w:val="24"/>
            <w14:ligatures w14:val="none"/>
          </w:rPr>
          <w:delText xml:space="preserve"> related</w:delText>
        </w:r>
      </w:del>
      <w:r w:rsidR="00872C24" w:rsidRPr="00872C24">
        <w:rPr>
          <w:rFonts w:ascii="Calibri" w:eastAsia="宋体" w:hAnsi="Calibri" w:cs="Calibri"/>
          <w:color w:val="000000"/>
          <w:kern w:val="0"/>
          <w:sz w:val="24"/>
          <w14:ligatures w14:val="none"/>
        </w:rPr>
        <w:t xml:space="preserve"> wind</w:t>
      </w:r>
      <w:ins w:id="54" w:author="Supeng Zhang" w:date="2025-11-30T23:45:00Z" w16du:dateUtc="2025-11-30T15:45:00Z">
        <w:r w:rsidR="00684BAF">
          <w:rPr>
            <w:rFonts w:ascii="Calibri" w:eastAsia="宋体" w:hAnsi="Calibri" w:cs="Calibri" w:hint="eastAsia"/>
            <w:color w:val="000000"/>
            <w:kern w:val="0"/>
            <w:sz w:val="24"/>
            <w14:ligatures w14:val="none"/>
          </w:rPr>
          <w:t xml:space="preserve"> speed</w:t>
        </w:r>
      </w:ins>
      <w:r w:rsidR="00872C24" w:rsidRPr="00872C24">
        <w:rPr>
          <w:rFonts w:ascii="Calibri" w:eastAsia="宋体" w:hAnsi="Calibri" w:cs="Calibri"/>
          <w:color w:val="000000"/>
          <w:kern w:val="0"/>
          <w:sz w:val="24"/>
          <w14:ligatures w14:val="none"/>
        </w:rPr>
        <w:t xml:space="preserve"> profile</w:t>
      </w:r>
      <w:del w:id="55" w:author="Supeng Zhang" w:date="2025-11-30T23:45:00Z" w16du:dateUtc="2025-11-30T15:45:00Z">
        <w:r w:rsidR="00872C24" w:rsidRPr="00872C24" w:rsidDel="00684BAF">
          <w:rPr>
            <w:rFonts w:ascii="Calibri" w:eastAsia="宋体" w:hAnsi="Calibri" w:cs="Calibri"/>
            <w:color w:val="000000"/>
            <w:kern w:val="0"/>
            <w:sz w:val="24"/>
            <w14:ligatures w14:val="none"/>
          </w:rPr>
          <w:delText xml:space="preserve"> structure</w:delText>
        </w:r>
      </w:del>
      <w:r w:rsidR="00872C24" w:rsidRPr="00872C24">
        <w:rPr>
          <w:rFonts w:ascii="Calibri" w:eastAsia="宋体" w:hAnsi="Calibri" w:cs="Calibri"/>
          <w:color w:val="000000"/>
          <w:kern w:val="0"/>
          <w:sz w:val="24"/>
          <w14:ligatures w14:val="none"/>
        </w:rPr>
        <w:t xml:space="preserve">, </w:t>
      </w:r>
      <w:commentRangeStart w:id="56"/>
      <w:r w:rsidR="00872C24" w:rsidRPr="00872C24">
        <w:rPr>
          <w:rFonts w:ascii="Calibri" w:eastAsia="宋体" w:hAnsi="Calibri" w:cs="Calibri"/>
          <w:color w:val="000000"/>
          <w:kern w:val="0"/>
          <w:sz w:val="24"/>
          <w14:ligatures w14:val="none"/>
        </w:rPr>
        <w:t>stability</w:t>
      </w:r>
      <w:commentRangeEnd w:id="56"/>
      <w:r w:rsidR="0086102C">
        <w:rPr>
          <w:rStyle w:val="af6"/>
        </w:rPr>
        <w:commentReference w:id="56"/>
      </w:r>
      <w:r w:rsidR="00872C24" w:rsidRPr="00872C24">
        <w:rPr>
          <w:rFonts w:ascii="Calibri" w:eastAsia="宋体" w:hAnsi="Calibri" w:cs="Calibri"/>
          <w:color w:val="000000"/>
          <w:kern w:val="0"/>
          <w:sz w:val="24"/>
          <w14:ligatures w14:val="none"/>
        </w:rPr>
        <w:t>, and turbulence</w:t>
      </w:r>
      <w:del w:id="57" w:author="Supeng Zhang" w:date="2025-11-30T23:49:00Z" w16du:dateUtc="2025-11-30T15:49:00Z">
        <w:r w:rsidR="00872C24" w:rsidRPr="00872C24" w:rsidDel="005B4472">
          <w:rPr>
            <w:rFonts w:ascii="Calibri" w:eastAsia="宋体" w:hAnsi="Calibri" w:cs="Calibri"/>
            <w:color w:val="000000"/>
            <w:kern w:val="0"/>
            <w:sz w:val="24"/>
            <w14:ligatures w14:val="none"/>
          </w:rPr>
          <w:delText>, not merely on</w:delText>
        </w:r>
      </w:del>
      <w:del w:id="58" w:author="Supeng Zhang" w:date="2025-11-30T23:48:00Z" w16du:dateUtc="2025-11-30T15:48:00Z">
        <w:r w:rsidR="00872C24" w:rsidRPr="00872C24" w:rsidDel="00965EDD">
          <w:rPr>
            <w:rFonts w:ascii="Calibri" w:eastAsia="宋体" w:hAnsi="Calibri" w:cs="Calibri"/>
            <w:color w:val="000000"/>
            <w:kern w:val="0"/>
            <w:sz w:val="24"/>
            <w14:ligatures w14:val="none"/>
          </w:rPr>
          <w:delText xml:space="preserve"> the wind speed at a single fixed height such as hub height</w:delText>
        </w:r>
      </w:del>
      <w:r w:rsidR="00872C24" w:rsidRPr="00872C24">
        <w:rPr>
          <w:rFonts w:ascii="Calibri" w:eastAsia="宋体" w:hAnsi="Calibri" w:cs="Calibri"/>
          <w:color w:val="000000"/>
          <w:kern w:val="0"/>
          <w:sz w:val="24"/>
          <w14:ligatures w14:val="none"/>
        </w:rPr>
        <w:t>.</w:t>
      </w:r>
      <w:r w:rsidR="00856693">
        <w:rPr>
          <w:rFonts w:hint="eastAsia"/>
        </w:rPr>
        <w:t xml:space="preserve"> </w:t>
      </w:r>
      <w:commentRangeStart w:id="59"/>
      <w:r w:rsidR="00856693" w:rsidRPr="00856693">
        <w:rPr>
          <w:rFonts w:ascii="Calibri" w:eastAsia="宋体" w:hAnsi="Calibri" w:cs="Calibri"/>
          <w:color w:val="000000"/>
          <w:kern w:val="0"/>
          <w:sz w:val="24"/>
          <w14:ligatures w14:val="none"/>
        </w:rPr>
        <w:t xml:space="preserve">Even in farm-wide studies, </w:t>
      </w:r>
      <w:bookmarkStart w:id="60" w:name="_Hlk215433751"/>
      <w:r w:rsidR="00856693" w:rsidRPr="00856693">
        <w:rPr>
          <w:rFonts w:ascii="Calibri" w:eastAsia="宋体" w:hAnsi="Calibri" w:cs="Calibri"/>
          <w:color w:val="000000"/>
          <w:kern w:val="0"/>
          <w:sz w:val="24"/>
          <w14:ligatures w14:val="none"/>
        </w:rPr>
        <w:t xml:space="preserve">Sasser </w:t>
      </w:r>
      <w:bookmarkEnd w:id="60"/>
      <w:r w:rsidR="00856693" w:rsidRPr="00856693">
        <w:rPr>
          <w:rFonts w:ascii="Calibri" w:eastAsia="宋体" w:hAnsi="Calibri" w:cs="Calibri"/>
          <w:color w:val="000000"/>
          <w:kern w:val="0"/>
          <w:sz w:val="24"/>
          <w14:ligatures w14:val="none"/>
        </w:rPr>
        <w:t xml:space="preserve">et al. </w:t>
      </w:r>
      <w:r w:rsidR="00856693">
        <w:rPr>
          <w:rFonts w:ascii="Calibri" w:eastAsia="宋体" w:hAnsi="Calibri" w:cs="Calibri"/>
          <w:color w:val="000000"/>
          <w:kern w:val="0"/>
          <w:sz w:val="24"/>
          <w14:ligatures w14:val="none"/>
        </w:rPr>
        <w:fldChar w:fldCharType="begin"/>
      </w:r>
      <w:r w:rsidR="00856693">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le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ed vertical wind pro</w:instrText>
      </w:r>
      <w:r w:rsidR="00856693">
        <w:rPr>
          <w:rFonts w:ascii="Times New Roman" w:eastAsia="宋体" w:hAnsi="Times New Roman" w:cs="Times New Roman"/>
          <w:color w:val="000000"/>
          <w:kern w:val="0"/>
          <w:sz w:val="24"/>
          <w14:ligatures w14:val="none"/>
        </w:rPr>
        <w:instrText>ﬁ</w:instrText>
      </w:r>
      <w:r w:rsidR="00856693">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56693">
        <w:rPr>
          <w:rFonts w:ascii="Calibri" w:eastAsia="宋体" w:hAnsi="Calibri" w:cs="Calibri"/>
          <w:color w:val="000000"/>
          <w:kern w:val="0"/>
          <w:sz w:val="24"/>
          <w14:ligatures w14:val="none"/>
        </w:rPr>
        <w:fldChar w:fldCharType="separate"/>
      </w:r>
      <w:r w:rsidR="00856693">
        <w:rPr>
          <w:rFonts w:ascii="Calibri" w:eastAsia="宋体" w:hAnsi="Calibri" w:cs="Calibri"/>
          <w:noProof/>
          <w:color w:val="000000"/>
          <w:kern w:val="0"/>
          <w:sz w:val="24"/>
          <w14:ligatures w14:val="none"/>
        </w:rPr>
        <w:t>(2022)</w:t>
      </w:r>
      <w:r w:rsidR="00856693">
        <w:rPr>
          <w:rFonts w:ascii="Calibri" w:eastAsia="宋体" w:hAnsi="Calibri" w:cs="Calibri"/>
          <w:color w:val="000000"/>
          <w:kern w:val="0"/>
          <w:sz w:val="24"/>
          <w14:ligatures w14:val="none"/>
        </w:rPr>
        <w:fldChar w:fldCharType="end"/>
      </w:r>
      <w:r w:rsidR="00856693" w:rsidRPr="00856693">
        <w:rPr>
          <w:rFonts w:ascii="Calibri" w:eastAsia="宋体" w:hAnsi="Calibri" w:cs="Calibri"/>
          <w:color w:val="000000"/>
          <w:kern w:val="0"/>
          <w:sz w:val="24"/>
          <w14:ligatures w14:val="none"/>
        </w:rPr>
        <w:t xml:space="preserve"> confirmed the advantages of REWS when combined with lapse-rate information, underscoring the necessity of vertical profile data in operational contexts.</w:t>
      </w:r>
      <w:commentRangeEnd w:id="59"/>
      <w:r w:rsidR="00D01A98">
        <w:rPr>
          <w:rStyle w:val="af6"/>
        </w:rPr>
        <w:commentReference w:id="59"/>
      </w:r>
    </w:p>
    <w:p w14:paraId="6CEF1ADB" w14:textId="7581D0AD" w:rsidR="00BE403F" w:rsidRDefault="00630154" w:rsidP="005E7115">
      <w:pPr>
        <w:widowControl/>
        <w:spacing w:before="100" w:beforeAutospacing="1" w:after="100" w:afterAutospacing="1" w:line="360" w:lineRule="auto"/>
        <w:rPr>
          <w:rFonts w:ascii="Calibri" w:eastAsia="宋体" w:hAnsi="Calibri" w:cs="Calibri"/>
          <w:color w:val="000000"/>
          <w:kern w:val="0"/>
          <w:sz w:val="24"/>
          <w14:ligatures w14:val="none"/>
        </w:rPr>
      </w:pPr>
      <w:r w:rsidRPr="00630154">
        <w:rPr>
          <w:rFonts w:ascii="Calibri" w:eastAsia="宋体" w:hAnsi="Calibri" w:cs="Calibri"/>
          <w:color w:val="000000"/>
          <w:kern w:val="0"/>
          <w:sz w:val="24"/>
          <w14:ligatures w14:val="none"/>
        </w:rPr>
        <w:t>Extending these physical insights to operational wind farms introduces significant observational complexity due to turbine wake interactions and the resultant flow regimes.</w:t>
      </w:r>
      <w:r w:rsidR="002F721D" w:rsidRPr="002F721D">
        <w:t xml:space="preserve"> </w:t>
      </w:r>
      <w:r w:rsidR="002F721D" w:rsidRPr="002F721D">
        <w:rPr>
          <w:rFonts w:ascii="Calibri" w:eastAsia="宋体" w:hAnsi="Calibri" w:cs="Calibri"/>
          <w:color w:val="000000"/>
          <w:kern w:val="0"/>
          <w:sz w:val="24"/>
          <w14:ligatures w14:val="none"/>
        </w:rPr>
        <w:t>Seminal measurements showed that wakes cause</w:t>
      </w:r>
      <w:ins w:id="61" w:author="Supeng Zhang" w:date="2025-11-30T23:54:00Z" w16du:dateUtc="2025-11-30T15:54:00Z">
        <w:r w:rsidR="0026407D">
          <w:rPr>
            <w:rFonts w:ascii="Calibri" w:eastAsia="宋体" w:hAnsi="Calibri" w:cs="Calibri" w:hint="eastAsia"/>
            <w:color w:val="000000"/>
            <w:kern w:val="0"/>
            <w:sz w:val="24"/>
            <w14:ligatures w14:val="none"/>
          </w:rPr>
          <w:t>d</w:t>
        </w:r>
      </w:ins>
      <w:r w:rsidR="002F721D" w:rsidRPr="002F721D">
        <w:rPr>
          <w:rFonts w:ascii="Calibri" w:eastAsia="宋体" w:hAnsi="Calibri" w:cs="Calibri"/>
          <w:color w:val="000000"/>
          <w:kern w:val="0"/>
          <w:sz w:val="24"/>
          <w14:ligatures w14:val="none"/>
        </w:rPr>
        <w:t xml:space="preserve"> 10</w:t>
      </w:r>
      <w:ins w:id="62" w:author="Supeng Zhang" w:date="2025-11-30T23:54:00Z" w16du:dateUtc="2025-11-30T15:54:00Z">
        <w:r w:rsidR="00AF218B">
          <w:rPr>
            <w:rFonts w:ascii="Calibri" w:eastAsia="宋体" w:hAnsi="Calibri" w:cs="Calibri" w:hint="eastAsia"/>
            <w:color w:val="000000"/>
            <w:kern w:val="0"/>
            <w:sz w:val="24"/>
            <w14:ligatures w14:val="none"/>
          </w:rPr>
          <w:t>%</w:t>
        </w:r>
      </w:ins>
      <w:r w:rsidR="002F721D" w:rsidRPr="002F721D">
        <w:rPr>
          <w:rFonts w:ascii="Calibri" w:eastAsia="宋体" w:hAnsi="Calibri" w:cs="Calibri"/>
          <w:color w:val="000000"/>
          <w:kern w:val="0"/>
          <w:sz w:val="24"/>
          <w14:ligatures w14:val="none"/>
        </w:rPr>
        <w:t xml:space="preserve">–20% power losses and </w:t>
      </w:r>
      <w:ins w:id="63" w:author="Supeng Zhang" w:date="2025-11-30T23:54:00Z" w16du:dateUtc="2025-11-30T15:54:00Z">
        <w:r w:rsidR="0026407D">
          <w:rPr>
            <w:rFonts w:ascii="Calibri" w:eastAsia="宋体" w:hAnsi="Calibri" w:cs="Calibri" w:hint="eastAsia"/>
            <w:color w:val="000000"/>
            <w:kern w:val="0"/>
            <w:sz w:val="24"/>
            <w14:ligatures w14:val="none"/>
          </w:rPr>
          <w:t xml:space="preserve">induced </w:t>
        </w:r>
      </w:ins>
      <w:r w:rsidR="002F721D" w:rsidRPr="002F721D">
        <w:rPr>
          <w:rFonts w:ascii="Calibri" w:eastAsia="宋体" w:hAnsi="Calibri" w:cs="Calibri"/>
          <w:color w:val="000000"/>
          <w:kern w:val="0"/>
          <w:sz w:val="24"/>
          <w14:ligatures w14:val="none"/>
        </w:rPr>
        <w:t>elevate</w:t>
      </w:r>
      <w:ins w:id="64" w:author="Supeng Zhang" w:date="2025-11-30T23:54:00Z" w16du:dateUtc="2025-11-30T15:54:00Z">
        <w:r w:rsidR="0026407D">
          <w:rPr>
            <w:rFonts w:ascii="Calibri" w:eastAsia="宋体" w:hAnsi="Calibri" w:cs="Calibri" w:hint="eastAsia"/>
            <w:color w:val="000000"/>
            <w:kern w:val="0"/>
            <w:sz w:val="24"/>
            <w14:ligatures w14:val="none"/>
          </w:rPr>
          <w:t>d</w:t>
        </w:r>
      </w:ins>
      <w:r w:rsidR="002F721D" w:rsidRPr="002F721D">
        <w:rPr>
          <w:rFonts w:ascii="Calibri" w:eastAsia="宋体" w:hAnsi="Calibri" w:cs="Calibri"/>
          <w:color w:val="000000"/>
          <w:kern w:val="0"/>
          <w:sz w:val="24"/>
          <w14:ligatures w14:val="none"/>
        </w:rPr>
        <w:t xml:space="preserve"> turbulence</w:t>
      </w:r>
      <w:del w:id="65" w:author="Supeng Zhang" w:date="2025-11-30T23:54:00Z" w16du:dateUtc="2025-11-30T15:54:00Z">
        <w:r w:rsidR="002F721D" w:rsidRPr="002F721D" w:rsidDel="0026407D">
          <w:rPr>
            <w:rFonts w:ascii="Calibri" w:eastAsia="宋体" w:hAnsi="Calibri" w:cs="Calibri"/>
            <w:color w:val="000000"/>
            <w:kern w:val="0"/>
            <w:sz w:val="24"/>
            <w14:ligatures w14:val="none"/>
          </w:rPr>
          <w:delText xml:space="preserve"> </w:delText>
        </w:r>
        <w:commentRangeStart w:id="66"/>
        <w:r w:rsidR="002F721D" w:rsidRPr="002F721D" w:rsidDel="0026407D">
          <w:rPr>
            <w:rFonts w:ascii="Calibri" w:eastAsia="宋体" w:hAnsi="Calibri" w:cs="Calibri"/>
            <w:color w:val="000000"/>
            <w:kern w:val="0"/>
            <w:sz w:val="24"/>
            <w14:ligatures w14:val="none"/>
          </w:rPr>
          <w:delText>intensity</w:delText>
        </w:r>
      </w:del>
      <w:commentRangeEnd w:id="66"/>
      <w:r w:rsidR="00AF218B">
        <w:rPr>
          <w:rStyle w:val="af6"/>
        </w:rPr>
        <w:commentReference w:id="66"/>
      </w:r>
      <w:r w:rsidR="002F721D" w:rsidRPr="002F721D">
        <w:rPr>
          <w:rFonts w:ascii="Calibri" w:eastAsia="宋体" w:hAnsi="Calibri" w:cs="Calibri"/>
          <w:color w:val="000000"/>
          <w:kern w:val="0"/>
          <w:sz w:val="24"/>
          <w14:ligatures w14:val="none"/>
        </w:rPr>
        <w:t xml:space="preserv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960A35">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of</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the</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art models. Observed power losses due solely to wakes are approximately 10% on average. Thes</w:instrText>
      </w:r>
      <w:r w:rsidR="00960A35">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960A35">
        <w:rPr>
          <w:rFonts w:ascii="Calibri" w:eastAsia="宋体" w:hAnsi="Calibri" w:cs="Calibri" w:hint="eastAsia"/>
          <w:color w:val="000000"/>
          <w:kern w:val="0"/>
          <w:sz w:val="24"/>
          <w14:ligatures w14:val="none"/>
        </w:rPr>
        <w:instrText>:"M. N."},{"family":"Pryor","given":"S. C."},{"family":"Rethore","given":"P.</w:instrText>
      </w:r>
      <w:r w:rsidR="00960A35">
        <w:rPr>
          <w:rFonts w:ascii="Calibri" w:eastAsia="宋体" w:hAnsi="Calibri" w:cs="Calibri" w:hint="eastAsia"/>
          <w:color w:val="000000"/>
          <w:kern w:val="0"/>
          <w:sz w:val="24"/>
          <w14:ligatures w14:val="none"/>
        </w:rPr>
        <w:instrText>‐</w:instrText>
      </w:r>
      <w:r w:rsidR="00960A35">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960A35">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(Barthelmie et al., 2007; Feroz et al., 2020)</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 xml:space="preserve">, creating </w:t>
      </w:r>
      <w:del w:id="67" w:author="Supeng Zhang" w:date="2025-11-30T23:57:00Z" w16du:dateUtc="2025-11-30T15:57:00Z">
        <w:r w:rsidR="002F721D" w:rsidRPr="002F721D" w:rsidDel="001F3479">
          <w:rPr>
            <w:rFonts w:ascii="Calibri" w:eastAsia="宋体" w:hAnsi="Calibri" w:cs="Calibri"/>
            <w:color w:val="000000"/>
            <w:kern w:val="0"/>
            <w:sz w:val="24"/>
            <w14:ligatures w14:val="none"/>
          </w:rPr>
          <w:delText>two distinct</w:delText>
        </w:r>
      </w:del>
      <w:del w:id="68" w:author="Supeng Zhang" w:date="2025-11-30T23:56:00Z" w16du:dateUtc="2025-11-30T15:56:00Z">
        <w:r w:rsidR="002F721D" w:rsidRPr="002F721D" w:rsidDel="0089718A">
          <w:rPr>
            <w:rFonts w:ascii="Calibri" w:eastAsia="宋体" w:hAnsi="Calibri" w:cs="Calibri"/>
            <w:color w:val="000000"/>
            <w:kern w:val="0"/>
            <w:sz w:val="24"/>
            <w14:ligatures w14:val="none"/>
          </w:rPr>
          <w:delText>, co-existing</w:delText>
        </w:r>
      </w:del>
      <w:del w:id="69" w:author="Supeng Zhang" w:date="2025-11-30T23:57:00Z" w16du:dateUtc="2025-11-30T15:57:00Z">
        <w:r w:rsidR="002F721D" w:rsidRPr="002F721D" w:rsidDel="001F3479">
          <w:rPr>
            <w:rFonts w:ascii="Calibri" w:eastAsia="宋体" w:hAnsi="Calibri" w:cs="Calibri"/>
            <w:color w:val="000000"/>
            <w:kern w:val="0"/>
            <w:sz w:val="24"/>
            <w14:ligatures w14:val="none"/>
          </w:rPr>
          <w:delText xml:space="preserve"> physical states</w:delText>
        </w:r>
        <w:r w:rsidR="002F721D" w:rsidRPr="002F721D" w:rsidDel="00E34C04">
          <w:rPr>
            <w:rFonts w:ascii="Calibri" w:eastAsia="宋体" w:hAnsi="Calibri" w:cs="Calibri"/>
            <w:color w:val="000000"/>
            <w:kern w:val="0"/>
            <w:sz w:val="24"/>
            <w14:ligatures w14:val="none"/>
          </w:rPr>
          <w:delText>:</w:delText>
        </w:r>
        <w:r w:rsidR="002F721D" w:rsidRPr="002F721D" w:rsidDel="001F3479">
          <w:rPr>
            <w:rFonts w:ascii="Calibri" w:eastAsia="宋体" w:hAnsi="Calibri" w:cs="Calibri"/>
            <w:color w:val="000000"/>
            <w:kern w:val="0"/>
            <w:sz w:val="24"/>
            <w14:ligatures w14:val="none"/>
          </w:rPr>
          <w:delText xml:space="preserve"> </w:delText>
        </w:r>
      </w:del>
      <w:ins w:id="70" w:author="Supeng Zhang" w:date="2025-11-30T23:59:00Z" w16du:dateUtc="2025-11-30T15:59:00Z">
        <w:r w:rsidR="006A7B7B">
          <w:rPr>
            <w:rFonts w:ascii="Calibri" w:eastAsia="宋体" w:hAnsi="Calibri" w:cs="Calibri" w:hint="eastAsia"/>
            <w:color w:val="000000"/>
            <w:kern w:val="0"/>
            <w:sz w:val="24"/>
            <w14:ligatures w14:val="none"/>
          </w:rPr>
          <w:t xml:space="preserve">both </w:t>
        </w:r>
      </w:ins>
      <w:r w:rsidR="002F721D" w:rsidRPr="002F721D">
        <w:rPr>
          <w:rFonts w:ascii="Calibri" w:eastAsia="宋体" w:hAnsi="Calibri" w:cs="Calibri"/>
          <w:color w:val="000000"/>
          <w:kern w:val="0"/>
          <w:sz w:val="24"/>
          <w14:ligatures w14:val="none"/>
        </w:rPr>
        <w:t>free-stream and wake-influenced flow.</w:t>
      </w:r>
      <w:r w:rsidR="002F721D" w:rsidRPr="00BE403F">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t xml:space="preserve">This </w:t>
      </w:r>
      <w:del w:id="71" w:author="Supeng Zhang" w:date="2025-11-30T23:59:00Z" w16du:dateUtc="2025-11-30T15:59:00Z">
        <w:r w:rsidR="002F721D" w:rsidRPr="002F721D" w:rsidDel="00D82982">
          <w:rPr>
            <w:rFonts w:ascii="Calibri" w:eastAsia="宋体" w:hAnsi="Calibri" w:cs="Calibri"/>
            <w:color w:val="000000"/>
            <w:kern w:val="0"/>
            <w:sz w:val="24"/>
            <w14:ligatures w14:val="none"/>
          </w:rPr>
          <w:delText xml:space="preserve">spatial heterogeneity </w:delText>
        </w:r>
      </w:del>
      <w:r w:rsidR="002F721D" w:rsidRPr="002F721D">
        <w:rPr>
          <w:rFonts w:ascii="Calibri" w:eastAsia="宋体" w:hAnsi="Calibri" w:cs="Calibri"/>
          <w:color w:val="000000"/>
          <w:kern w:val="0"/>
          <w:sz w:val="24"/>
          <w14:ligatures w14:val="none"/>
        </w:rPr>
        <w:t>means that the physical relevance of atmospheric forcing shifts dramatically across the farm.</w:t>
      </w:r>
      <w:r w:rsidR="002F721D" w:rsidRPr="002F721D">
        <w:t xml:space="preserve"> </w:t>
      </w:r>
      <w:ins w:id="72" w:author="Supeng Zhang" w:date="2025-12-01T00:01:00Z" w16du:dateUtc="2025-11-30T16:01:00Z">
        <w:r w:rsidR="00FE5206" w:rsidRPr="00782B98">
          <w:rPr>
            <w:rFonts w:ascii="Calibri" w:eastAsia="宋体" w:hAnsi="Calibri" w:cs="Calibri" w:hint="eastAsia"/>
            <w:color w:val="000000"/>
            <w:kern w:val="0"/>
            <w:sz w:val="24"/>
            <w14:ligatures w14:val="none"/>
          </w:rPr>
          <w:t>As a result,</w:t>
        </w:r>
      </w:ins>
      <w:del w:id="73" w:author="Supeng Zhang" w:date="2025-12-01T00:03:00Z" w16du:dateUtc="2025-11-30T16:03:00Z">
        <w:r w:rsidR="002F721D" w:rsidRPr="002F721D" w:rsidDel="00F30429">
          <w:rPr>
            <w:rFonts w:ascii="Calibri" w:eastAsia="宋体" w:hAnsi="Calibri" w:cs="Calibri"/>
            <w:color w:val="000000"/>
            <w:kern w:val="0"/>
            <w:sz w:val="24"/>
            <w14:ligatures w14:val="none"/>
          </w:rPr>
          <w:delText>For instance,</w:delText>
        </w:r>
        <w:r w:rsidR="00BE403F" w:rsidRPr="00BE403F" w:rsidDel="00F30429">
          <w:rPr>
            <w:rFonts w:ascii="Calibri" w:eastAsia="宋体" w:hAnsi="Calibri" w:cs="Calibri"/>
            <w:color w:val="000000"/>
            <w:kern w:val="0"/>
            <w:sz w:val="24"/>
            <w14:ligatures w14:val="none"/>
          </w:rPr>
          <w:delText xml:space="preserve"> </w:delText>
        </w:r>
        <w:r w:rsidR="00BE403F" w:rsidRPr="00BE403F" w:rsidDel="00523717">
          <w:rPr>
            <w:rFonts w:ascii="Calibri" w:eastAsia="宋体" w:hAnsi="Calibri" w:cs="Calibri"/>
            <w:color w:val="000000"/>
            <w:kern w:val="0"/>
            <w:sz w:val="24"/>
            <w14:ligatures w14:val="none"/>
          </w:rPr>
          <w:delText xml:space="preserve">Cutler et al. </w:delText>
        </w:r>
        <w:r w:rsidR="00D02340" w:rsidDel="00523717">
          <w:rPr>
            <w:rFonts w:ascii="Calibri" w:eastAsia="宋体" w:hAnsi="Calibri" w:cs="Calibri"/>
            <w:color w:val="000000"/>
            <w:kern w:val="0"/>
            <w:sz w:val="24"/>
            <w14:ligatures w14:val="none"/>
          </w:rPr>
          <w:fldChar w:fldCharType="begin"/>
        </w:r>
        <w:r w:rsidR="00D02340" w:rsidDel="00523717">
          <w:rPr>
            <w:rFonts w:ascii="Calibri" w:eastAsia="宋体" w:hAnsi="Calibri" w:cs="Calibri"/>
            <w:color w:val="000000"/>
            <w:kern w:val="0"/>
            <w:sz w:val="24"/>
            <w14:ligatures w14:val="none"/>
          </w:rPr>
          <w:del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delInstrText>
        </w:r>
        <w:r w:rsidR="00D02340" w:rsidDel="00523717">
          <w:rPr>
            <w:rFonts w:ascii="Calibri" w:eastAsia="宋体" w:hAnsi="Calibri" w:cs="Calibri" w:hint="eastAsia"/>
            <w:color w:val="000000"/>
            <w:kern w:val="0"/>
            <w:sz w:val="24"/>
            <w14:ligatures w14:val="none"/>
          </w:rPr>
          <w:delInstrText>,"source":"DOI.org (Crossref)","title":"Using nacelle</w:delInstrText>
        </w:r>
        <w:r w:rsidR="00D02340" w:rsidDel="00523717">
          <w:rPr>
            <w:rFonts w:ascii="Calibri" w:eastAsia="宋体" w:hAnsi="Calibri" w:cs="Calibri" w:hint="eastAsia"/>
            <w:color w:val="000000"/>
            <w:kern w:val="0"/>
            <w:sz w:val="24"/>
            <w14:ligatures w14:val="none"/>
          </w:rPr>
          <w:delInstrText>‐</w:delInstrText>
        </w:r>
        <w:r w:rsidR="00D02340" w:rsidDel="00523717">
          <w:rPr>
            <w:rFonts w:ascii="Calibri" w:eastAsia="宋体" w:hAnsi="Calibri" w:cs="Calibri" w:hint="eastAsia"/>
            <w:color w:val="000000"/>
            <w:kern w:val="0"/>
            <w:sz w:val="24"/>
            <w14:ligatures w14:val="none"/>
          </w:rPr>
          <w:delInstrText>based wind speed observations to improve power curve modeling for wind power forecasting","volume":"15","author":[{"family":"Cutler","given":"Nicholas J."},{"family":"Outhred","given":"Hugh R."},{"fami</w:delInstrText>
        </w:r>
        <w:r w:rsidR="00D02340" w:rsidDel="00523717">
          <w:rPr>
            <w:rFonts w:ascii="Calibri" w:eastAsia="宋体" w:hAnsi="Calibri" w:cs="Calibri"/>
            <w:color w:val="000000"/>
            <w:kern w:val="0"/>
            <w:sz w:val="24"/>
            <w14:ligatures w14:val="none"/>
          </w:rPr>
          <w:delInstrText xml:space="preserve">ly":"MacGill","given":"Iain F."}],"issued":{"date-parts":[["2012",3]]}},"suppress-author":true}],"schema":"https://github.com/citation-style-language/schema/raw/master/csl-citation.json"} </w:delInstrText>
        </w:r>
        <w:r w:rsidR="00D02340" w:rsidDel="00523717">
          <w:rPr>
            <w:rFonts w:ascii="Calibri" w:eastAsia="宋体" w:hAnsi="Calibri" w:cs="Calibri"/>
            <w:color w:val="000000"/>
            <w:kern w:val="0"/>
            <w:sz w:val="24"/>
            <w14:ligatures w14:val="none"/>
          </w:rPr>
          <w:fldChar w:fldCharType="separate"/>
        </w:r>
        <w:r w:rsidR="00D02340" w:rsidDel="00523717">
          <w:rPr>
            <w:rFonts w:ascii="Calibri" w:eastAsia="宋体" w:hAnsi="Calibri" w:cs="Calibri"/>
            <w:noProof/>
            <w:color w:val="000000"/>
            <w:kern w:val="0"/>
            <w:sz w:val="24"/>
            <w14:ligatures w14:val="none"/>
          </w:rPr>
          <w:delText>(2012)</w:delText>
        </w:r>
        <w:r w:rsidR="00D02340" w:rsidDel="00523717">
          <w:rPr>
            <w:rFonts w:ascii="Calibri" w:eastAsia="宋体" w:hAnsi="Calibri" w:cs="Calibri"/>
            <w:color w:val="000000"/>
            <w:kern w:val="0"/>
            <w:sz w:val="24"/>
            <w14:ligatures w14:val="none"/>
          </w:rPr>
          <w:fldChar w:fldCharType="end"/>
        </w:r>
        <w:r w:rsidR="00BE403F" w:rsidRPr="00BE403F" w:rsidDel="00523717">
          <w:rPr>
            <w:rFonts w:ascii="Calibri" w:eastAsia="宋体" w:hAnsi="Calibri" w:cs="Calibri"/>
            <w:color w:val="000000"/>
            <w:kern w:val="0"/>
            <w:sz w:val="24"/>
            <w14:ligatures w14:val="none"/>
          </w:rPr>
          <w:delText xml:space="preserve"> </w:delText>
        </w:r>
        <w:r w:rsidR="00BE403F" w:rsidRPr="00BE403F" w:rsidDel="00F30429">
          <w:rPr>
            <w:rFonts w:ascii="Calibri" w:eastAsia="宋体" w:hAnsi="Calibri" w:cs="Calibri"/>
            <w:color w:val="000000"/>
            <w:kern w:val="0"/>
            <w:sz w:val="24"/>
            <w14:ligatures w14:val="none"/>
          </w:rPr>
          <w:delText>found</w:delText>
        </w:r>
      </w:del>
      <w:r w:rsidR="00BE403F" w:rsidRPr="00BE403F">
        <w:rPr>
          <w:rFonts w:ascii="Calibri" w:eastAsia="宋体" w:hAnsi="Calibri" w:cs="Calibri"/>
          <w:color w:val="000000"/>
          <w:kern w:val="0"/>
          <w:sz w:val="24"/>
          <w14:ligatures w14:val="none"/>
        </w:rPr>
        <w:t xml:space="preserve"> nacelle-level averaged wind</w:t>
      </w:r>
      <w:ins w:id="74" w:author="Supeng Zhang" w:date="2025-12-01T00:02:00Z" w16du:dateUtc="2025-11-30T16:02:00Z">
        <w:r w:rsidR="003C6614">
          <w:rPr>
            <w:rFonts w:ascii="Calibri" w:eastAsia="宋体" w:hAnsi="Calibri" w:cs="Calibri" w:hint="eastAsia"/>
            <w:color w:val="000000"/>
            <w:kern w:val="0"/>
            <w:sz w:val="24"/>
            <w14:ligatures w14:val="none"/>
          </w:rPr>
          <w:t xml:space="preserve"> speed</w:t>
        </w:r>
      </w:ins>
      <w:del w:id="75" w:author="Supeng Zhang" w:date="2025-12-01T00:02:00Z" w16du:dateUtc="2025-11-30T16:02:00Z">
        <w:r w:rsidR="00BE403F" w:rsidRPr="00BE403F" w:rsidDel="003C6614">
          <w:rPr>
            <w:rFonts w:ascii="Calibri" w:eastAsia="宋体" w:hAnsi="Calibri" w:cs="Calibri"/>
            <w:color w:val="000000"/>
            <w:kern w:val="0"/>
            <w:sz w:val="24"/>
            <w14:ligatures w14:val="none"/>
          </w:rPr>
          <w:delText>s</w:delText>
        </w:r>
      </w:del>
      <w:r w:rsidR="00BE403F" w:rsidRPr="00BE403F">
        <w:rPr>
          <w:rFonts w:ascii="Calibri" w:eastAsia="宋体" w:hAnsi="Calibri" w:cs="Calibri"/>
          <w:color w:val="000000"/>
          <w:kern w:val="0"/>
          <w:sz w:val="24"/>
          <w14:ligatures w14:val="none"/>
        </w:rPr>
        <w:t xml:space="preserve"> </w:t>
      </w:r>
      <w:ins w:id="76" w:author="Supeng Zhang" w:date="2025-12-01T00:01:00Z" w16du:dateUtc="2025-11-30T16:01:00Z">
        <w:r w:rsidR="00FE5206">
          <w:rPr>
            <w:rFonts w:ascii="Calibri" w:eastAsia="宋体" w:hAnsi="Calibri" w:cs="Calibri" w:hint="eastAsia"/>
            <w:color w:val="000000"/>
            <w:kern w:val="0"/>
            <w:sz w:val="24"/>
            <w14:ligatures w14:val="none"/>
          </w:rPr>
          <w:t xml:space="preserve">could be </w:t>
        </w:r>
      </w:ins>
      <w:r w:rsidR="00BE403F" w:rsidRPr="00BE403F">
        <w:rPr>
          <w:rFonts w:ascii="Calibri" w:eastAsia="宋体" w:hAnsi="Calibri" w:cs="Calibri"/>
          <w:color w:val="000000"/>
          <w:kern w:val="0"/>
          <w:sz w:val="24"/>
          <w14:ligatures w14:val="none"/>
        </w:rPr>
        <w:t xml:space="preserve">more </w:t>
      </w:r>
      <w:del w:id="77" w:author="Supeng Zhang" w:date="2025-12-01T00:02:00Z" w16du:dateUtc="2025-11-30T16:02:00Z">
        <w:r w:rsidR="00BE403F" w:rsidRPr="00BE403F" w:rsidDel="003C6614">
          <w:rPr>
            <w:rFonts w:ascii="Calibri" w:eastAsia="宋体" w:hAnsi="Calibri" w:cs="Calibri"/>
            <w:color w:val="000000"/>
            <w:kern w:val="0"/>
            <w:sz w:val="24"/>
            <w14:ligatures w14:val="none"/>
          </w:rPr>
          <w:delText>representative of</w:delText>
        </w:r>
      </w:del>
      <w:proofErr w:type="spellStart"/>
      <w:ins w:id="78" w:author="Supeng Zhang" w:date="2025-12-01T00:02:00Z" w16du:dateUtc="2025-11-30T16:02:00Z">
        <w:r w:rsidR="003C6614">
          <w:rPr>
            <w:rFonts w:ascii="Calibri" w:eastAsia="宋体" w:hAnsi="Calibri" w:cs="Calibri" w:hint="eastAsia"/>
            <w:color w:val="000000"/>
            <w:kern w:val="0"/>
            <w:sz w:val="24"/>
            <w14:ligatures w14:val="none"/>
          </w:rPr>
          <w:t>relavant</w:t>
        </w:r>
        <w:proofErr w:type="spellEnd"/>
        <w:r w:rsidR="003C6614">
          <w:rPr>
            <w:rFonts w:ascii="Calibri" w:eastAsia="宋体" w:hAnsi="Calibri" w:cs="Calibri" w:hint="eastAsia"/>
            <w:color w:val="000000"/>
            <w:kern w:val="0"/>
            <w:sz w:val="24"/>
            <w14:ligatures w14:val="none"/>
          </w:rPr>
          <w:t xml:space="preserve"> with</w:t>
        </w:r>
      </w:ins>
      <w:r w:rsidR="00BE403F" w:rsidRPr="00BE403F">
        <w:rPr>
          <w:rFonts w:ascii="Calibri" w:eastAsia="宋体" w:hAnsi="Calibri" w:cs="Calibri"/>
          <w:color w:val="000000"/>
          <w:kern w:val="0"/>
          <w:sz w:val="24"/>
          <w14:ligatures w14:val="none"/>
        </w:rPr>
        <w:t xml:space="preserve"> farm-wide power than </w:t>
      </w:r>
      <w:ins w:id="79" w:author="Supeng Zhang" w:date="2025-12-01T00:02:00Z" w16du:dateUtc="2025-11-30T16:02:00Z">
        <w:r w:rsidR="00237E8A">
          <w:rPr>
            <w:rFonts w:ascii="Calibri" w:eastAsia="宋体" w:hAnsi="Calibri" w:cs="Calibri" w:hint="eastAsia"/>
            <w:color w:val="000000"/>
            <w:kern w:val="0"/>
            <w:sz w:val="24"/>
            <w14:ligatures w14:val="none"/>
          </w:rPr>
          <w:t>the</w:t>
        </w:r>
      </w:ins>
      <w:del w:id="80" w:author="Supeng Zhang" w:date="2025-12-01T00:02:00Z" w16du:dateUtc="2025-11-30T16:02:00Z">
        <w:r w:rsidR="00BE403F" w:rsidRPr="00BE403F" w:rsidDel="008625DB">
          <w:rPr>
            <w:rFonts w:ascii="Calibri" w:eastAsia="宋体" w:hAnsi="Calibri" w:cs="Calibri"/>
            <w:color w:val="000000"/>
            <w:kern w:val="0"/>
            <w:sz w:val="24"/>
            <w14:ligatures w14:val="none"/>
          </w:rPr>
          <w:delText>tower-based</w:delText>
        </w:r>
      </w:del>
      <w:r w:rsidR="00BE403F" w:rsidRPr="00BE403F">
        <w:rPr>
          <w:rFonts w:ascii="Calibri" w:eastAsia="宋体" w:hAnsi="Calibri" w:cs="Calibri"/>
          <w:color w:val="000000"/>
          <w:kern w:val="0"/>
          <w:sz w:val="24"/>
          <w14:ligatures w14:val="none"/>
        </w:rPr>
        <w:t xml:space="preserve"> hub-height </w:t>
      </w:r>
      <w:del w:id="81" w:author="Supeng Zhang" w:date="2025-12-01T00:02:00Z" w16du:dateUtc="2025-11-30T16:02:00Z">
        <w:r w:rsidR="00BE403F" w:rsidRPr="00BE403F" w:rsidDel="00237E8A">
          <w:rPr>
            <w:rFonts w:ascii="Calibri" w:eastAsia="宋体" w:hAnsi="Calibri" w:cs="Calibri"/>
            <w:color w:val="000000"/>
            <w:kern w:val="0"/>
            <w:sz w:val="24"/>
            <w14:ligatures w14:val="none"/>
          </w:rPr>
          <w:delText>observations</w:delText>
        </w:r>
      </w:del>
      <w:ins w:id="82" w:author="Supeng Zhang" w:date="2025-12-01T00:02:00Z" w16du:dateUtc="2025-11-30T16:02:00Z">
        <w:r w:rsidR="00237E8A">
          <w:rPr>
            <w:rFonts w:ascii="Calibri" w:eastAsia="宋体" w:hAnsi="Calibri" w:cs="Calibri" w:hint="eastAsia"/>
            <w:color w:val="000000"/>
            <w:kern w:val="0"/>
            <w:sz w:val="24"/>
            <w14:ligatures w14:val="none"/>
          </w:rPr>
          <w:t>speed</w:t>
        </w:r>
      </w:ins>
      <w:ins w:id="83" w:author="Supeng Zhang" w:date="2025-12-01T00:03:00Z" w16du:dateUtc="2025-11-30T16:03:00Z">
        <w:r w:rsidR="00523717" w:rsidRPr="00523717">
          <w:rPr>
            <w:rFonts w:ascii="Calibri" w:eastAsia="宋体" w:hAnsi="Calibri" w:cs="Calibri"/>
            <w:color w:val="000000"/>
            <w:kern w:val="0"/>
            <w:sz w:val="24"/>
            <w14:ligatures w14:val="none"/>
          </w:rPr>
          <w:t xml:space="preserve"> </w:t>
        </w:r>
        <w:r w:rsidR="00523717">
          <w:rPr>
            <w:rFonts w:ascii="Calibri" w:eastAsia="宋体" w:hAnsi="Calibri" w:cs="Calibri" w:hint="eastAsia"/>
            <w:color w:val="000000"/>
            <w:kern w:val="0"/>
            <w:sz w:val="24"/>
            <w14:ligatures w14:val="none"/>
          </w:rPr>
          <w:t>(</w:t>
        </w:r>
        <w:r w:rsidR="00523717" w:rsidRPr="00BE403F">
          <w:rPr>
            <w:rFonts w:ascii="Calibri" w:eastAsia="宋体" w:hAnsi="Calibri" w:cs="Calibri"/>
            <w:color w:val="000000"/>
            <w:kern w:val="0"/>
            <w:sz w:val="24"/>
            <w14:ligatures w14:val="none"/>
          </w:rPr>
          <w:t>Cutler et al.</w:t>
        </w:r>
        <w:r w:rsidR="00523717">
          <w:rPr>
            <w:rFonts w:ascii="Calibri" w:eastAsia="宋体" w:hAnsi="Calibri" w:cs="Calibri" w:hint="eastAsia"/>
            <w:color w:val="000000"/>
            <w:kern w:val="0"/>
            <w:sz w:val="24"/>
            <w14:ligatures w14:val="none"/>
          </w:rPr>
          <w:t>,</w:t>
        </w:r>
        <w:r w:rsidR="00523717" w:rsidRPr="00BE403F">
          <w:rPr>
            <w:rFonts w:ascii="Calibri" w:eastAsia="宋体" w:hAnsi="Calibri" w:cs="Calibri"/>
            <w:color w:val="000000"/>
            <w:kern w:val="0"/>
            <w:sz w:val="24"/>
            <w14:ligatures w14:val="none"/>
          </w:rPr>
          <w:t xml:space="preserve"> </w:t>
        </w:r>
        <w:r w:rsidR="00523717">
          <w:rPr>
            <w:rFonts w:ascii="Calibri" w:eastAsia="宋体" w:hAnsi="Calibri" w:cs="Calibri"/>
            <w:color w:val="000000"/>
            <w:kern w:val="0"/>
            <w:sz w:val="24"/>
            <w14:ligatures w14:val="none"/>
          </w:rPr>
          <w:fldChar w:fldCharType="begin"/>
        </w:r>
        <w:r w:rsidR="00523717">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523717">
          <w:rPr>
            <w:rFonts w:ascii="Calibri" w:eastAsia="宋体" w:hAnsi="Calibri" w:cs="Calibri" w:hint="eastAsia"/>
            <w:color w:val="000000"/>
            <w:kern w:val="0"/>
            <w:sz w:val="24"/>
            <w14:ligatures w14:val="none"/>
          </w:rPr>
          <w:instrText>,"source":"DOI.org (Crossref)","title":"Using nacelle</w:instrText>
        </w:r>
        <w:r w:rsidR="00523717">
          <w:rPr>
            <w:rFonts w:ascii="Calibri" w:eastAsia="宋体" w:hAnsi="Calibri" w:cs="Calibri" w:hint="eastAsia"/>
            <w:color w:val="000000"/>
            <w:kern w:val="0"/>
            <w:sz w:val="24"/>
            <w14:ligatures w14:val="none"/>
          </w:rPr>
          <w:instrText>‐</w:instrText>
        </w:r>
        <w:r w:rsidR="00523717">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523717">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523717">
          <w:rPr>
            <w:rFonts w:ascii="Calibri" w:eastAsia="宋体" w:hAnsi="Calibri" w:cs="Calibri"/>
            <w:color w:val="000000"/>
            <w:kern w:val="0"/>
            <w:sz w:val="24"/>
            <w14:ligatures w14:val="none"/>
          </w:rPr>
          <w:fldChar w:fldCharType="separate"/>
        </w:r>
        <w:r w:rsidR="00523717">
          <w:rPr>
            <w:rFonts w:ascii="Calibri" w:eastAsia="宋体" w:hAnsi="Calibri" w:cs="Calibri"/>
            <w:noProof/>
            <w:color w:val="000000"/>
            <w:kern w:val="0"/>
            <w:sz w:val="24"/>
            <w14:ligatures w14:val="none"/>
          </w:rPr>
          <w:t>2012)</w:t>
        </w:r>
        <w:r w:rsidR="00523717">
          <w:rPr>
            <w:rFonts w:ascii="Calibri" w:eastAsia="宋体" w:hAnsi="Calibri" w:cs="Calibri"/>
            <w:color w:val="000000"/>
            <w:kern w:val="0"/>
            <w:sz w:val="24"/>
            <w14:ligatures w14:val="none"/>
          </w:rPr>
          <w:fldChar w:fldCharType="end"/>
        </w:r>
      </w:ins>
      <w:r w:rsidR="00BE403F" w:rsidRPr="00BE403F">
        <w:rPr>
          <w:rFonts w:ascii="Calibri" w:eastAsia="宋体" w:hAnsi="Calibri" w:cs="Calibri"/>
          <w:color w:val="000000"/>
          <w:kern w:val="0"/>
          <w:sz w:val="24"/>
          <w14:ligatures w14:val="none"/>
        </w:rPr>
        <w:t>.</w:t>
      </w:r>
      <w:r w:rsidR="002F721D" w:rsidRPr="002F721D">
        <w:t xml:space="preserve"> </w:t>
      </w:r>
      <w:del w:id="84" w:author="Supeng Zhang" w:date="2025-12-01T00:03:00Z" w16du:dateUtc="2025-11-30T16:03:00Z">
        <w:r w:rsidR="002F721D" w:rsidRPr="002F721D" w:rsidDel="005D5FC8">
          <w:rPr>
            <w:rFonts w:ascii="Calibri" w:eastAsia="宋体" w:hAnsi="Calibri" w:cs="Calibri"/>
            <w:color w:val="000000"/>
            <w:kern w:val="0"/>
            <w:sz w:val="24"/>
            <w14:ligatures w14:val="none"/>
          </w:rPr>
          <w:delText>Consistent with this,</w:delText>
        </w:r>
      </w:del>
      <w:ins w:id="85" w:author="Supeng Zhang" w:date="2025-12-01T00:03:00Z" w16du:dateUtc="2025-11-30T16:03:00Z">
        <w:r w:rsidR="005D5FC8">
          <w:rPr>
            <w:rFonts w:ascii="Calibri" w:eastAsia="宋体" w:hAnsi="Calibri" w:cs="Calibri" w:hint="eastAsia"/>
            <w:color w:val="000000"/>
            <w:kern w:val="0"/>
            <w:sz w:val="24"/>
            <w14:ligatures w14:val="none"/>
          </w:rPr>
          <w:t>More</w:t>
        </w:r>
      </w:ins>
      <w:r w:rsidR="002F721D" w:rsidRPr="002F721D">
        <w:rPr>
          <w:rFonts w:ascii="Calibri" w:eastAsia="宋体" w:hAnsi="Calibri" w:cs="Calibri"/>
          <w:color w:val="000000"/>
          <w:kern w:val="0"/>
          <w:sz w:val="24"/>
          <w14:ligatures w14:val="none"/>
        </w:rPr>
        <w:t xml:space="preserve"> recent</w:t>
      </w:r>
      <w:ins w:id="86" w:author="Supeng Zhang" w:date="2025-12-01T00:03:00Z" w16du:dateUtc="2025-11-30T16:03:00Z">
        <w:r w:rsidR="005D5FC8">
          <w:rPr>
            <w:rFonts w:ascii="Calibri" w:eastAsia="宋体" w:hAnsi="Calibri" w:cs="Calibri" w:hint="eastAsia"/>
            <w:color w:val="000000"/>
            <w:kern w:val="0"/>
            <w:sz w:val="24"/>
            <w14:ligatures w14:val="none"/>
          </w:rPr>
          <w:t>ly,</w:t>
        </w:r>
      </w:ins>
      <w:r w:rsidR="002F721D" w:rsidRPr="002F721D">
        <w:rPr>
          <w:rFonts w:ascii="Calibri" w:eastAsia="宋体" w:hAnsi="Calibri" w:cs="Calibri"/>
          <w:color w:val="000000"/>
          <w:kern w:val="0"/>
          <w:sz w:val="24"/>
          <w14:ligatures w14:val="none"/>
        </w:rPr>
        <w:t xml:space="preserve"> </w:t>
      </w:r>
      <w:r w:rsidR="002F721D" w:rsidRPr="002F721D">
        <w:rPr>
          <w:rFonts w:ascii="Calibri" w:eastAsia="宋体" w:hAnsi="Calibri" w:cs="Calibri"/>
          <w:color w:val="000000"/>
          <w:kern w:val="0"/>
          <w:sz w:val="24"/>
          <w14:ligatures w14:val="none"/>
        </w:rPr>
        <w:lastRenderedPageBreak/>
        <w:t xml:space="preserve">explainable AI studies consistently ranked turbulent variables (turbulent kinetic energy and turbulence intensity) directly behind wind speed in </w:t>
      </w:r>
      <w:del w:id="87" w:author="Supeng Zhang" w:date="2025-12-01T00:04:00Z" w16du:dateUtc="2025-11-30T16:04:00Z">
        <w:r w:rsidR="002F721D" w:rsidRPr="002F721D" w:rsidDel="00041D05">
          <w:rPr>
            <w:rFonts w:ascii="Calibri" w:eastAsia="宋体" w:hAnsi="Calibri" w:cs="Calibri"/>
            <w:color w:val="000000"/>
            <w:kern w:val="0"/>
            <w:sz w:val="24"/>
            <w14:ligatures w14:val="none"/>
          </w:rPr>
          <w:delText xml:space="preserve">predictive </w:delText>
        </w:r>
      </w:del>
      <w:commentRangeStart w:id="88"/>
      <w:ins w:id="89" w:author="Supeng Zhang" w:date="2025-12-01T00:04:00Z" w16du:dateUtc="2025-11-30T16:04:00Z">
        <w:r w:rsidR="00041D05">
          <w:rPr>
            <w:rFonts w:ascii="Calibri" w:eastAsia="宋体" w:hAnsi="Calibri" w:cs="Calibri" w:hint="eastAsia"/>
            <w:color w:val="000000"/>
            <w:kern w:val="0"/>
            <w:sz w:val="24"/>
            <w14:ligatures w14:val="none"/>
          </w:rPr>
          <w:t>forecast</w:t>
        </w:r>
        <w:r w:rsidR="00041D05" w:rsidRPr="002F721D">
          <w:rPr>
            <w:rFonts w:ascii="Calibri" w:eastAsia="宋体" w:hAnsi="Calibri" w:cs="Calibri"/>
            <w:color w:val="000000"/>
            <w:kern w:val="0"/>
            <w:sz w:val="24"/>
            <w14:ligatures w14:val="none"/>
          </w:rPr>
          <w:t xml:space="preserve"> </w:t>
        </w:r>
        <w:commentRangeEnd w:id="88"/>
        <w:r w:rsidR="00041D05">
          <w:rPr>
            <w:rStyle w:val="af6"/>
          </w:rPr>
          <w:commentReference w:id="88"/>
        </w:r>
      </w:ins>
      <w:r w:rsidR="002F721D" w:rsidRPr="002F721D">
        <w:rPr>
          <w:rFonts w:ascii="Calibri" w:eastAsia="宋体" w:hAnsi="Calibri" w:cs="Calibri"/>
          <w:color w:val="000000"/>
          <w:kern w:val="0"/>
          <w:sz w:val="24"/>
          <w14:ligatures w14:val="none"/>
        </w:rPr>
        <w:t xml:space="preserve">importance </w:t>
      </w:r>
      <w:r w:rsidR="00960A35">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960A35">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 Kim &amp; Kim, 2023)</w:t>
      </w:r>
      <w:r w:rsidR="00960A35">
        <w:rPr>
          <w:rFonts w:ascii="Calibri" w:eastAsia="宋体" w:hAnsi="Calibri" w:cs="Calibri"/>
          <w:color w:val="000000"/>
          <w:kern w:val="0"/>
          <w:sz w:val="24"/>
          <w14:ligatures w14:val="none"/>
        </w:rPr>
        <w:fldChar w:fldCharType="end"/>
      </w:r>
      <w:r w:rsidR="002F721D" w:rsidRPr="002F721D">
        <w:rPr>
          <w:rFonts w:ascii="Calibri" w:eastAsia="宋体" w:hAnsi="Calibri" w:cs="Calibri"/>
          <w:color w:val="000000"/>
          <w:kern w:val="0"/>
          <w:sz w:val="24"/>
          <w14:ligatures w14:val="none"/>
        </w:rPr>
        <w:t>.</w:t>
      </w:r>
      <w:r w:rsidR="002F721D" w:rsidRPr="002F721D">
        <w:t xml:space="preserve"> </w:t>
      </w:r>
      <w:r w:rsidR="002F721D" w:rsidRPr="002F721D">
        <w:rPr>
          <w:rFonts w:ascii="Calibri" w:eastAsia="宋体" w:hAnsi="Calibri" w:cs="Calibri"/>
          <w:color w:val="000000"/>
          <w:kern w:val="0"/>
          <w:sz w:val="24"/>
          <w14:ligatures w14:val="none"/>
        </w:rPr>
        <w:t xml:space="preserve">These findings highlight that the </w:t>
      </w:r>
      <w:commentRangeStart w:id="90"/>
      <w:r w:rsidR="002F721D" w:rsidRPr="002F721D">
        <w:rPr>
          <w:rFonts w:ascii="Calibri" w:eastAsia="宋体" w:hAnsi="Calibri" w:cs="Calibri"/>
          <w:color w:val="000000"/>
          <w:kern w:val="0"/>
          <w:sz w:val="24"/>
          <w14:ligatures w14:val="none"/>
        </w:rPr>
        <w:t>predictive power of inputs</w:t>
      </w:r>
      <w:commentRangeEnd w:id="90"/>
      <w:r w:rsidR="00254221">
        <w:rPr>
          <w:rStyle w:val="af6"/>
        </w:rPr>
        <w:commentReference w:id="90"/>
      </w:r>
      <w:r w:rsidR="002F721D" w:rsidRPr="002F721D">
        <w:rPr>
          <w:rFonts w:ascii="Calibri" w:eastAsia="宋体" w:hAnsi="Calibri" w:cs="Calibri"/>
          <w:color w:val="000000"/>
          <w:kern w:val="0"/>
          <w:sz w:val="24"/>
          <w14:ligatures w14:val="none"/>
        </w:rPr>
        <w:t xml:space="preserve"> is highly dependent on both vertical </w:t>
      </w:r>
      <w:ins w:id="91" w:author="Supeng Zhang" w:date="2025-12-01T00:05:00Z" w16du:dateUtc="2025-11-30T16:05:00Z">
        <w:r w:rsidR="00254221">
          <w:rPr>
            <w:rFonts w:ascii="Calibri" w:eastAsia="宋体" w:hAnsi="Calibri" w:cs="Calibri" w:hint="eastAsia"/>
            <w:color w:val="000000"/>
            <w:kern w:val="0"/>
            <w:sz w:val="24"/>
            <w14:ligatures w14:val="none"/>
          </w:rPr>
          <w:t xml:space="preserve">wind speed </w:t>
        </w:r>
      </w:ins>
      <w:del w:id="92" w:author="Supeng Zhang" w:date="2025-12-01T00:05:00Z" w16du:dateUtc="2025-11-30T16:05:00Z">
        <w:r w:rsidR="002F721D" w:rsidRPr="002F721D" w:rsidDel="00254221">
          <w:rPr>
            <w:rFonts w:ascii="Calibri" w:eastAsia="宋体" w:hAnsi="Calibri" w:cs="Calibri"/>
            <w:color w:val="000000"/>
            <w:kern w:val="0"/>
            <w:sz w:val="24"/>
            <w14:ligatures w14:val="none"/>
          </w:rPr>
          <w:delText>structure</w:delText>
        </w:r>
      </w:del>
      <w:ins w:id="93" w:author="Supeng Zhang" w:date="2025-12-01T00:05:00Z" w16du:dateUtc="2025-11-30T16:05:00Z">
        <w:r w:rsidR="00254221">
          <w:rPr>
            <w:rFonts w:ascii="Calibri" w:eastAsia="宋体" w:hAnsi="Calibri" w:cs="Calibri" w:hint="eastAsia"/>
            <w:color w:val="000000"/>
            <w:kern w:val="0"/>
            <w:sz w:val="24"/>
            <w14:ligatures w14:val="none"/>
          </w:rPr>
          <w:t>distribution</w:t>
        </w:r>
      </w:ins>
      <w:r w:rsidR="002F721D" w:rsidRPr="002F721D">
        <w:rPr>
          <w:rFonts w:ascii="Calibri" w:eastAsia="宋体" w:hAnsi="Calibri" w:cs="Calibri"/>
          <w:color w:val="000000"/>
          <w:kern w:val="0"/>
          <w:sz w:val="24"/>
          <w14:ligatures w14:val="none"/>
        </w:rPr>
        <w:t xml:space="preserve"> and non-speed variables</w:t>
      </w:r>
      <w:del w:id="94" w:author="Supeng Zhang" w:date="2025-12-01T00:05:00Z" w16du:dateUtc="2025-11-30T16:05:00Z">
        <w:r w:rsidR="002F721D" w:rsidRPr="002F721D" w:rsidDel="003D5CAA">
          <w:rPr>
            <w:rFonts w:ascii="Calibri" w:eastAsia="宋体" w:hAnsi="Calibri" w:cs="Calibri"/>
            <w:color w:val="000000"/>
            <w:kern w:val="0"/>
            <w:sz w:val="24"/>
            <w14:ligatures w14:val="none"/>
          </w:rPr>
          <w:delText xml:space="preserve"> like turbulence</w:delText>
        </w:r>
        <w:r w:rsidR="002F721D" w:rsidRPr="002F721D" w:rsidDel="00C770D8">
          <w:rPr>
            <w:rFonts w:ascii="Calibri" w:eastAsia="宋体" w:hAnsi="Calibri" w:cs="Calibri"/>
            <w:color w:val="000000"/>
            <w:kern w:val="0"/>
            <w:sz w:val="24"/>
            <w14:ligatures w14:val="none"/>
          </w:rPr>
          <w:delText>, which are</w:delText>
        </w:r>
      </w:del>
      <w:r w:rsidR="002F721D" w:rsidRPr="002F721D">
        <w:rPr>
          <w:rFonts w:ascii="Calibri" w:eastAsia="宋体" w:hAnsi="Calibri" w:cs="Calibri"/>
          <w:color w:val="000000"/>
          <w:kern w:val="0"/>
          <w:sz w:val="24"/>
          <w14:ligatures w14:val="none"/>
        </w:rPr>
        <w:t xml:space="preserve"> tied to the flow regime</w:t>
      </w:r>
      <w:ins w:id="95" w:author="Supeng Zhang" w:date="2025-12-01T00:06:00Z" w16du:dateUtc="2025-11-30T16:06:00Z">
        <w:r w:rsidR="00BC3ED0">
          <w:rPr>
            <w:rFonts w:ascii="Calibri" w:eastAsia="宋体" w:hAnsi="Calibri" w:cs="Calibri" w:hint="eastAsia"/>
            <w:color w:val="000000"/>
            <w:kern w:val="0"/>
            <w:sz w:val="24"/>
            <w14:ligatures w14:val="none"/>
          </w:rPr>
          <w:t xml:space="preserve"> like </w:t>
        </w:r>
        <w:proofErr w:type="spellStart"/>
        <w:r w:rsidR="00BC3ED0">
          <w:rPr>
            <w:rFonts w:ascii="Calibri" w:eastAsia="宋体" w:hAnsi="Calibri" w:cs="Calibri" w:hint="eastAsia"/>
            <w:color w:val="000000"/>
            <w:kern w:val="0"/>
            <w:sz w:val="24"/>
            <w14:ligatures w14:val="none"/>
          </w:rPr>
          <w:t>tuebulence</w:t>
        </w:r>
      </w:ins>
      <w:proofErr w:type="spellEnd"/>
      <w:r w:rsidR="002F721D" w:rsidRPr="002F721D">
        <w:rPr>
          <w:rFonts w:ascii="Calibri" w:eastAsia="宋体" w:hAnsi="Calibri" w:cs="Calibri"/>
          <w:color w:val="000000"/>
          <w:kern w:val="0"/>
          <w:sz w:val="24"/>
          <w14:ligatures w14:val="none"/>
        </w:rPr>
        <w:t>.</w:t>
      </w:r>
      <w:r w:rsidR="00BE403F" w:rsidRPr="00BE403F">
        <w:rPr>
          <w:rFonts w:ascii="Calibri" w:eastAsia="宋体" w:hAnsi="Calibri" w:cs="Calibri"/>
          <w:color w:val="000000"/>
          <w:kern w:val="0"/>
          <w:sz w:val="24"/>
          <w14:ligatures w14:val="none"/>
        </w:rPr>
        <w:t xml:space="preserve"> </w:t>
      </w:r>
    </w:p>
    <w:p w14:paraId="638E1671" w14:textId="0A279C24" w:rsidR="001F1B4A" w:rsidRDefault="001F1B4A" w:rsidP="005E7115">
      <w:pPr>
        <w:widowControl/>
        <w:spacing w:before="100" w:beforeAutospacing="1" w:after="100" w:afterAutospacing="1" w:line="360" w:lineRule="auto"/>
        <w:rPr>
          <w:rFonts w:ascii="Calibri" w:eastAsia="宋体" w:hAnsi="Calibri" w:cs="Calibri"/>
          <w:color w:val="000000"/>
          <w:kern w:val="0"/>
          <w:sz w:val="24"/>
          <w14:ligatures w14:val="none"/>
        </w:rPr>
      </w:pPr>
      <w:commentRangeStart w:id="96"/>
      <w:r w:rsidRPr="001F1B4A">
        <w:rPr>
          <w:rFonts w:ascii="Calibri" w:eastAsia="宋体" w:hAnsi="Calibri" w:cs="Calibri"/>
          <w:color w:val="000000"/>
          <w:kern w:val="0"/>
          <w:sz w:val="24"/>
          <w14:ligatures w14:val="none"/>
        </w:rPr>
        <w:t xml:space="preserve">Motivated by the documented shortcomings of single-height inputs, recent deep learning studies at the wind farm scale have empirically demonstrated the benefit of integrating multi-height wind measurements, leading to improved power estimation compared with hub-height baselines </w:t>
      </w:r>
      <w:r>
        <w:rPr>
          <w:rFonts w:ascii="Calibri" w:eastAsia="宋体" w:hAnsi="Calibri" w:cs="Calibri"/>
          <w:color w:val="000000"/>
          <w:kern w:val="0"/>
          <w:sz w:val="24"/>
          <w14:ligatures w14:val="none"/>
        </w:rPr>
        <w:fldChar w:fldCharType="begin"/>
      </w:r>
      <w:r>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le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ed vertical wind pro</w:instrText>
      </w:r>
      <w:r>
        <w:rPr>
          <w:rFonts w:ascii="Times New Roman" w:eastAsia="宋体" w:hAnsi="Times New Roman" w:cs="Times New Roman"/>
          <w:color w:val="000000"/>
          <w:kern w:val="0"/>
          <w:sz w:val="24"/>
          <w14:ligatures w14:val="none"/>
        </w:rPr>
        <w:instrText>ﬁ</w:instrText>
      </w:r>
      <w:r>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Pr>
          <w:rFonts w:ascii="Calibri" w:eastAsia="宋体" w:hAnsi="Calibri" w:cs="Calibri"/>
          <w:color w:val="000000"/>
          <w:kern w:val="0"/>
          <w:sz w:val="24"/>
          <w14:ligatures w14:val="none"/>
        </w:rPr>
        <w:fldChar w:fldCharType="separate"/>
      </w:r>
      <w:r>
        <w:rPr>
          <w:rFonts w:ascii="Calibri" w:eastAsia="宋体" w:hAnsi="Calibri" w:cs="Calibri"/>
          <w:noProof/>
          <w:color w:val="000000"/>
          <w:kern w:val="0"/>
          <w:sz w:val="24"/>
          <w14:ligatures w14:val="none"/>
        </w:rPr>
        <w:t>(Sasser et al., 2022; Sebastiani et al., 2024)</w:t>
      </w:r>
      <w:r>
        <w:rPr>
          <w:rFonts w:ascii="Calibri" w:eastAsia="宋体" w:hAnsi="Calibri" w:cs="Calibri"/>
          <w:color w:val="000000"/>
          <w:kern w:val="0"/>
          <w:sz w:val="24"/>
          <w14:ligatures w14:val="none"/>
        </w:rPr>
        <w:fldChar w:fldCharType="end"/>
      </w:r>
      <w:r w:rsidRPr="001F1B4A">
        <w:rPr>
          <w:rFonts w:ascii="Calibri" w:eastAsia="宋体" w:hAnsi="Calibri" w:cs="Calibri"/>
          <w:color w:val="000000"/>
          <w:kern w:val="0"/>
          <w:sz w:val="24"/>
          <w14:ligatures w14:val="none"/>
        </w:rPr>
        <w:t>. However, these works lack the mechanistic explanation needed to inform adaptive feature selection. They generally apply multi-height inputs globally, failing to disentangle or exploit the differentiated physical dynamics between the free-stream and wake-flow regimes. This limits their ability to explain why specific non-hub heights capture the atmospheric forcing relevant to farm power.</w:t>
      </w:r>
      <w:commentRangeEnd w:id="96"/>
      <w:r w:rsidR="00AD4A8B">
        <w:rPr>
          <w:rStyle w:val="af6"/>
        </w:rPr>
        <w:commentReference w:id="96"/>
      </w:r>
    </w:p>
    <w:p w14:paraId="0F8D7574" w14:textId="437BBBDE" w:rsidR="002F721D" w:rsidRDefault="002F721D" w:rsidP="005E7115">
      <w:pPr>
        <w:widowControl/>
        <w:spacing w:before="100" w:beforeAutospacing="1" w:after="100" w:afterAutospacing="1" w:line="360" w:lineRule="auto"/>
        <w:rPr>
          <w:rFonts w:ascii="Calibri" w:eastAsia="宋体" w:hAnsi="Calibri" w:cs="Calibri"/>
          <w:color w:val="000000"/>
          <w:kern w:val="0"/>
          <w:sz w:val="24"/>
          <w14:ligatures w14:val="none"/>
        </w:rPr>
      </w:pPr>
      <w:del w:id="97" w:author="Supeng Zhang" w:date="2025-12-01T00:13:00Z" w16du:dateUtc="2025-11-30T16:13:00Z">
        <w:r w:rsidRPr="002F721D" w:rsidDel="00F62294">
          <w:rPr>
            <w:rFonts w:ascii="Calibri" w:eastAsia="宋体" w:hAnsi="Calibri" w:cs="Calibri"/>
            <w:color w:val="000000"/>
            <w:kern w:val="0"/>
            <w:sz w:val="24"/>
            <w14:ligatures w14:val="none"/>
          </w:rPr>
          <w:delText>Synthesizing existing</w:delText>
        </w:r>
      </w:del>
      <w:ins w:id="98" w:author="Supeng Zhang" w:date="2025-12-01T00:13:00Z" w16du:dateUtc="2025-11-30T16:13:00Z">
        <w:r w:rsidR="00F62294">
          <w:rPr>
            <w:rFonts w:ascii="Calibri" w:eastAsia="宋体" w:hAnsi="Calibri" w:cs="Calibri" w:hint="eastAsia"/>
            <w:color w:val="000000"/>
            <w:kern w:val="0"/>
            <w:sz w:val="24"/>
            <w14:ligatures w14:val="none"/>
          </w:rPr>
          <w:t>The above</w:t>
        </w:r>
      </w:ins>
      <w:r w:rsidRPr="002F721D">
        <w:rPr>
          <w:rFonts w:ascii="Calibri" w:eastAsia="宋体" w:hAnsi="Calibri" w:cs="Calibri"/>
          <w:color w:val="000000"/>
          <w:kern w:val="0"/>
          <w:sz w:val="24"/>
          <w14:ligatures w14:val="none"/>
        </w:rPr>
        <w:t xml:space="preserve"> evidence reveals three fundamental gaps </w:t>
      </w:r>
      <w:del w:id="99" w:author="Supeng Zhang" w:date="2025-12-01T00:13:00Z" w16du:dateUtc="2025-11-30T16:13:00Z">
        <w:r w:rsidRPr="002F721D" w:rsidDel="00AD4A8B">
          <w:rPr>
            <w:rFonts w:ascii="Calibri" w:eastAsia="宋体" w:hAnsi="Calibri" w:cs="Calibri"/>
            <w:color w:val="000000"/>
            <w:kern w:val="0"/>
            <w:sz w:val="24"/>
            <w14:ligatures w14:val="none"/>
          </w:rPr>
          <w:delText xml:space="preserve">that </w:delText>
        </w:r>
      </w:del>
      <w:r w:rsidRPr="002F721D">
        <w:rPr>
          <w:rFonts w:ascii="Calibri" w:eastAsia="宋体" w:hAnsi="Calibri" w:cs="Calibri"/>
          <w:color w:val="000000"/>
          <w:kern w:val="0"/>
          <w:sz w:val="24"/>
          <w14:ligatures w14:val="none"/>
        </w:rPr>
        <w:t>limit</w:t>
      </w:r>
      <w:ins w:id="100" w:author="Supeng Zhang" w:date="2025-12-01T00:13:00Z" w16du:dateUtc="2025-11-30T16:13:00Z">
        <w:r w:rsidR="00AD4A8B">
          <w:rPr>
            <w:rFonts w:ascii="Calibri" w:eastAsia="宋体" w:hAnsi="Calibri" w:cs="Calibri" w:hint="eastAsia"/>
            <w:color w:val="000000"/>
            <w:kern w:val="0"/>
            <w:sz w:val="24"/>
            <w14:ligatures w14:val="none"/>
          </w:rPr>
          <w:t>ing</w:t>
        </w:r>
      </w:ins>
      <w:r w:rsidRPr="002F721D">
        <w:rPr>
          <w:rFonts w:ascii="Calibri" w:eastAsia="宋体" w:hAnsi="Calibri" w:cs="Calibri"/>
          <w:color w:val="000000"/>
          <w:kern w:val="0"/>
          <w:sz w:val="24"/>
          <w14:ligatures w14:val="none"/>
        </w:rPr>
        <w:t xml:space="preserve"> the </w:t>
      </w:r>
      <w:del w:id="101" w:author="Supeng Zhang" w:date="2025-12-01T00:14:00Z" w16du:dateUtc="2025-11-30T16:14:00Z">
        <w:r w:rsidRPr="002F721D" w:rsidDel="005F29C8">
          <w:rPr>
            <w:rFonts w:ascii="Calibri" w:eastAsia="宋体" w:hAnsi="Calibri" w:cs="Calibri"/>
            <w:color w:val="000000"/>
            <w:kern w:val="0"/>
            <w:sz w:val="24"/>
            <w14:ligatures w14:val="none"/>
          </w:rPr>
          <w:delText xml:space="preserve">translation </w:delText>
        </w:r>
      </w:del>
      <w:proofErr w:type="spellStart"/>
      <w:ins w:id="102" w:author="Supeng Zhang" w:date="2025-12-01T00:14:00Z" w16du:dateUtc="2025-11-30T16:14:00Z">
        <w:r w:rsidR="005F29C8">
          <w:rPr>
            <w:rFonts w:ascii="Calibri" w:eastAsia="宋体" w:hAnsi="Calibri" w:cs="Calibri" w:hint="eastAsia"/>
            <w:color w:val="000000"/>
            <w:kern w:val="0"/>
            <w:sz w:val="24"/>
            <w14:ligatures w14:val="none"/>
          </w:rPr>
          <w:t>applicaiton</w:t>
        </w:r>
        <w:proofErr w:type="spellEnd"/>
        <w:r w:rsidR="005F29C8" w:rsidRPr="002F721D">
          <w:rPr>
            <w:rFonts w:ascii="Calibri" w:eastAsia="宋体" w:hAnsi="Calibri" w:cs="Calibri"/>
            <w:color w:val="000000"/>
            <w:kern w:val="0"/>
            <w:sz w:val="24"/>
            <w14:ligatures w14:val="none"/>
          </w:rPr>
          <w:t xml:space="preserve"> </w:t>
        </w:r>
      </w:ins>
      <w:r w:rsidRPr="002F721D">
        <w:rPr>
          <w:rFonts w:ascii="Calibri" w:eastAsia="宋体" w:hAnsi="Calibri" w:cs="Calibri"/>
          <w:color w:val="000000"/>
          <w:kern w:val="0"/>
          <w:sz w:val="24"/>
          <w14:ligatures w14:val="none"/>
        </w:rPr>
        <w:t xml:space="preserve">of physical insights </w:t>
      </w:r>
      <w:del w:id="103" w:author="Supeng Zhang" w:date="2025-12-01T00:14:00Z" w16du:dateUtc="2025-11-30T16:14:00Z">
        <w:r w:rsidRPr="002F721D" w:rsidDel="005F29C8">
          <w:rPr>
            <w:rFonts w:ascii="Calibri" w:eastAsia="宋体" w:hAnsi="Calibri" w:cs="Calibri"/>
            <w:color w:val="000000"/>
            <w:kern w:val="0"/>
            <w:sz w:val="24"/>
            <w14:ligatures w14:val="none"/>
          </w:rPr>
          <w:delText xml:space="preserve">into </w:delText>
        </w:r>
        <w:r w:rsidRPr="002F721D" w:rsidDel="00353B66">
          <w:rPr>
            <w:rFonts w:ascii="Calibri" w:eastAsia="宋体" w:hAnsi="Calibri" w:cs="Calibri"/>
            <w:color w:val="000000"/>
            <w:kern w:val="0"/>
            <w:sz w:val="24"/>
            <w14:ligatures w14:val="none"/>
          </w:rPr>
          <w:delText xml:space="preserve">operational </w:delText>
        </w:r>
        <w:r w:rsidRPr="002F721D" w:rsidDel="005F29C8">
          <w:rPr>
            <w:rFonts w:ascii="Calibri" w:eastAsia="宋体" w:hAnsi="Calibri" w:cs="Calibri"/>
            <w:color w:val="000000"/>
            <w:kern w:val="0"/>
            <w:sz w:val="24"/>
            <w14:ligatures w14:val="none"/>
          </w:rPr>
          <w:delText>forecasting strategies</w:delText>
        </w:r>
      </w:del>
      <w:ins w:id="104" w:author="Supeng Zhang" w:date="2025-12-01T00:14:00Z" w16du:dateUtc="2025-11-30T16:14:00Z">
        <w:r w:rsidR="005F29C8">
          <w:rPr>
            <w:rFonts w:ascii="Calibri" w:eastAsia="宋体" w:hAnsi="Calibri" w:cs="Calibri" w:hint="eastAsia"/>
            <w:color w:val="000000"/>
            <w:kern w:val="0"/>
            <w:sz w:val="24"/>
            <w14:ligatures w14:val="none"/>
          </w:rPr>
          <w:t>in farm-scale wind speed forecast</w:t>
        </w:r>
      </w:ins>
      <w:r w:rsidRPr="002F721D">
        <w:rPr>
          <w:rFonts w:ascii="Calibri" w:eastAsia="宋体" w:hAnsi="Calibri" w:cs="Calibri"/>
          <w:color w:val="000000"/>
          <w:kern w:val="0"/>
          <w:sz w:val="24"/>
          <w14:ligatures w14:val="none"/>
        </w:rPr>
        <w:t>. First, the governing atmospheric timescales remain unclear, hindering the physic</w:t>
      </w:r>
      <w:ins w:id="105" w:author="Supeng Zhang" w:date="2025-12-01T00:15:00Z" w16du:dateUtc="2025-11-30T16:15:00Z">
        <w:r w:rsidR="00A46AD2">
          <w:rPr>
            <w:rFonts w:ascii="Calibri" w:eastAsia="宋体" w:hAnsi="Calibri" w:cs="Calibri" w:hint="eastAsia"/>
            <w:color w:val="000000"/>
            <w:kern w:val="0"/>
            <w:sz w:val="24"/>
            <w14:ligatures w14:val="none"/>
          </w:rPr>
          <w:t>s</w:t>
        </w:r>
      </w:ins>
      <w:del w:id="106" w:author="Supeng Zhang" w:date="2025-12-01T00:15:00Z" w16du:dateUtc="2025-11-30T16:15:00Z">
        <w:r w:rsidRPr="002F721D" w:rsidDel="00A46AD2">
          <w:rPr>
            <w:rFonts w:ascii="Calibri" w:eastAsia="宋体" w:hAnsi="Calibri" w:cs="Calibri"/>
            <w:color w:val="000000"/>
            <w:kern w:val="0"/>
            <w:sz w:val="24"/>
            <w14:ligatures w14:val="none"/>
          </w:rPr>
          <w:delText>al grounding</w:delText>
        </w:r>
      </w:del>
      <w:r w:rsidRPr="002F721D">
        <w:rPr>
          <w:rFonts w:ascii="Calibri" w:eastAsia="宋体" w:hAnsi="Calibri" w:cs="Calibri"/>
          <w:color w:val="000000"/>
          <w:kern w:val="0"/>
          <w:sz w:val="24"/>
          <w14:ligatures w14:val="none"/>
        </w:rPr>
        <w:t xml:space="preserve"> of feature selection and failing to explain anomalies such as the 10 m correlation</w:t>
      </w:r>
      <w:ins w:id="107" w:author="Supeng Zhang" w:date="2025-12-01T00:15:00Z" w16du:dateUtc="2025-11-30T16:15:00Z">
        <w:r w:rsidR="006B6612">
          <w:rPr>
            <w:rFonts w:ascii="Calibri" w:eastAsia="宋体" w:hAnsi="Calibri" w:cs="Calibri" w:hint="eastAsia"/>
            <w:color w:val="000000"/>
            <w:kern w:val="0"/>
            <w:sz w:val="24"/>
            <w14:ligatures w14:val="none"/>
          </w:rPr>
          <w:t xml:space="preserve"> </w:t>
        </w:r>
        <w:proofErr w:type="gramStart"/>
        <w:r w:rsidR="006B6612">
          <w:rPr>
            <w:rFonts w:ascii="Calibri" w:eastAsia="宋体" w:hAnsi="Calibri" w:cs="Calibri" w:hint="eastAsia"/>
            <w:color w:val="000000"/>
            <w:kern w:val="0"/>
            <w:sz w:val="24"/>
            <w14:ligatures w14:val="none"/>
          </w:rPr>
          <w:t>with?</w:t>
        </w:r>
      </w:ins>
      <w:r w:rsidRPr="002F721D">
        <w:rPr>
          <w:rFonts w:ascii="Calibri" w:eastAsia="宋体" w:hAnsi="Calibri" w:cs="Calibri"/>
          <w:color w:val="000000"/>
          <w:kern w:val="0"/>
          <w:sz w:val="24"/>
          <w14:ligatures w14:val="none"/>
        </w:rPr>
        <w:t>.</w:t>
      </w:r>
      <w:proofErr w:type="gramEnd"/>
      <w:r w:rsidRPr="002F721D">
        <w:rPr>
          <w:rFonts w:ascii="Calibri" w:eastAsia="宋体" w:hAnsi="Calibri" w:cs="Calibri"/>
          <w:color w:val="000000"/>
          <w:kern w:val="0"/>
          <w:sz w:val="24"/>
          <w14:ligatures w14:val="none"/>
        </w:rPr>
        <w:t xml:space="preserve"> Second, free-stream and wake-flow regimes exhibit distinct dynamics, yet few studies thoroughly compare feature importance across these regimes, limiting adaptive feature selection under mixed observational conditions. Third, despite extensive knowledge of wind </w:t>
      </w:r>
      <w:ins w:id="108" w:author="Supeng Zhang" w:date="2025-12-01T00:16:00Z" w16du:dateUtc="2025-11-30T16:16:00Z">
        <w:r w:rsidR="000B04C1">
          <w:rPr>
            <w:rFonts w:ascii="Calibri" w:eastAsia="宋体" w:hAnsi="Calibri" w:cs="Calibri" w:hint="eastAsia"/>
            <w:color w:val="000000"/>
            <w:kern w:val="0"/>
            <w:sz w:val="24"/>
            <w14:ligatures w14:val="none"/>
          </w:rPr>
          <w:t xml:space="preserve">speed </w:t>
        </w:r>
      </w:ins>
      <w:r w:rsidRPr="002F721D">
        <w:rPr>
          <w:rFonts w:ascii="Calibri" w:eastAsia="宋体" w:hAnsi="Calibri" w:cs="Calibri"/>
          <w:color w:val="000000"/>
          <w:kern w:val="0"/>
          <w:sz w:val="24"/>
          <w14:ligatures w14:val="none"/>
        </w:rPr>
        <w:t>profile</w:t>
      </w:r>
      <w:del w:id="109" w:author="Supeng Zhang" w:date="2025-12-01T00:16:00Z" w16du:dateUtc="2025-11-30T16:16:00Z">
        <w:r w:rsidRPr="002F721D" w:rsidDel="005E1590">
          <w:rPr>
            <w:rFonts w:ascii="Calibri" w:eastAsia="宋体" w:hAnsi="Calibri" w:cs="Calibri"/>
            <w:color w:val="000000"/>
            <w:kern w:val="0"/>
            <w:sz w:val="24"/>
            <w14:ligatures w14:val="none"/>
          </w:rPr>
          <w:delText xml:space="preserve"> structure</w:delText>
        </w:r>
      </w:del>
      <w:r w:rsidRPr="002F721D">
        <w:rPr>
          <w:rFonts w:ascii="Calibri" w:eastAsia="宋体" w:hAnsi="Calibri" w:cs="Calibri"/>
          <w:color w:val="000000"/>
          <w:kern w:val="0"/>
          <w:sz w:val="24"/>
          <w14:ligatures w14:val="none"/>
        </w:rPr>
        <w:t xml:space="preserve">, </w:t>
      </w:r>
      <w:commentRangeStart w:id="110"/>
      <w:r w:rsidRPr="002F721D">
        <w:rPr>
          <w:rFonts w:ascii="Calibri" w:eastAsia="宋体" w:hAnsi="Calibri" w:cs="Calibri"/>
          <w:color w:val="000000"/>
          <w:kern w:val="0"/>
          <w:sz w:val="24"/>
          <w14:ligatures w14:val="none"/>
        </w:rPr>
        <w:t>stability</w:t>
      </w:r>
      <w:commentRangeEnd w:id="110"/>
      <w:r w:rsidR="00DD7DB6">
        <w:rPr>
          <w:rStyle w:val="af6"/>
        </w:rPr>
        <w:commentReference w:id="110"/>
      </w:r>
      <w:r w:rsidRPr="002F721D">
        <w:rPr>
          <w:rFonts w:ascii="Calibri" w:eastAsia="宋体" w:hAnsi="Calibri" w:cs="Calibri"/>
          <w:color w:val="000000"/>
          <w:kern w:val="0"/>
          <w:sz w:val="24"/>
          <w14:ligatures w14:val="none"/>
        </w:rPr>
        <w:t>, and turbulence, these physical insights have not been translated into operational day-ahead forecasting strategies</w:t>
      </w:r>
      <w:commentRangeStart w:id="111"/>
      <w:del w:id="112" w:author="Supeng Zhang" w:date="2025-12-01T00:17:00Z" w16du:dateUtc="2025-11-30T16:17:00Z">
        <w:r w:rsidRPr="002F721D" w:rsidDel="00DD7DB6">
          <w:rPr>
            <w:rFonts w:ascii="Calibri" w:eastAsia="宋体" w:hAnsi="Calibri" w:cs="Calibri"/>
            <w:color w:val="000000"/>
            <w:kern w:val="0"/>
            <w:sz w:val="24"/>
            <w14:ligatures w14:val="none"/>
          </w:rPr>
          <w:delText>, which still rely primarily on empirical hub-height inputs</w:delText>
        </w:r>
      </w:del>
      <w:commentRangeEnd w:id="111"/>
      <w:r w:rsidR="00DD7DB6">
        <w:rPr>
          <w:rStyle w:val="af6"/>
        </w:rPr>
        <w:commentReference w:id="111"/>
      </w:r>
      <w:r w:rsidRPr="002F721D">
        <w:rPr>
          <w:rFonts w:ascii="Calibri" w:eastAsia="宋体" w:hAnsi="Calibri" w:cs="Calibri"/>
          <w:color w:val="000000"/>
          <w:kern w:val="0"/>
          <w:sz w:val="24"/>
          <w14:ligatures w14:val="none"/>
        </w:rPr>
        <w:t>.</w:t>
      </w:r>
    </w:p>
    <w:p w14:paraId="487AB1BF" w14:textId="64F987DF" w:rsidR="00671094" w:rsidDel="00506207" w:rsidRDefault="007571CF" w:rsidP="005E7115">
      <w:pPr>
        <w:widowControl/>
        <w:spacing w:before="100" w:beforeAutospacing="1" w:after="100" w:afterAutospacing="1" w:line="360" w:lineRule="auto"/>
        <w:rPr>
          <w:del w:id="113" w:author="Supeng Zhang" w:date="2025-12-01T00:27:00Z" w16du:dateUtc="2025-11-30T16:27:00Z"/>
          <w:rFonts w:ascii="Calibri" w:eastAsia="宋体" w:hAnsi="Calibri" w:cs="Calibri"/>
          <w:color w:val="000000"/>
          <w:kern w:val="0"/>
          <w:sz w:val="24"/>
          <w14:ligatures w14:val="none"/>
        </w:rPr>
      </w:pPr>
      <w:ins w:id="114" w:author="Supeng Zhang" w:date="2025-12-01T00:19:00Z" w16du:dateUtc="2025-11-30T16:19:00Z">
        <w:r>
          <w:rPr>
            <w:rFonts w:ascii="Calibri" w:eastAsia="宋体" w:hAnsi="Calibri" w:cs="Calibri" w:hint="eastAsia"/>
            <w:color w:val="000000"/>
            <w:kern w:val="0"/>
            <w:sz w:val="24"/>
            <w14:ligatures w14:val="none"/>
          </w:rPr>
          <w:t xml:space="preserve">In </w:t>
        </w:r>
        <w:r w:rsidR="00460D2C">
          <w:rPr>
            <w:rFonts w:ascii="Calibri" w:eastAsia="宋体" w:hAnsi="Calibri" w:cs="Calibri" w:hint="eastAsia"/>
            <w:color w:val="000000"/>
            <w:kern w:val="0"/>
            <w:sz w:val="24"/>
            <w14:ligatures w14:val="none"/>
          </w:rPr>
          <w:t xml:space="preserve">this study, </w:t>
        </w:r>
      </w:ins>
      <w:del w:id="115" w:author="Supeng Zhang" w:date="2025-12-01T00:19:00Z" w16du:dateUtc="2025-11-30T16:19:00Z">
        <w:r w:rsidR="005E7115" w:rsidRPr="005E7115" w:rsidDel="00460D2C">
          <w:rPr>
            <w:rFonts w:ascii="Calibri" w:eastAsia="宋体" w:hAnsi="Calibri" w:cs="Calibri"/>
            <w:color w:val="000000"/>
            <w:kern w:val="0"/>
            <w:sz w:val="24"/>
            <w14:ligatures w14:val="none"/>
          </w:rPr>
          <w:delText>T</w:delText>
        </w:r>
      </w:del>
      <w:ins w:id="116" w:author="Supeng Zhang" w:date="2025-12-01T00:19:00Z" w16du:dateUtc="2025-11-30T16:19:00Z">
        <w:r w:rsidR="00460D2C">
          <w:rPr>
            <w:rFonts w:ascii="Calibri" w:eastAsia="宋体" w:hAnsi="Calibri" w:cs="Calibri" w:hint="eastAsia"/>
            <w:color w:val="000000"/>
            <w:kern w:val="0"/>
            <w:sz w:val="24"/>
            <w14:ligatures w14:val="none"/>
          </w:rPr>
          <w:t>t</w:t>
        </w:r>
      </w:ins>
      <w:r w:rsidR="005E7115" w:rsidRPr="005E7115">
        <w:rPr>
          <w:rFonts w:ascii="Calibri" w:eastAsia="宋体" w:hAnsi="Calibri" w:cs="Calibri"/>
          <w:color w:val="000000"/>
          <w:kern w:val="0"/>
          <w:sz w:val="24"/>
          <w14:ligatures w14:val="none"/>
        </w:rPr>
        <w:t xml:space="preserve">o address </w:t>
      </w:r>
      <w:commentRangeStart w:id="117"/>
      <w:r w:rsidR="005E7115" w:rsidRPr="005E7115">
        <w:rPr>
          <w:rFonts w:ascii="Calibri" w:eastAsia="宋体" w:hAnsi="Calibri" w:cs="Calibri"/>
          <w:color w:val="000000"/>
          <w:kern w:val="0"/>
          <w:sz w:val="24"/>
          <w14:ligatures w14:val="none"/>
        </w:rPr>
        <w:t>these issues</w:t>
      </w:r>
      <w:commentRangeEnd w:id="117"/>
      <w:r w:rsidR="00457F12">
        <w:rPr>
          <w:rStyle w:val="af6"/>
        </w:rPr>
        <w:commentReference w:id="117"/>
      </w:r>
      <w:r w:rsidR="005E7115" w:rsidRPr="005E7115">
        <w:rPr>
          <w:rFonts w:ascii="Calibri" w:eastAsia="宋体" w:hAnsi="Calibri" w:cs="Calibri"/>
          <w:color w:val="000000"/>
          <w:kern w:val="0"/>
          <w:sz w:val="24"/>
          <w14:ligatures w14:val="none"/>
        </w:rPr>
        <w:t xml:space="preserve">, </w:t>
      </w:r>
      <w:del w:id="118" w:author="Supeng Zhang" w:date="2025-12-01T00:20:00Z" w16du:dateUtc="2025-11-30T16:20:00Z">
        <w:r w:rsidR="005E7115" w:rsidRPr="005E7115" w:rsidDel="00457F12">
          <w:rPr>
            <w:rFonts w:ascii="Calibri" w:eastAsia="宋体" w:hAnsi="Calibri" w:cs="Calibri"/>
            <w:color w:val="000000"/>
            <w:kern w:val="0"/>
            <w:sz w:val="24"/>
            <w14:ligatures w14:val="none"/>
          </w:rPr>
          <w:delText>this study</w:delText>
        </w:r>
      </w:del>
      <w:commentRangeStart w:id="119"/>
      <w:ins w:id="120" w:author="Supeng Zhang" w:date="2025-12-01T00:20:00Z" w16du:dateUtc="2025-11-30T16:20:00Z">
        <w:r w:rsidR="00457F12">
          <w:rPr>
            <w:rFonts w:ascii="Calibri" w:eastAsia="宋体" w:hAnsi="Calibri" w:cs="Calibri" w:hint="eastAsia"/>
            <w:color w:val="000000"/>
            <w:kern w:val="0"/>
            <w:sz w:val="24"/>
            <w14:ligatures w14:val="none"/>
          </w:rPr>
          <w:t>we</w:t>
        </w:r>
      </w:ins>
      <w:commentRangeEnd w:id="119"/>
      <w:ins w:id="121" w:author="Supeng Zhang" w:date="2025-12-01T00:26:00Z" w16du:dateUtc="2025-11-30T16:26:00Z">
        <w:r w:rsidR="00316F83">
          <w:rPr>
            <w:rStyle w:val="af6"/>
          </w:rPr>
          <w:commentReference w:id="119"/>
        </w:r>
      </w:ins>
      <w:r w:rsidR="005E7115" w:rsidRPr="005E7115">
        <w:rPr>
          <w:rFonts w:ascii="Calibri" w:eastAsia="宋体" w:hAnsi="Calibri" w:cs="Calibri"/>
          <w:color w:val="000000"/>
          <w:kern w:val="0"/>
          <w:sz w:val="24"/>
          <w14:ligatures w14:val="none"/>
        </w:rPr>
        <w:t xml:space="preserve"> use</w:t>
      </w:r>
      <w:ins w:id="122" w:author="Supeng Zhang" w:date="2025-12-01T00:20:00Z" w16du:dateUtc="2025-11-30T16:20:00Z">
        <w:r w:rsidR="00457F12">
          <w:rPr>
            <w:rFonts w:ascii="Calibri" w:eastAsia="宋体" w:hAnsi="Calibri" w:cs="Calibri" w:hint="eastAsia"/>
            <w:color w:val="000000"/>
            <w:kern w:val="0"/>
            <w:sz w:val="24"/>
            <w14:ligatures w14:val="none"/>
          </w:rPr>
          <w:t>d</w:t>
        </w:r>
      </w:ins>
      <w:del w:id="123" w:author="Supeng Zhang" w:date="2025-12-01T00:20:00Z" w16du:dateUtc="2025-11-30T16:20:00Z">
        <w:r w:rsidR="005E7115" w:rsidRPr="005E7115" w:rsidDel="00457F12">
          <w:rPr>
            <w:rFonts w:ascii="Calibri" w:eastAsia="宋体" w:hAnsi="Calibri" w:cs="Calibri"/>
            <w:color w:val="000000"/>
            <w:kern w:val="0"/>
            <w:sz w:val="24"/>
            <w14:ligatures w14:val="none"/>
          </w:rPr>
          <w:delText>s</w:delText>
        </w:r>
      </w:del>
      <w:r w:rsidR="005E7115" w:rsidRPr="005E7115">
        <w:rPr>
          <w:rFonts w:ascii="Calibri" w:eastAsia="宋体" w:hAnsi="Calibri" w:cs="Calibri"/>
          <w:color w:val="000000"/>
          <w:kern w:val="0"/>
          <w:sz w:val="24"/>
          <w14:ligatures w14:val="none"/>
        </w:rPr>
        <w:t xml:space="preserve"> full-profile wind observations (10 m, 30 m, 50 m, 70 m) together with </w:t>
      </w:r>
      <w:del w:id="124" w:author="Supeng Zhang" w:date="2025-12-01T00:19:00Z" w16du:dateUtc="2025-11-30T16:19:00Z">
        <w:r w:rsidR="005E7115" w:rsidRPr="005E7115" w:rsidDel="007571CF">
          <w:rPr>
            <w:rFonts w:ascii="Calibri" w:eastAsia="宋体" w:hAnsi="Calibri" w:cs="Calibri"/>
            <w:color w:val="000000"/>
            <w:kern w:val="0"/>
            <w:sz w:val="24"/>
            <w14:ligatures w14:val="none"/>
          </w:rPr>
          <w:delText xml:space="preserve">whole-farm </w:delText>
        </w:r>
      </w:del>
      <w:commentRangeStart w:id="125"/>
      <w:r w:rsidR="005E7115" w:rsidRPr="005E7115">
        <w:rPr>
          <w:rFonts w:ascii="Calibri" w:eastAsia="宋体" w:hAnsi="Calibri" w:cs="Calibri"/>
          <w:color w:val="000000"/>
          <w:kern w:val="0"/>
          <w:sz w:val="24"/>
          <w14:ligatures w14:val="none"/>
        </w:rPr>
        <w:t>power production</w:t>
      </w:r>
      <w:commentRangeEnd w:id="125"/>
      <w:r>
        <w:rPr>
          <w:rStyle w:val="af6"/>
        </w:rPr>
        <w:commentReference w:id="125"/>
      </w:r>
      <w:r w:rsidR="005E7115" w:rsidRPr="005E7115">
        <w:rPr>
          <w:rFonts w:ascii="Calibri" w:eastAsia="宋体" w:hAnsi="Calibri" w:cs="Calibri"/>
          <w:color w:val="000000"/>
          <w:kern w:val="0"/>
          <w:sz w:val="24"/>
          <w14:ligatures w14:val="none"/>
        </w:rPr>
        <w:t xml:space="preserve"> </w:t>
      </w:r>
      <w:ins w:id="126" w:author="Supeng Zhang" w:date="2025-12-01T00:19:00Z" w16du:dateUtc="2025-11-30T16:19:00Z">
        <w:r>
          <w:rPr>
            <w:rFonts w:ascii="Calibri" w:eastAsia="宋体" w:hAnsi="Calibri" w:cs="Calibri" w:hint="eastAsia"/>
            <w:color w:val="000000"/>
            <w:kern w:val="0"/>
            <w:sz w:val="24"/>
            <w14:ligatures w14:val="none"/>
          </w:rPr>
          <w:lastRenderedPageBreak/>
          <w:t>at</w:t>
        </w:r>
      </w:ins>
      <w:del w:id="127" w:author="Supeng Zhang" w:date="2025-12-01T00:19:00Z" w16du:dateUtc="2025-11-30T16:19:00Z">
        <w:r w:rsidR="005E7115" w:rsidRPr="005E7115" w:rsidDel="007571CF">
          <w:rPr>
            <w:rFonts w:ascii="Calibri" w:eastAsia="宋体" w:hAnsi="Calibri" w:cs="Calibri"/>
            <w:color w:val="000000"/>
            <w:kern w:val="0"/>
            <w:sz w:val="24"/>
            <w14:ligatures w14:val="none"/>
          </w:rPr>
          <w:delText>from</w:delText>
        </w:r>
      </w:del>
      <w:r w:rsidR="005E7115" w:rsidRPr="005E7115">
        <w:rPr>
          <w:rFonts w:ascii="Calibri" w:eastAsia="宋体" w:hAnsi="Calibri" w:cs="Calibri"/>
          <w:color w:val="000000"/>
          <w:kern w:val="0"/>
          <w:sz w:val="24"/>
          <w14:ligatures w14:val="none"/>
        </w:rPr>
        <w:t xml:space="preserve"> a representative </w:t>
      </w:r>
      <w:del w:id="128" w:author="Supeng Zhang" w:date="2025-12-01T00:19:00Z" w16du:dateUtc="2025-11-30T16:19:00Z">
        <w:r w:rsidR="005E7115" w:rsidRPr="005E7115" w:rsidDel="007571CF">
          <w:rPr>
            <w:rFonts w:ascii="Calibri" w:eastAsia="宋体" w:hAnsi="Calibri" w:cs="Calibri"/>
            <w:color w:val="000000"/>
            <w:kern w:val="0"/>
            <w:sz w:val="24"/>
            <w14:ligatures w14:val="none"/>
          </w:rPr>
          <w:delText>site</w:delText>
        </w:r>
      </w:del>
      <w:ins w:id="129" w:author="Supeng Zhang" w:date="2025-12-01T00:19:00Z" w16du:dateUtc="2025-11-30T16:19:00Z">
        <w:r>
          <w:rPr>
            <w:rFonts w:ascii="Calibri" w:eastAsia="宋体" w:hAnsi="Calibri" w:cs="Calibri" w:hint="eastAsia"/>
            <w:color w:val="000000"/>
            <w:kern w:val="0"/>
            <w:sz w:val="24"/>
            <w14:ligatures w14:val="none"/>
          </w:rPr>
          <w:t>wind farm</w:t>
        </w:r>
      </w:ins>
      <w:ins w:id="130" w:author="Supeng Zhang" w:date="2025-12-01T00:21:00Z" w16du:dateUtc="2025-11-30T16:21:00Z">
        <w:r w:rsidR="00F31D5B">
          <w:rPr>
            <w:rFonts w:ascii="Calibri" w:eastAsia="宋体" w:hAnsi="Calibri" w:cs="Calibri" w:hint="eastAsia"/>
            <w:color w:val="000000"/>
            <w:kern w:val="0"/>
            <w:sz w:val="24"/>
            <w14:ligatures w14:val="none"/>
          </w:rPr>
          <w:t>,</w:t>
        </w:r>
      </w:ins>
      <w:r w:rsidR="005E7115" w:rsidRPr="005E7115">
        <w:rPr>
          <w:rFonts w:ascii="Calibri" w:eastAsia="宋体" w:hAnsi="Calibri" w:cs="Calibri"/>
          <w:color w:val="000000"/>
          <w:kern w:val="0"/>
          <w:sz w:val="24"/>
          <w14:ligatures w14:val="none"/>
        </w:rPr>
        <w:t xml:space="preserve"> and develop</w:t>
      </w:r>
      <w:ins w:id="131" w:author="Supeng Zhang" w:date="2025-12-01T00:21:00Z" w16du:dateUtc="2025-11-30T16:21:00Z">
        <w:r w:rsidR="00F31D5B">
          <w:rPr>
            <w:rFonts w:ascii="Calibri" w:eastAsia="宋体" w:hAnsi="Calibri" w:cs="Calibri" w:hint="eastAsia"/>
            <w:color w:val="000000"/>
            <w:kern w:val="0"/>
            <w:sz w:val="24"/>
            <w14:ligatures w14:val="none"/>
          </w:rPr>
          <w:t>ed</w:t>
        </w:r>
      </w:ins>
      <w:del w:id="132" w:author="Supeng Zhang" w:date="2025-12-01T00:21:00Z" w16du:dateUtc="2025-11-30T16:21:00Z">
        <w:r w:rsidR="005E7115" w:rsidRPr="005E7115" w:rsidDel="00F31D5B">
          <w:rPr>
            <w:rFonts w:ascii="Calibri" w:eastAsia="宋体" w:hAnsi="Calibri" w:cs="Calibri"/>
            <w:color w:val="000000"/>
            <w:kern w:val="0"/>
            <w:sz w:val="24"/>
            <w14:ligatures w14:val="none"/>
          </w:rPr>
          <w:delText>s</w:delText>
        </w:r>
      </w:del>
      <w:r w:rsidR="005E7115" w:rsidRPr="005E7115">
        <w:rPr>
          <w:rFonts w:ascii="Calibri" w:eastAsia="宋体" w:hAnsi="Calibri" w:cs="Calibri"/>
          <w:color w:val="000000"/>
          <w:kern w:val="0"/>
          <w:sz w:val="24"/>
          <w14:ligatures w14:val="none"/>
        </w:rPr>
        <w:t xml:space="preserve"> a three-tiered framework.</w:t>
      </w:r>
      <w:ins w:id="133" w:author="Supeng Zhang" w:date="2025-12-01T00:22:00Z" w16du:dateUtc="2025-11-30T16:22:00Z">
        <w:r w:rsidR="00F00107">
          <w:rPr>
            <w:rFonts w:ascii="Calibri" w:eastAsia="宋体" w:hAnsi="Calibri" w:cs="Calibri" w:hint="eastAsia"/>
            <w:color w:val="000000"/>
            <w:kern w:val="0"/>
            <w:sz w:val="24"/>
            <w14:ligatures w14:val="none"/>
          </w:rPr>
          <w:t xml:space="preserve"> The </w:t>
        </w:r>
      </w:ins>
      <w:ins w:id="134" w:author="Supeng Zhang" w:date="2025-12-01T00:23:00Z" w16du:dateUtc="2025-11-30T16:23:00Z">
        <w:r w:rsidR="00F00107">
          <w:rPr>
            <w:rFonts w:ascii="Calibri" w:eastAsia="宋体" w:hAnsi="Calibri" w:cs="Calibri" w:hint="eastAsia"/>
            <w:color w:val="000000"/>
            <w:kern w:val="0"/>
            <w:sz w:val="24"/>
            <w14:ligatures w14:val="none"/>
          </w:rPr>
          <w:t xml:space="preserve">framework includes </w:t>
        </w:r>
        <w:r w:rsidR="00F00107">
          <w:rPr>
            <w:rFonts w:ascii="Calibri" w:eastAsia="宋体" w:hAnsi="Calibri" w:cs="Calibri"/>
            <w:color w:val="000000"/>
            <w:kern w:val="0"/>
            <w:sz w:val="24"/>
            <w14:ligatures w14:val="none"/>
          </w:rPr>
          <w:t>……</w:t>
        </w:r>
        <w:r w:rsidR="00F00107">
          <w:rPr>
            <w:rFonts w:ascii="Calibri" w:eastAsia="宋体" w:hAnsi="Calibri" w:cs="Calibri" w:hint="eastAsia"/>
            <w:color w:val="000000"/>
            <w:kern w:val="0"/>
            <w:sz w:val="24"/>
            <w14:ligatures w14:val="none"/>
          </w:rPr>
          <w:t xml:space="preserve"> </w:t>
        </w:r>
      </w:ins>
      <w:commentRangeStart w:id="135"/>
      <w:r w:rsidR="00671094" w:rsidRPr="00671094">
        <w:rPr>
          <w:rFonts w:ascii="Calibri" w:eastAsia="宋体" w:hAnsi="Calibri" w:cs="Calibri"/>
          <w:color w:val="000000"/>
          <w:kern w:val="0"/>
          <w:sz w:val="24"/>
          <w14:ligatures w14:val="none"/>
        </w:rPr>
        <w:t xml:space="preserve"> </w:t>
      </w:r>
      <w:proofErr w:type="gramStart"/>
      <w:r w:rsidR="00671094" w:rsidRPr="00671094">
        <w:rPr>
          <w:rFonts w:ascii="Calibri" w:eastAsia="宋体" w:hAnsi="Calibri" w:cs="Calibri"/>
          <w:color w:val="000000"/>
          <w:kern w:val="0"/>
          <w:sz w:val="24"/>
          <w14:ligatures w14:val="none"/>
        </w:rPr>
        <w:t>First</w:t>
      </w:r>
      <w:proofErr w:type="gramEnd"/>
      <w:r w:rsidR="00671094" w:rsidRPr="00671094">
        <w:rPr>
          <w:rFonts w:ascii="Calibri" w:eastAsia="宋体" w:hAnsi="Calibri" w:cs="Calibri"/>
          <w:color w:val="000000"/>
          <w:kern w:val="0"/>
          <w:sz w:val="24"/>
          <w14:ligatures w14:val="none"/>
        </w:rPr>
        <w:t xml:space="preserve">, ensemble empirical mode decomposition (EEMD) and empirical orthogonal function (EOF) analysis </w:t>
      </w:r>
      <w:ins w:id="136" w:author="Supeng Zhang" w:date="2025-12-01T00:21:00Z" w16du:dateUtc="2025-11-30T16:21:00Z">
        <w:r w:rsidR="00E93639">
          <w:rPr>
            <w:rFonts w:ascii="Calibri" w:eastAsia="宋体" w:hAnsi="Calibri" w:cs="Calibri" w:hint="eastAsia"/>
            <w:color w:val="000000"/>
            <w:kern w:val="0"/>
            <w:sz w:val="24"/>
            <w14:ligatures w14:val="none"/>
          </w:rPr>
          <w:t>were</w:t>
        </w:r>
      </w:ins>
      <w:del w:id="137" w:author="Supeng Zhang" w:date="2025-12-01T00:21:00Z" w16du:dateUtc="2025-11-30T16:21:00Z">
        <w:r w:rsidR="00671094" w:rsidRPr="00671094" w:rsidDel="00E93639">
          <w:rPr>
            <w:rFonts w:ascii="Calibri" w:eastAsia="宋体" w:hAnsi="Calibri" w:cs="Calibri"/>
            <w:color w:val="000000"/>
            <w:kern w:val="0"/>
            <w:sz w:val="24"/>
            <w14:ligatures w14:val="none"/>
          </w:rPr>
          <w:delText>are</w:delText>
        </w:r>
      </w:del>
      <w:r w:rsidR="00671094" w:rsidRPr="00671094">
        <w:rPr>
          <w:rFonts w:ascii="Calibri" w:eastAsia="宋体" w:hAnsi="Calibri" w:cs="Calibri"/>
          <w:color w:val="000000"/>
          <w:kern w:val="0"/>
          <w:sz w:val="24"/>
          <w14:ligatures w14:val="none"/>
        </w:rPr>
        <w:t xml:space="preserve"> applied to quantify the dominant atmospheric timescales governing farm power and their physical mechanisms. Second, </w:t>
      </w:r>
      <w:r w:rsidR="00E02581">
        <w:rPr>
          <w:rFonts w:ascii="Calibri" w:eastAsia="宋体" w:hAnsi="Calibri" w:cs="Calibri"/>
          <w:color w:val="000000"/>
          <w:kern w:val="0"/>
          <w:sz w:val="24"/>
          <w14:ligatures w14:val="none"/>
        </w:rPr>
        <w:t>free-stream</w:t>
      </w:r>
      <w:r w:rsidR="00671094" w:rsidRPr="00671094">
        <w:rPr>
          <w:rFonts w:ascii="Calibri" w:eastAsia="宋体" w:hAnsi="Calibri" w:cs="Calibri"/>
          <w:color w:val="000000"/>
          <w:kern w:val="0"/>
          <w:sz w:val="24"/>
          <w14:ligatures w14:val="none"/>
        </w:rPr>
        <w:t xml:space="preserve"> and </w:t>
      </w:r>
      <w:r w:rsidR="00F30B53" w:rsidRPr="00CC3718">
        <w:rPr>
          <w:rFonts w:ascii="Calibri" w:eastAsia="宋体" w:hAnsi="Calibri" w:cs="Calibri"/>
          <w:color w:val="000000"/>
          <w:kern w:val="0"/>
          <w:sz w:val="24"/>
          <w14:ligatures w14:val="none"/>
        </w:rPr>
        <w:t>wake-flow</w:t>
      </w:r>
      <w:r w:rsidR="00F30B53">
        <w:rPr>
          <w:rFonts w:ascii="Calibri" w:eastAsia="宋体" w:hAnsi="Calibri" w:cs="Calibri" w:hint="eastAsia"/>
          <w:color w:val="000000"/>
          <w:kern w:val="0"/>
          <w:sz w:val="24"/>
          <w14:ligatures w14:val="none"/>
        </w:rPr>
        <w:t xml:space="preserve"> </w:t>
      </w:r>
      <w:r w:rsidR="00671094" w:rsidRPr="00671094">
        <w:rPr>
          <w:rFonts w:ascii="Calibri" w:eastAsia="宋体" w:hAnsi="Calibri" w:cs="Calibri"/>
          <w:color w:val="000000"/>
          <w:kern w:val="0"/>
          <w:sz w:val="24"/>
          <w14:ligatures w14:val="none"/>
        </w:rPr>
        <w:t>conditions are classified using wind direction, and SHAP analysis is used to identify differentiated</w:t>
      </w:r>
      <w:r w:rsidR="00D64AEB">
        <w:rPr>
          <w:rFonts w:ascii="Calibri" w:eastAsia="宋体" w:hAnsi="Calibri" w:cs="Calibri" w:hint="eastAsia"/>
          <w:color w:val="000000"/>
          <w:kern w:val="0"/>
          <w:sz w:val="24"/>
          <w14:ligatures w14:val="none"/>
        </w:rPr>
        <w:t xml:space="preserve"> </w:t>
      </w:r>
      <w:r w:rsidR="00D64AEB">
        <w:rPr>
          <w:rFonts w:ascii="Calibri" w:eastAsia="宋体" w:hAnsi="Calibri" w:cs="Calibri"/>
          <w:color w:val="000000"/>
          <w:kern w:val="0"/>
          <w:sz w:val="24"/>
          <w14:ligatures w14:val="none"/>
        </w:rPr>
        <w:t xml:space="preserve">input </w:t>
      </w:r>
      <w:r w:rsidR="00671094" w:rsidRPr="00671094">
        <w:rPr>
          <w:rFonts w:ascii="Calibri" w:eastAsia="宋体" w:hAnsi="Calibri" w:cs="Calibri" w:hint="eastAsia"/>
          <w:color w:val="000000"/>
          <w:kern w:val="0"/>
          <w:sz w:val="24"/>
          <w14:ligatures w14:val="none"/>
        </w:rPr>
        <w:t>c</w:t>
      </w:r>
      <w:r w:rsidR="00671094" w:rsidRPr="00671094">
        <w:rPr>
          <w:rFonts w:ascii="Calibri" w:eastAsia="宋体" w:hAnsi="Calibri" w:cs="Calibri"/>
          <w:color w:val="000000"/>
          <w:kern w:val="0"/>
          <w:sz w:val="24"/>
          <w14:ligatures w14:val="none"/>
        </w:rPr>
        <w:t xml:space="preserve">haracteristics for each regime. Third, the physically informed </w:t>
      </w:r>
      <w:r w:rsidR="00D64AEB">
        <w:rPr>
          <w:rFonts w:ascii="Calibri" w:eastAsia="宋体" w:hAnsi="Calibri" w:cs="Calibri"/>
          <w:color w:val="000000"/>
          <w:kern w:val="0"/>
          <w:sz w:val="24"/>
          <w14:ligatures w14:val="none"/>
        </w:rPr>
        <w:t>inputs</w:t>
      </w:r>
      <w:r w:rsidR="00671094" w:rsidRPr="00671094">
        <w:rPr>
          <w:rFonts w:ascii="Calibri" w:eastAsia="宋体" w:hAnsi="Calibri" w:cs="Calibri"/>
          <w:color w:val="000000"/>
          <w:kern w:val="0"/>
          <w:sz w:val="24"/>
          <w14:ligatures w14:val="none"/>
        </w:rPr>
        <w:t xml:space="preserve"> identified from observations are integrated with retrospective NWP forecasts (EC-WRF and GFS-WRF) to construct day-ahead power forecasting strategies using </w:t>
      </w:r>
      <w:proofErr w:type="spellStart"/>
      <w:r w:rsidR="00671094" w:rsidRPr="00671094">
        <w:rPr>
          <w:rFonts w:ascii="Calibri" w:eastAsia="宋体" w:hAnsi="Calibri" w:cs="Calibri"/>
          <w:color w:val="000000"/>
          <w:kern w:val="0"/>
          <w:sz w:val="24"/>
          <w14:ligatures w14:val="none"/>
        </w:rPr>
        <w:t>LightGBM</w:t>
      </w:r>
      <w:proofErr w:type="spellEnd"/>
      <w:r w:rsidR="00671094" w:rsidRPr="00671094">
        <w:rPr>
          <w:rFonts w:ascii="Calibri" w:eastAsia="宋体" w:hAnsi="Calibri" w:cs="Calibri"/>
          <w:color w:val="000000"/>
          <w:kern w:val="0"/>
          <w:sz w:val="24"/>
          <w14:ligatures w14:val="none"/>
        </w:rPr>
        <w:t xml:space="preserve"> models tailored to inflow characteristics. </w:t>
      </w:r>
      <w:commentRangeEnd w:id="135"/>
      <w:r w:rsidR="00F228E1">
        <w:rPr>
          <w:rStyle w:val="af6"/>
        </w:rPr>
        <w:commentReference w:id="135"/>
      </w:r>
    </w:p>
    <w:p w14:paraId="272C85F4" w14:textId="7B49ADB4" w:rsidR="00494AA6" w:rsidRPr="00856693" w:rsidRDefault="00494AA6" w:rsidP="005E7115">
      <w:pPr>
        <w:widowControl/>
        <w:spacing w:before="100" w:beforeAutospacing="1" w:after="100" w:afterAutospacing="1" w:line="360" w:lineRule="auto"/>
        <w:rPr>
          <w:rFonts w:ascii="Calibri" w:eastAsia="宋体" w:hAnsi="Calibri" w:cs="Calibri"/>
          <w:color w:val="000000"/>
          <w:kern w:val="0"/>
          <w:sz w:val="24"/>
          <w14:ligatures w14:val="none"/>
        </w:rPr>
      </w:pPr>
      <w:del w:id="138" w:author="Supeng Zhang" w:date="2025-12-01T00:24:00Z" w16du:dateUtc="2025-11-30T16:24:00Z">
        <w:r w:rsidRPr="00494AA6" w:rsidDel="00D54A86">
          <w:rPr>
            <w:rFonts w:ascii="Calibri" w:eastAsia="宋体" w:hAnsi="Calibri" w:cs="Calibri"/>
            <w:color w:val="000000"/>
            <w:kern w:val="0"/>
            <w:sz w:val="24"/>
            <w14:ligatures w14:val="none"/>
          </w:rPr>
          <w:delText xml:space="preserve">This </w:delText>
        </w:r>
      </w:del>
      <w:ins w:id="139" w:author="Supeng Zhang" w:date="2025-12-01T00:24:00Z" w16du:dateUtc="2025-11-30T16:24:00Z">
        <w:r w:rsidR="00D54A86">
          <w:rPr>
            <w:rFonts w:ascii="Calibri" w:eastAsia="宋体" w:hAnsi="Calibri" w:cs="Calibri" w:hint="eastAsia"/>
            <w:color w:val="000000"/>
            <w:kern w:val="0"/>
            <w:sz w:val="24"/>
            <w14:ligatures w14:val="none"/>
          </w:rPr>
          <w:t>Our</w:t>
        </w:r>
        <w:r w:rsidR="00D54A86" w:rsidRPr="00494AA6">
          <w:rPr>
            <w:rFonts w:ascii="Calibri" w:eastAsia="宋体" w:hAnsi="Calibri" w:cs="Calibri"/>
            <w:color w:val="000000"/>
            <w:kern w:val="0"/>
            <w:sz w:val="24"/>
            <w14:ligatures w14:val="none"/>
          </w:rPr>
          <w:t xml:space="preserve"> </w:t>
        </w:r>
      </w:ins>
      <w:r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del w:id="140" w:author="Supeng Zhang" w:date="2025-12-01T00:26:00Z" w16du:dateUtc="2025-11-30T16:26:00Z">
        <w:r w:rsidRPr="00494AA6" w:rsidDel="005E1018">
          <w:rPr>
            <w:rFonts w:ascii="Calibri" w:eastAsia="宋体" w:hAnsi="Calibri" w:cs="Calibri" w:hint="eastAsia"/>
            <w:color w:val="000000"/>
            <w:kern w:val="0"/>
            <w:sz w:val="24"/>
            <w14:ligatures w14:val="none"/>
          </w:rPr>
          <w:delText xml:space="preserve">. </w:delText>
        </w:r>
        <w:r w:rsidR="00BA5308" w:rsidRPr="00BA5308" w:rsidDel="005E1018">
          <w:rPr>
            <w:rFonts w:ascii="Calibri" w:eastAsia="宋体" w:hAnsi="Calibri" w:cs="Calibri" w:hint="eastAsia"/>
            <w:color w:val="000000"/>
            <w:kern w:val="0"/>
            <w:sz w:val="24"/>
            <w14:ligatures w14:val="none"/>
          </w:rPr>
          <w:delText>It advances</w:delText>
        </w:r>
      </w:del>
      <w:del w:id="141" w:author="Supeng Zhang" w:date="2025-12-01T00:27:00Z" w16du:dateUtc="2025-11-30T16:27:00Z">
        <w:r w:rsidR="00BA5308" w:rsidRPr="00BA5308" w:rsidDel="005E1018">
          <w:rPr>
            <w:rFonts w:ascii="Calibri" w:eastAsia="宋体" w:hAnsi="Calibri" w:cs="Calibri"/>
            <w:color w:val="000000"/>
            <w:kern w:val="0"/>
            <w:sz w:val="24"/>
            <w14:ligatures w14:val="none"/>
          </w:rPr>
          <w:delText xml:space="preserve"> the physical understanding of wind farm power generation</w:delText>
        </w:r>
      </w:del>
      <w:del w:id="142" w:author="Supeng Zhang" w:date="2025-12-01T00:26:00Z" w16du:dateUtc="2025-11-30T16:26:00Z">
        <w:r w:rsidR="00BA5308" w:rsidRPr="00BA5308" w:rsidDel="00316F83">
          <w:rPr>
            <w:rFonts w:ascii="Calibri" w:eastAsia="宋体" w:hAnsi="Calibri" w:cs="Calibri"/>
            <w:color w:val="000000"/>
            <w:kern w:val="0"/>
            <w:sz w:val="24"/>
            <w14:ligatures w14:val="none"/>
          </w:rPr>
          <w:delText xml:space="preserve"> by demonstrating that vertical wind profiles provide the fundamental atmospheric information required for day-ahead forecasting and by identifying regime-specific height selection</w:delText>
        </w:r>
      </w:del>
      <w:del w:id="143" w:author="Supeng Zhang" w:date="2025-12-01T00:27:00Z" w16du:dateUtc="2025-11-30T16:27:00Z">
        <w:r w:rsidR="00BA5308" w:rsidRPr="00BA5308" w:rsidDel="005E1018">
          <w:rPr>
            <w:rFonts w:ascii="Calibri" w:eastAsia="宋体" w:hAnsi="Calibri" w:cs="Calibri"/>
            <w:color w:val="000000"/>
            <w:kern w:val="0"/>
            <w:sz w:val="24"/>
            <w14:ligatures w14:val="none"/>
          </w:rPr>
          <w:delText>.</w:delText>
        </w:r>
        <w:r w:rsidR="00BA5308" w:rsidDel="005E1018">
          <w:rPr>
            <w:rFonts w:ascii="Calibri" w:eastAsia="宋体" w:hAnsi="Calibri" w:cs="Calibri" w:hint="eastAsia"/>
            <w:color w:val="000000"/>
            <w:kern w:val="0"/>
            <w:sz w:val="24"/>
            <w14:ligatures w14:val="none"/>
          </w:rPr>
          <w:delText xml:space="preserve"> </w:delText>
        </w:r>
        <w:r w:rsidRPr="00494AA6" w:rsidDel="005E1018">
          <w:rPr>
            <w:rFonts w:ascii="Calibri" w:eastAsia="宋体" w:hAnsi="Calibri" w:cs="Calibri"/>
            <w:color w:val="000000"/>
            <w:kern w:val="0"/>
            <w:sz w:val="24"/>
            <w14:ligatures w14:val="none"/>
          </w:rPr>
          <w:delText xml:space="preserve">For operational practice, the physically informed forecasting strategies </w:delText>
        </w:r>
      </w:del>
      <w:ins w:id="144" w:author="Supeng Zhang" w:date="2025-12-01T00:27:00Z" w16du:dateUtc="2025-11-30T16:27:00Z">
        <w:r w:rsidR="005E1018">
          <w:rPr>
            <w:rFonts w:ascii="Calibri" w:eastAsia="宋体" w:hAnsi="Calibri" w:cs="Calibri" w:hint="eastAsia"/>
            <w:color w:val="000000"/>
            <w:kern w:val="0"/>
            <w:sz w:val="24"/>
            <w14:ligatures w14:val="none"/>
          </w:rPr>
          <w:t xml:space="preserve">, which </w:t>
        </w:r>
        <w:r w:rsidR="00A8675D">
          <w:rPr>
            <w:rFonts w:ascii="Calibri" w:eastAsia="宋体" w:hAnsi="Calibri" w:cs="Calibri" w:hint="eastAsia"/>
            <w:color w:val="000000"/>
            <w:kern w:val="0"/>
            <w:sz w:val="24"/>
            <w14:ligatures w14:val="none"/>
          </w:rPr>
          <w:t>may</w:t>
        </w:r>
        <w:r w:rsidR="005E1018">
          <w:rPr>
            <w:rFonts w:ascii="Calibri" w:eastAsia="宋体" w:hAnsi="Calibri" w:cs="Calibri" w:hint="eastAsia"/>
            <w:color w:val="000000"/>
            <w:kern w:val="0"/>
            <w:sz w:val="24"/>
            <w14:ligatures w14:val="none"/>
          </w:rPr>
          <w:t xml:space="preserve"> </w:t>
        </w:r>
      </w:ins>
      <w:r w:rsidRPr="00494AA6">
        <w:rPr>
          <w:rFonts w:ascii="Calibri" w:eastAsia="宋体" w:hAnsi="Calibri" w:cs="Calibri"/>
          <w:color w:val="000000"/>
          <w:kern w:val="0"/>
          <w:sz w:val="24"/>
          <w14:ligatures w14:val="none"/>
        </w:rPr>
        <w:t xml:space="preserve">provide </w:t>
      </w:r>
      <w:ins w:id="145" w:author="Supeng Zhang" w:date="2025-12-01T00:29:00Z" w16du:dateUtc="2025-11-30T16:29:00Z">
        <w:r w:rsidR="00F64CBE">
          <w:rPr>
            <w:rFonts w:ascii="Calibri" w:eastAsia="宋体" w:hAnsi="Calibri" w:cs="Calibri" w:hint="eastAsia"/>
            <w:color w:val="000000"/>
            <w:kern w:val="0"/>
            <w:sz w:val="24"/>
            <w14:ligatures w14:val="none"/>
          </w:rPr>
          <w:t>practical</w:t>
        </w:r>
      </w:ins>
      <w:del w:id="146" w:author="Supeng Zhang" w:date="2025-12-01T00:29:00Z" w16du:dateUtc="2025-11-30T16:29:00Z">
        <w:r w:rsidRPr="00494AA6" w:rsidDel="00F64CBE">
          <w:rPr>
            <w:rFonts w:ascii="Calibri" w:eastAsia="宋体" w:hAnsi="Calibri" w:cs="Calibri"/>
            <w:color w:val="000000"/>
            <w:kern w:val="0"/>
            <w:sz w:val="24"/>
            <w14:ligatures w14:val="none"/>
          </w:rPr>
          <w:delText>actionable</w:delText>
        </w:r>
      </w:del>
      <w:r w:rsidRPr="00494AA6">
        <w:rPr>
          <w:rFonts w:ascii="Calibri" w:eastAsia="宋体" w:hAnsi="Calibri" w:cs="Calibri"/>
          <w:color w:val="000000"/>
          <w:kern w:val="0"/>
          <w:sz w:val="24"/>
          <w14:ligatures w14:val="none"/>
        </w:rPr>
        <w:t xml:space="preserve"> guidance for improving NWP-driven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Buhan, S., Ozkazanc, Y., &amp; Cadirci, I. (2016). Wind Pattern Recognition and Reference 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lastRenderedPageBreak/>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(10), 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lastRenderedPageBreak/>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2020 IEEE KhPI Week on Advanced Technology (KhPIWeek)</w:t>
      </w:r>
      <w:r w:rsidRPr="00960A35">
        <w:rPr>
          <w:rFonts w:ascii="Calibri" w:hAnsi="Calibri" w:cs="Calibri"/>
          <w:color w:val="000000"/>
          <w:sz w:val="24"/>
        </w:rPr>
        <w:t xml:space="preserve"> (pp. 472–477). Kharkiv, Ukraine: IEEE. 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 xml:space="preserve">Renewable </w:t>
      </w:r>
      <w:r w:rsidRPr="00960A35">
        <w:rPr>
          <w:rFonts w:ascii="Calibri" w:hAnsi="Calibri" w:cs="Calibri"/>
          <w:i/>
          <w:iCs/>
          <w:color w:val="000000"/>
          <w:sz w:val="24"/>
        </w:rPr>
        <w:lastRenderedPageBreak/>
        <w:t>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1067–1074. 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 xml:space="preserve">Nature </w:t>
      </w:r>
      <w:r w:rsidRPr="00960A35">
        <w:rPr>
          <w:rFonts w:ascii="Calibri" w:hAnsi="Calibri" w:cs="Calibri"/>
          <w:i/>
          <w:iCs/>
          <w:color w:val="000000"/>
          <w:sz w:val="24"/>
        </w:rPr>
        <w:lastRenderedPageBreak/>
        <w:t>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Supeng Zhang" w:date="2025-11-30T23:34:00Z" w:initials="SZ">
    <w:p w14:paraId="1F8543B9" w14:textId="77777777" w:rsidR="0076512E" w:rsidRDefault="0076512E" w:rsidP="0076512E">
      <w:pPr>
        <w:pStyle w:val="af7"/>
      </w:pPr>
      <w:r>
        <w:rPr>
          <w:rStyle w:val="af6"/>
          <w:rFonts w:hint="eastAsia"/>
        </w:rPr>
        <w:annotationRef/>
      </w:r>
      <w:r>
        <w:rPr>
          <w:rFonts w:hint="eastAsia"/>
        </w:rPr>
        <w:t>这个就不用写了，因为前面已经转到model来了，这里说的肯定也是model里的atmospheric information</w:t>
      </w:r>
    </w:p>
  </w:comment>
  <w:comment w:id="20" w:author="Supeng Zhang" w:date="2025-11-30T23:35:00Z" w:initials="SZ">
    <w:p w14:paraId="290AC836" w14:textId="77777777" w:rsidR="00747307" w:rsidRDefault="00747307" w:rsidP="00747307">
      <w:pPr>
        <w:pStyle w:val="af7"/>
      </w:pPr>
      <w:r>
        <w:rPr>
          <w:rStyle w:val="af6"/>
          <w:rFonts w:hint="eastAsia"/>
        </w:rPr>
        <w:annotationRef/>
      </w:r>
      <w:r>
        <w:rPr>
          <w:rFonts w:hint="eastAsia"/>
        </w:rPr>
        <w:t>检查一下我这么改了以后传达的信息对不对</w:t>
      </w:r>
    </w:p>
  </w:comment>
  <w:comment w:id="49" w:author="Supeng Zhang" w:date="2025-11-30T23:44:00Z" w:initials="SZ">
    <w:p w14:paraId="73CA2787" w14:textId="77777777" w:rsidR="00684BAF" w:rsidRDefault="00684BAF" w:rsidP="00684BAF">
      <w:pPr>
        <w:pStyle w:val="af7"/>
      </w:pPr>
      <w:r>
        <w:rPr>
          <w:rStyle w:val="af6"/>
          <w:rFonts w:hint="eastAsia"/>
        </w:rPr>
        <w:annotationRef/>
      </w:r>
      <w:r>
        <w:rPr>
          <w:rFonts w:hint="eastAsia"/>
        </w:rPr>
        <w:t>看看我这样改合适不？如果要使用turbine performance这种含义不精确的词语的话，最好在前面定义一下什么叫turbine performance. 或者如果行业内默认turbine performance就是指风机的发电能力，那就可以这么用。</w:t>
      </w:r>
    </w:p>
  </w:comment>
  <w:comment w:id="56" w:author="Supeng Zhang" w:date="2025-11-30T23:47:00Z" w:initials="SZ">
    <w:p w14:paraId="6B188E58" w14:textId="77777777" w:rsidR="0086102C" w:rsidRDefault="0086102C" w:rsidP="0086102C">
      <w:pPr>
        <w:pStyle w:val="af7"/>
      </w:pPr>
      <w:r>
        <w:rPr>
          <w:rStyle w:val="af6"/>
          <w:rFonts w:hint="eastAsia"/>
        </w:rPr>
        <w:annotationRef/>
      </w:r>
      <w:r>
        <w:rPr>
          <w:rFonts w:hint="eastAsia"/>
        </w:rPr>
        <w:t>这个stability是什么的稳定性？Wind speed profile的吗？</w:t>
      </w:r>
    </w:p>
  </w:comment>
  <w:comment w:id="59" w:author="Supeng Zhang" w:date="2025-11-30T23:51:00Z" w:initials="SZ">
    <w:p w14:paraId="62F8C7DC" w14:textId="77777777" w:rsidR="00D01A98" w:rsidRDefault="00D01A98" w:rsidP="00D01A98">
      <w:pPr>
        <w:pStyle w:val="af7"/>
      </w:pPr>
      <w:r>
        <w:rPr>
          <w:rStyle w:val="af6"/>
          <w:rFonts w:hint="eastAsia"/>
        </w:rPr>
        <w:annotationRef/>
      </w:r>
      <w:r>
        <w:rPr>
          <w:rFonts w:hint="eastAsia"/>
        </w:rPr>
        <w:t>整个风电场尺度的研究，是不是应该放到下一段去？</w:t>
      </w:r>
    </w:p>
  </w:comment>
  <w:comment w:id="66" w:author="Supeng Zhang" w:date="2025-11-30T23:55:00Z" w:initials="SZ">
    <w:p w14:paraId="0CAB94D8" w14:textId="77777777" w:rsidR="001B1B35" w:rsidRDefault="00AF218B" w:rsidP="001B1B35">
      <w:pPr>
        <w:pStyle w:val="af7"/>
        <w:rPr>
          <w:rFonts w:hint="eastAsia"/>
        </w:rPr>
      </w:pPr>
      <w:r>
        <w:rPr>
          <w:rStyle w:val="af6"/>
          <w:rFonts w:hint="eastAsia"/>
        </w:rPr>
        <w:annotationRef/>
      </w:r>
      <w:r w:rsidR="001B1B35">
        <w:rPr>
          <w:rFonts w:hint="eastAsia"/>
        </w:rPr>
        <w:t>intensity这种词还是不要轻易用，除非这是一个大家广泛接受的说法。这是冀老师之前跟咱俩一起说的德昊犯过的错误。</w:t>
      </w:r>
    </w:p>
    <w:p w14:paraId="355A187D" w14:textId="77777777" w:rsidR="001B1B35" w:rsidRDefault="001B1B35" w:rsidP="001B1B35">
      <w:pPr>
        <w:pStyle w:val="af7"/>
      </w:pPr>
      <w:r>
        <w:rPr>
          <w:rFonts w:hint="eastAsia"/>
        </w:rPr>
        <w:t>就说尾流加重了湍流就完了。</w:t>
      </w:r>
    </w:p>
  </w:comment>
  <w:comment w:id="88" w:author="Supeng Zhang" w:date="2025-12-01T00:04:00Z" w:initials="SZ">
    <w:p w14:paraId="35898AA5" w14:textId="77777777" w:rsidR="00041D05" w:rsidRDefault="00041D05" w:rsidP="00041D05">
      <w:pPr>
        <w:pStyle w:val="af7"/>
      </w:pPr>
      <w:r>
        <w:rPr>
          <w:rStyle w:val="af6"/>
          <w:rFonts w:hint="eastAsia"/>
        </w:rPr>
        <w:annotationRef/>
      </w:r>
      <w:r>
        <w:rPr>
          <w:rFonts w:hint="eastAsia"/>
        </w:rPr>
        <w:t>Check if this is proper</w:t>
      </w:r>
    </w:p>
  </w:comment>
  <w:comment w:id="90" w:author="Supeng Zhang" w:date="2025-12-01T00:04:00Z" w:initials="SZ">
    <w:p w14:paraId="3C07DBBA" w14:textId="77777777" w:rsidR="00254221" w:rsidRDefault="00254221" w:rsidP="00254221">
      <w:pPr>
        <w:pStyle w:val="af7"/>
      </w:pPr>
      <w:r>
        <w:rPr>
          <w:rStyle w:val="af6"/>
          <w:rFonts w:hint="eastAsia"/>
        </w:rPr>
        <w:annotationRef/>
      </w:r>
      <w:r>
        <w:rPr>
          <w:rFonts w:hint="eastAsia"/>
        </w:rPr>
        <w:t>这还是一个典型的中式表达</w:t>
      </w:r>
    </w:p>
  </w:comment>
  <w:comment w:id="96" w:author="Supeng Zhang" w:date="2025-12-01T00:12:00Z" w:initials="SZ">
    <w:p w14:paraId="3411DD33" w14:textId="77777777" w:rsidR="00AD4A8B" w:rsidRDefault="00AD4A8B" w:rsidP="00AD4A8B">
      <w:pPr>
        <w:pStyle w:val="af7"/>
      </w:pPr>
      <w:r>
        <w:rPr>
          <w:rStyle w:val="af6"/>
          <w:rFonts w:hint="eastAsia"/>
        </w:rPr>
        <w:annotationRef/>
      </w:r>
      <w:r>
        <w:rPr>
          <w:rFonts w:hint="eastAsia"/>
        </w:rPr>
        <w:t>这一段很好，但是太长了，可以考虑精简文字，然后整合进上一段里。毕竟都是wind farm尺度的研究</w:t>
      </w:r>
    </w:p>
  </w:comment>
  <w:comment w:id="110" w:author="Supeng Zhang" w:date="2025-12-01T00:17:00Z" w:initials="SZ">
    <w:p w14:paraId="45876460" w14:textId="77777777" w:rsidR="00DD7DB6" w:rsidRDefault="00DD7DB6" w:rsidP="00DD7DB6">
      <w:pPr>
        <w:pStyle w:val="af7"/>
      </w:pPr>
      <w:r>
        <w:rPr>
          <w:rStyle w:val="af6"/>
          <w:rFonts w:hint="eastAsia"/>
        </w:rPr>
        <w:annotationRef/>
      </w:r>
      <w:r>
        <w:rPr>
          <w:rFonts w:hint="eastAsia"/>
        </w:rPr>
        <w:t>还是的，这个是什么的stability? wind speed profile的嘛？还有wind speed profile的表述是否正确？是否你一开始写的wind profile才是专业的表述？</w:t>
      </w:r>
    </w:p>
  </w:comment>
  <w:comment w:id="111" w:author="Supeng Zhang" w:date="2025-12-01T00:18:00Z" w:initials="SZ">
    <w:p w14:paraId="66025094" w14:textId="77777777" w:rsidR="00DD7DB6" w:rsidRDefault="00DD7DB6" w:rsidP="00DD7DB6">
      <w:pPr>
        <w:pStyle w:val="af7"/>
      </w:pPr>
      <w:r>
        <w:rPr>
          <w:rStyle w:val="af6"/>
          <w:rFonts w:hint="eastAsia"/>
        </w:rPr>
        <w:annotationRef/>
      </w:r>
      <w:r>
        <w:rPr>
          <w:rFonts w:hint="eastAsia"/>
        </w:rPr>
        <w:t>Redundant information because you have stated it  previously.</w:t>
      </w:r>
    </w:p>
  </w:comment>
  <w:comment w:id="117" w:author="Supeng Zhang" w:date="2025-12-01T00:20:00Z" w:initials="SZ">
    <w:p w14:paraId="27128D97" w14:textId="77777777" w:rsidR="00457F12" w:rsidRDefault="00457F12" w:rsidP="00457F12">
      <w:pPr>
        <w:pStyle w:val="af7"/>
      </w:pPr>
      <w:r>
        <w:rPr>
          <w:rStyle w:val="af6"/>
          <w:rFonts w:hint="eastAsia"/>
        </w:rPr>
        <w:annotationRef/>
      </w:r>
      <w:r>
        <w:rPr>
          <w:rFonts w:hint="eastAsia"/>
        </w:rPr>
        <w:t>Briefly state what the issues is. Using several words.</w:t>
      </w:r>
    </w:p>
  </w:comment>
  <w:comment w:id="119" w:author="Supeng Zhang" w:date="2025-12-01T00:26:00Z" w:initials="SZ">
    <w:p w14:paraId="40D4A6FF" w14:textId="77777777" w:rsidR="00316F83" w:rsidRDefault="00316F83" w:rsidP="00316F83">
      <w:pPr>
        <w:pStyle w:val="af7"/>
      </w:pPr>
      <w:r>
        <w:rPr>
          <w:rStyle w:val="af6"/>
          <w:rFonts w:hint="eastAsia"/>
        </w:rPr>
        <w:annotationRef/>
      </w:r>
      <w:r>
        <w:rPr>
          <w:rFonts w:hint="eastAsia"/>
        </w:rPr>
        <w:t>不用管，可以直接说we, our, us之类的。放心，没问题，韦神的文章也这么写。</w:t>
      </w:r>
    </w:p>
  </w:comment>
  <w:comment w:id="125" w:author="Supeng Zhang" w:date="2025-12-01T00:19:00Z" w:initials="SZ">
    <w:p w14:paraId="346AE2A8" w14:textId="5B6412B0" w:rsidR="007571CF" w:rsidRDefault="007571CF" w:rsidP="007571CF">
      <w:pPr>
        <w:pStyle w:val="af7"/>
      </w:pPr>
      <w:r>
        <w:rPr>
          <w:rStyle w:val="af6"/>
          <w:rFonts w:hint="eastAsia"/>
        </w:rPr>
        <w:annotationRef/>
      </w:r>
      <w:r>
        <w:rPr>
          <w:rFonts w:hint="eastAsia"/>
        </w:rPr>
        <w:t>Power generation还是power production更专业？</w:t>
      </w:r>
    </w:p>
  </w:comment>
  <w:comment w:id="135" w:author="Supeng Zhang" w:date="2025-12-01T00:23:00Z" w:initials="SZ">
    <w:p w14:paraId="589768B3" w14:textId="77777777" w:rsidR="00316F83" w:rsidRDefault="00F228E1" w:rsidP="00316F83">
      <w:pPr>
        <w:pStyle w:val="af7"/>
        <w:rPr>
          <w:rFonts w:hint="eastAsia"/>
        </w:rPr>
      </w:pPr>
      <w:r>
        <w:rPr>
          <w:rStyle w:val="af6"/>
          <w:rFonts w:hint="eastAsia"/>
        </w:rPr>
        <w:annotationRef/>
      </w:r>
      <w:r w:rsidR="00316F83">
        <w:rPr>
          <w:rFonts w:hint="eastAsia"/>
        </w:rPr>
        <w:t>把这三句话浓缩一下，只说干了啥就行，不用说目的是啥，因为目的你前面已经说了是“to address these issues”</w:t>
      </w:r>
    </w:p>
    <w:p w14:paraId="2BD43B74" w14:textId="77777777" w:rsidR="00316F83" w:rsidRDefault="00316F83" w:rsidP="00316F83">
      <w:pPr>
        <w:pStyle w:val="af7"/>
      </w:pPr>
      <w:r>
        <w:rPr>
          <w:rFonts w:hint="eastAsia"/>
        </w:rPr>
        <w:t>还有，这部分开始讲关于方法的东西了，应该以过去式为主。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8543B9" w15:done="0"/>
  <w15:commentEx w15:paraId="290AC836" w15:done="0"/>
  <w15:commentEx w15:paraId="73CA2787" w15:done="0"/>
  <w15:commentEx w15:paraId="6B188E58" w15:done="0"/>
  <w15:commentEx w15:paraId="62F8C7DC" w15:done="0"/>
  <w15:commentEx w15:paraId="355A187D" w15:done="0"/>
  <w15:commentEx w15:paraId="35898AA5" w15:done="0"/>
  <w15:commentEx w15:paraId="3C07DBBA" w15:done="0"/>
  <w15:commentEx w15:paraId="3411DD33" w15:done="0"/>
  <w15:commentEx w15:paraId="45876460" w15:done="0"/>
  <w15:commentEx w15:paraId="66025094" w15:done="0"/>
  <w15:commentEx w15:paraId="27128D97" w15:done="0"/>
  <w15:commentEx w15:paraId="40D4A6FF" w15:done="0"/>
  <w15:commentEx w15:paraId="346AE2A8" w15:done="0"/>
  <w15:commentEx w15:paraId="2BD43B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D755F" w16cex:dateUtc="2025-11-30T15:34:00Z"/>
  <w16cex:commentExtensible w16cex:durableId="58BDE4F4" w16cex:dateUtc="2025-11-30T15:35:00Z"/>
  <w16cex:commentExtensible w16cex:durableId="402B0B9E" w16cex:dateUtc="2025-11-30T15:44:00Z"/>
  <w16cex:commentExtensible w16cex:durableId="5A919C05" w16cex:dateUtc="2025-11-30T15:47:00Z"/>
  <w16cex:commentExtensible w16cex:durableId="3BE3473C" w16cex:dateUtc="2025-11-30T15:51:00Z"/>
  <w16cex:commentExtensible w16cex:durableId="454E9B75" w16cex:dateUtc="2025-11-30T15:55:00Z"/>
  <w16cex:commentExtensible w16cex:durableId="09D63D6F" w16cex:dateUtc="2025-11-30T16:04:00Z"/>
  <w16cex:commentExtensible w16cex:durableId="0C260EAA" w16cex:dateUtc="2025-11-30T16:04:00Z"/>
  <w16cex:commentExtensible w16cex:durableId="631B7BB1" w16cex:dateUtc="2025-11-30T16:12:00Z"/>
  <w16cex:commentExtensible w16cex:durableId="579E39D9" w16cex:dateUtc="2025-11-30T16:17:00Z"/>
  <w16cex:commentExtensible w16cex:durableId="41E2FBF8" w16cex:dateUtc="2025-11-30T16:18:00Z"/>
  <w16cex:commentExtensible w16cex:durableId="5A3782C4" w16cex:dateUtc="2025-11-30T16:20:00Z"/>
  <w16cex:commentExtensible w16cex:durableId="425E7932" w16cex:dateUtc="2025-11-30T16:26:00Z"/>
  <w16cex:commentExtensible w16cex:durableId="092FAD21" w16cex:dateUtc="2025-11-30T16:19:00Z"/>
  <w16cex:commentExtensible w16cex:durableId="2ECB95FD" w16cex:dateUtc="2025-11-30T16: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8543B9" w16cid:durableId="2B3D755F"/>
  <w16cid:commentId w16cid:paraId="290AC836" w16cid:durableId="58BDE4F4"/>
  <w16cid:commentId w16cid:paraId="73CA2787" w16cid:durableId="402B0B9E"/>
  <w16cid:commentId w16cid:paraId="6B188E58" w16cid:durableId="5A919C05"/>
  <w16cid:commentId w16cid:paraId="62F8C7DC" w16cid:durableId="3BE3473C"/>
  <w16cid:commentId w16cid:paraId="355A187D" w16cid:durableId="454E9B75"/>
  <w16cid:commentId w16cid:paraId="35898AA5" w16cid:durableId="09D63D6F"/>
  <w16cid:commentId w16cid:paraId="3C07DBBA" w16cid:durableId="0C260EAA"/>
  <w16cid:commentId w16cid:paraId="3411DD33" w16cid:durableId="631B7BB1"/>
  <w16cid:commentId w16cid:paraId="45876460" w16cid:durableId="579E39D9"/>
  <w16cid:commentId w16cid:paraId="66025094" w16cid:durableId="41E2FBF8"/>
  <w16cid:commentId w16cid:paraId="27128D97" w16cid:durableId="5A3782C4"/>
  <w16cid:commentId w16cid:paraId="40D4A6FF" w16cid:durableId="425E7932"/>
  <w16cid:commentId w16cid:paraId="346AE2A8" w16cid:durableId="092FAD21"/>
  <w16cid:commentId w16cid:paraId="2BD43B74" w16cid:durableId="2ECB95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BEA8F" w14:textId="77777777" w:rsidR="00FB7E68" w:rsidRDefault="00FB7E68" w:rsidP="007144ED">
      <w:pPr>
        <w:spacing w:after="0" w:line="240" w:lineRule="auto"/>
        <w:rPr>
          <w:rFonts w:hint="eastAsia"/>
        </w:rPr>
      </w:pPr>
      <w:r>
        <w:separator/>
      </w:r>
    </w:p>
  </w:endnote>
  <w:endnote w:type="continuationSeparator" w:id="0">
    <w:p w14:paraId="023F95DA" w14:textId="77777777" w:rsidR="00FB7E68" w:rsidRDefault="00FB7E68" w:rsidP="007144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Fonts w:hint="eastAsia"/>
          </w:rPr>
        </w:pPr>
        <w:r>
          <w:rPr>
            <w:rStyle w:val="af3"/>
          </w:rPr>
          <w:fldChar w:fldCharType="begin"/>
        </w:r>
        <w:r>
          <w:rPr>
            <w:rStyle w:val="af3"/>
          </w:rPr>
          <w:instrText xml:space="preserve"> PAGE </w:instrText>
        </w:r>
        <w:r>
          <w:rPr>
            <w:rStyle w:val="af3"/>
            <w:rFonts w:hint="eastAsia"/>
          </w:rPr>
          <w:fldChar w:fldCharType="separate"/>
        </w:r>
        <w:r>
          <w:rPr>
            <w:rStyle w:val="af3"/>
          </w:rPr>
          <w:fldChar w:fldCharType="end"/>
        </w:r>
      </w:p>
    </w:sdtContent>
  </w:sdt>
  <w:p w14:paraId="12EEE65A" w14:textId="77777777" w:rsidR="007144ED" w:rsidRDefault="007144ED">
    <w:pPr>
      <w:pStyle w:val="af1"/>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Fonts w:hint="eastAsia"/>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F738F" w14:textId="77777777" w:rsidR="00FB7E68" w:rsidRDefault="00FB7E68" w:rsidP="007144ED">
      <w:pPr>
        <w:spacing w:after="0" w:line="240" w:lineRule="auto"/>
        <w:rPr>
          <w:rFonts w:hint="eastAsia"/>
        </w:rPr>
      </w:pPr>
      <w:r>
        <w:separator/>
      </w:r>
    </w:p>
  </w:footnote>
  <w:footnote w:type="continuationSeparator" w:id="0">
    <w:p w14:paraId="20AFC879" w14:textId="77777777" w:rsidR="00FB7E68" w:rsidRDefault="00FB7E68" w:rsidP="007144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eng Zhang">
    <w15:presenceInfo w15:providerId="None" w15:userId="Supeng 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3028"/>
    <w:rsid w:val="000138EE"/>
    <w:rsid w:val="00015FCB"/>
    <w:rsid w:val="00026ABF"/>
    <w:rsid w:val="00027E3A"/>
    <w:rsid w:val="0003176D"/>
    <w:rsid w:val="00041D05"/>
    <w:rsid w:val="0006189D"/>
    <w:rsid w:val="00061A68"/>
    <w:rsid w:val="00061B9A"/>
    <w:rsid w:val="00062514"/>
    <w:rsid w:val="00091910"/>
    <w:rsid w:val="000A7979"/>
    <w:rsid w:val="000B04C1"/>
    <w:rsid w:val="000B1D17"/>
    <w:rsid w:val="000B5C40"/>
    <w:rsid w:val="000C14DC"/>
    <w:rsid w:val="000C2457"/>
    <w:rsid w:val="000E1414"/>
    <w:rsid w:val="000F03A7"/>
    <w:rsid w:val="00131A13"/>
    <w:rsid w:val="00137CC6"/>
    <w:rsid w:val="00141881"/>
    <w:rsid w:val="001466B0"/>
    <w:rsid w:val="00161C2C"/>
    <w:rsid w:val="0016658F"/>
    <w:rsid w:val="00167F30"/>
    <w:rsid w:val="00173643"/>
    <w:rsid w:val="0018194D"/>
    <w:rsid w:val="00191F33"/>
    <w:rsid w:val="001938B1"/>
    <w:rsid w:val="00197B8F"/>
    <w:rsid w:val="001A160B"/>
    <w:rsid w:val="001A3EEA"/>
    <w:rsid w:val="001A5216"/>
    <w:rsid w:val="001B1B35"/>
    <w:rsid w:val="001B2DB1"/>
    <w:rsid w:val="001C4D4C"/>
    <w:rsid w:val="001D4C8D"/>
    <w:rsid w:val="001D61F8"/>
    <w:rsid w:val="001E6530"/>
    <w:rsid w:val="001F1B4A"/>
    <w:rsid w:val="001F3479"/>
    <w:rsid w:val="002013D5"/>
    <w:rsid w:val="00201916"/>
    <w:rsid w:val="00202400"/>
    <w:rsid w:val="00207993"/>
    <w:rsid w:val="002102C4"/>
    <w:rsid w:val="00211AD7"/>
    <w:rsid w:val="00216B7A"/>
    <w:rsid w:val="00217F0B"/>
    <w:rsid w:val="002267EB"/>
    <w:rsid w:val="00231F7C"/>
    <w:rsid w:val="00234729"/>
    <w:rsid w:val="00234767"/>
    <w:rsid w:val="00237E8A"/>
    <w:rsid w:val="0024501A"/>
    <w:rsid w:val="00254221"/>
    <w:rsid w:val="0026407D"/>
    <w:rsid w:val="00267713"/>
    <w:rsid w:val="00271C64"/>
    <w:rsid w:val="00276643"/>
    <w:rsid w:val="00280274"/>
    <w:rsid w:val="00280414"/>
    <w:rsid w:val="002925DE"/>
    <w:rsid w:val="00296C53"/>
    <w:rsid w:val="00296D3E"/>
    <w:rsid w:val="002B7705"/>
    <w:rsid w:val="002C443F"/>
    <w:rsid w:val="002D002E"/>
    <w:rsid w:val="002D356C"/>
    <w:rsid w:val="002E4720"/>
    <w:rsid w:val="002E7183"/>
    <w:rsid w:val="002F46B3"/>
    <w:rsid w:val="002F721D"/>
    <w:rsid w:val="00300A44"/>
    <w:rsid w:val="00311C0F"/>
    <w:rsid w:val="00311F01"/>
    <w:rsid w:val="00312D1E"/>
    <w:rsid w:val="00312DCB"/>
    <w:rsid w:val="00314C88"/>
    <w:rsid w:val="00316F83"/>
    <w:rsid w:val="00324F8B"/>
    <w:rsid w:val="00334699"/>
    <w:rsid w:val="00353B66"/>
    <w:rsid w:val="00357447"/>
    <w:rsid w:val="00360724"/>
    <w:rsid w:val="0038664E"/>
    <w:rsid w:val="00391FA4"/>
    <w:rsid w:val="00393710"/>
    <w:rsid w:val="00394449"/>
    <w:rsid w:val="003978C1"/>
    <w:rsid w:val="003B6D68"/>
    <w:rsid w:val="003C3BBD"/>
    <w:rsid w:val="003C6614"/>
    <w:rsid w:val="003C7458"/>
    <w:rsid w:val="003D25A2"/>
    <w:rsid w:val="003D5CAA"/>
    <w:rsid w:val="003E4261"/>
    <w:rsid w:val="004005D9"/>
    <w:rsid w:val="00401647"/>
    <w:rsid w:val="004053DC"/>
    <w:rsid w:val="004128A5"/>
    <w:rsid w:val="00413D21"/>
    <w:rsid w:val="00414955"/>
    <w:rsid w:val="00414F1D"/>
    <w:rsid w:val="004474AF"/>
    <w:rsid w:val="0045486E"/>
    <w:rsid w:val="00455E8F"/>
    <w:rsid w:val="00456E4F"/>
    <w:rsid w:val="00457F12"/>
    <w:rsid w:val="00460D2C"/>
    <w:rsid w:val="00464511"/>
    <w:rsid w:val="00465803"/>
    <w:rsid w:val="0047082B"/>
    <w:rsid w:val="00481C42"/>
    <w:rsid w:val="00484DD5"/>
    <w:rsid w:val="004872BD"/>
    <w:rsid w:val="00494807"/>
    <w:rsid w:val="00494AA6"/>
    <w:rsid w:val="00497CE5"/>
    <w:rsid w:val="004B1E8D"/>
    <w:rsid w:val="004C2EC3"/>
    <w:rsid w:val="004C727A"/>
    <w:rsid w:val="004D07ED"/>
    <w:rsid w:val="004D27B3"/>
    <w:rsid w:val="004D2C15"/>
    <w:rsid w:val="004E2D6A"/>
    <w:rsid w:val="004F54CC"/>
    <w:rsid w:val="00504287"/>
    <w:rsid w:val="00506207"/>
    <w:rsid w:val="00506216"/>
    <w:rsid w:val="00523717"/>
    <w:rsid w:val="0052632F"/>
    <w:rsid w:val="005547DB"/>
    <w:rsid w:val="005556C2"/>
    <w:rsid w:val="00557AD4"/>
    <w:rsid w:val="00561CD6"/>
    <w:rsid w:val="005675A6"/>
    <w:rsid w:val="00587EF3"/>
    <w:rsid w:val="00590D96"/>
    <w:rsid w:val="0059482B"/>
    <w:rsid w:val="005A0788"/>
    <w:rsid w:val="005A6592"/>
    <w:rsid w:val="005B0671"/>
    <w:rsid w:val="005B3BF3"/>
    <w:rsid w:val="005B4472"/>
    <w:rsid w:val="005C1D26"/>
    <w:rsid w:val="005C27DB"/>
    <w:rsid w:val="005C6676"/>
    <w:rsid w:val="005D5FC8"/>
    <w:rsid w:val="005E1018"/>
    <w:rsid w:val="005E11AE"/>
    <w:rsid w:val="005E1590"/>
    <w:rsid w:val="005E7115"/>
    <w:rsid w:val="005F024E"/>
    <w:rsid w:val="005F1559"/>
    <w:rsid w:val="005F29C8"/>
    <w:rsid w:val="006040E9"/>
    <w:rsid w:val="006240F5"/>
    <w:rsid w:val="00624575"/>
    <w:rsid w:val="00630154"/>
    <w:rsid w:val="00637236"/>
    <w:rsid w:val="00644F6A"/>
    <w:rsid w:val="00661A31"/>
    <w:rsid w:val="00670753"/>
    <w:rsid w:val="00671094"/>
    <w:rsid w:val="00684BAF"/>
    <w:rsid w:val="00693D07"/>
    <w:rsid w:val="006A1ECD"/>
    <w:rsid w:val="006A1F5E"/>
    <w:rsid w:val="006A6089"/>
    <w:rsid w:val="006A7B7B"/>
    <w:rsid w:val="006B018D"/>
    <w:rsid w:val="006B3994"/>
    <w:rsid w:val="006B4576"/>
    <w:rsid w:val="006B6612"/>
    <w:rsid w:val="006C77C9"/>
    <w:rsid w:val="006D7847"/>
    <w:rsid w:val="006E3570"/>
    <w:rsid w:val="00710F66"/>
    <w:rsid w:val="007144ED"/>
    <w:rsid w:val="00720ACE"/>
    <w:rsid w:val="00725EBE"/>
    <w:rsid w:val="007271F2"/>
    <w:rsid w:val="00731DBD"/>
    <w:rsid w:val="007375B1"/>
    <w:rsid w:val="00737D09"/>
    <w:rsid w:val="00741D7E"/>
    <w:rsid w:val="007423BF"/>
    <w:rsid w:val="00747307"/>
    <w:rsid w:val="00747630"/>
    <w:rsid w:val="00751EA8"/>
    <w:rsid w:val="00752CC5"/>
    <w:rsid w:val="00753F8E"/>
    <w:rsid w:val="0075458A"/>
    <w:rsid w:val="007571CF"/>
    <w:rsid w:val="007608F0"/>
    <w:rsid w:val="0076512E"/>
    <w:rsid w:val="00770DAF"/>
    <w:rsid w:val="0077162F"/>
    <w:rsid w:val="00776B57"/>
    <w:rsid w:val="00777931"/>
    <w:rsid w:val="00782B98"/>
    <w:rsid w:val="00784A04"/>
    <w:rsid w:val="007948C0"/>
    <w:rsid w:val="007A1CC8"/>
    <w:rsid w:val="007A4C39"/>
    <w:rsid w:val="007B015B"/>
    <w:rsid w:val="007B5479"/>
    <w:rsid w:val="007D53EA"/>
    <w:rsid w:val="007D77AD"/>
    <w:rsid w:val="007E4906"/>
    <w:rsid w:val="007E6813"/>
    <w:rsid w:val="007E68DE"/>
    <w:rsid w:val="007E7590"/>
    <w:rsid w:val="007F610F"/>
    <w:rsid w:val="00804E7B"/>
    <w:rsid w:val="00827936"/>
    <w:rsid w:val="00831398"/>
    <w:rsid w:val="00835E9A"/>
    <w:rsid w:val="00837AA6"/>
    <w:rsid w:val="00837D1F"/>
    <w:rsid w:val="008408DA"/>
    <w:rsid w:val="008472B9"/>
    <w:rsid w:val="00856693"/>
    <w:rsid w:val="0086102C"/>
    <w:rsid w:val="008625DB"/>
    <w:rsid w:val="00864713"/>
    <w:rsid w:val="00864987"/>
    <w:rsid w:val="008725F4"/>
    <w:rsid w:val="00872C24"/>
    <w:rsid w:val="00875072"/>
    <w:rsid w:val="00883857"/>
    <w:rsid w:val="00894ABC"/>
    <w:rsid w:val="0089718A"/>
    <w:rsid w:val="008A0A30"/>
    <w:rsid w:val="008A2E82"/>
    <w:rsid w:val="008A7294"/>
    <w:rsid w:val="008B1AE0"/>
    <w:rsid w:val="008B53B2"/>
    <w:rsid w:val="008B5D46"/>
    <w:rsid w:val="008C5B08"/>
    <w:rsid w:val="008C721C"/>
    <w:rsid w:val="008D17BA"/>
    <w:rsid w:val="008D7EB9"/>
    <w:rsid w:val="008E53F0"/>
    <w:rsid w:val="008F078F"/>
    <w:rsid w:val="008F41D1"/>
    <w:rsid w:val="008F4840"/>
    <w:rsid w:val="00904287"/>
    <w:rsid w:val="0090450E"/>
    <w:rsid w:val="00920844"/>
    <w:rsid w:val="00933F93"/>
    <w:rsid w:val="009347C5"/>
    <w:rsid w:val="00944A8F"/>
    <w:rsid w:val="009474F5"/>
    <w:rsid w:val="00951A0C"/>
    <w:rsid w:val="00952E75"/>
    <w:rsid w:val="00956B05"/>
    <w:rsid w:val="00960A35"/>
    <w:rsid w:val="00962508"/>
    <w:rsid w:val="00963061"/>
    <w:rsid w:val="009639FC"/>
    <w:rsid w:val="00964D19"/>
    <w:rsid w:val="00965EDD"/>
    <w:rsid w:val="00966ABF"/>
    <w:rsid w:val="009720F7"/>
    <w:rsid w:val="00976362"/>
    <w:rsid w:val="009773D7"/>
    <w:rsid w:val="009A27C0"/>
    <w:rsid w:val="009A4D96"/>
    <w:rsid w:val="009B0331"/>
    <w:rsid w:val="009B05F1"/>
    <w:rsid w:val="009B1F11"/>
    <w:rsid w:val="009D0D98"/>
    <w:rsid w:val="009E1E35"/>
    <w:rsid w:val="009E2FA0"/>
    <w:rsid w:val="009E302F"/>
    <w:rsid w:val="009F3B97"/>
    <w:rsid w:val="009F68FE"/>
    <w:rsid w:val="00A03F0B"/>
    <w:rsid w:val="00A130D8"/>
    <w:rsid w:val="00A15D63"/>
    <w:rsid w:val="00A2440F"/>
    <w:rsid w:val="00A27232"/>
    <w:rsid w:val="00A30197"/>
    <w:rsid w:val="00A3480A"/>
    <w:rsid w:val="00A43927"/>
    <w:rsid w:val="00A44840"/>
    <w:rsid w:val="00A46AD2"/>
    <w:rsid w:val="00A64427"/>
    <w:rsid w:val="00A64544"/>
    <w:rsid w:val="00A66547"/>
    <w:rsid w:val="00A743E1"/>
    <w:rsid w:val="00A83D32"/>
    <w:rsid w:val="00A8675D"/>
    <w:rsid w:val="00A90D9F"/>
    <w:rsid w:val="00A943FC"/>
    <w:rsid w:val="00A951CA"/>
    <w:rsid w:val="00AA3CB4"/>
    <w:rsid w:val="00AB5DCA"/>
    <w:rsid w:val="00AB6D95"/>
    <w:rsid w:val="00AC5681"/>
    <w:rsid w:val="00AC6665"/>
    <w:rsid w:val="00AD026C"/>
    <w:rsid w:val="00AD1AC0"/>
    <w:rsid w:val="00AD4A8B"/>
    <w:rsid w:val="00AE3516"/>
    <w:rsid w:val="00AE5D01"/>
    <w:rsid w:val="00AF218B"/>
    <w:rsid w:val="00B16E71"/>
    <w:rsid w:val="00B20D46"/>
    <w:rsid w:val="00B20EFC"/>
    <w:rsid w:val="00B256EC"/>
    <w:rsid w:val="00B36011"/>
    <w:rsid w:val="00B453D2"/>
    <w:rsid w:val="00B638D4"/>
    <w:rsid w:val="00B6558A"/>
    <w:rsid w:val="00B80E73"/>
    <w:rsid w:val="00B8410F"/>
    <w:rsid w:val="00B85209"/>
    <w:rsid w:val="00B9423F"/>
    <w:rsid w:val="00B94970"/>
    <w:rsid w:val="00BA5308"/>
    <w:rsid w:val="00BB3BB0"/>
    <w:rsid w:val="00BB6E84"/>
    <w:rsid w:val="00BC3ED0"/>
    <w:rsid w:val="00BE403F"/>
    <w:rsid w:val="00C116B2"/>
    <w:rsid w:val="00C20216"/>
    <w:rsid w:val="00C214A3"/>
    <w:rsid w:val="00C268CD"/>
    <w:rsid w:val="00C41424"/>
    <w:rsid w:val="00C426AF"/>
    <w:rsid w:val="00C44004"/>
    <w:rsid w:val="00C6642B"/>
    <w:rsid w:val="00C73287"/>
    <w:rsid w:val="00C75448"/>
    <w:rsid w:val="00C770D8"/>
    <w:rsid w:val="00CA0126"/>
    <w:rsid w:val="00CA7275"/>
    <w:rsid w:val="00CB4D34"/>
    <w:rsid w:val="00CC3718"/>
    <w:rsid w:val="00CC6223"/>
    <w:rsid w:val="00CD01C7"/>
    <w:rsid w:val="00CD2737"/>
    <w:rsid w:val="00CE0F32"/>
    <w:rsid w:val="00CF5AF3"/>
    <w:rsid w:val="00D01A98"/>
    <w:rsid w:val="00D02340"/>
    <w:rsid w:val="00D25A88"/>
    <w:rsid w:val="00D26647"/>
    <w:rsid w:val="00D30FC9"/>
    <w:rsid w:val="00D36921"/>
    <w:rsid w:val="00D47F7E"/>
    <w:rsid w:val="00D54A86"/>
    <w:rsid w:val="00D558CB"/>
    <w:rsid w:val="00D568BA"/>
    <w:rsid w:val="00D64AEB"/>
    <w:rsid w:val="00D66B96"/>
    <w:rsid w:val="00D750BB"/>
    <w:rsid w:val="00D82982"/>
    <w:rsid w:val="00D8544A"/>
    <w:rsid w:val="00D856BF"/>
    <w:rsid w:val="00D85996"/>
    <w:rsid w:val="00D91BCE"/>
    <w:rsid w:val="00D94764"/>
    <w:rsid w:val="00DB0D6C"/>
    <w:rsid w:val="00DB509B"/>
    <w:rsid w:val="00DB5748"/>
    <w:rsid w:val="00DB748A"/>
    <w:rsid w:val="00DC7A4A"/>
    <w:rsid w:val="00DD5737"/>
    <w:rsid w:val="00DD7DB6"/>
    <w:rsid w:val="00DE1F37"/>
    <w:rsid w:val="00DE59B6"/>
    <w:rsid w:val="00DF62CA"/>
    <w:rsid w:val="00E009D6"/>
    <w:rsid w:val="00E02581"/>
    <w:rsid w:val="00E0450D"/>
    <w:rsid w:val="00E179CE"/>
    <w:rsid w:val="00E25927"/>
    <w:rsid w:val="00E30FB8"/>
    <w:rsid w:val="00E32CCA"/>
    <w:rsid w:val="00E34C04"/>
    <w:rsid w:val="00E4496B"/>
    <w:rsid w:val="00E5258C"/>
    <w:rsid w:val="00E658F8"/>
    <w:rsid w:val="00E7736F"/>
    <w:rsid w:val="00E85F46"/>
    <w:rsid w:val="00E93639"/>
    <w:rsid w:val="00EA5ED1"/>
    <w:rsid w:val="00EB7FBA"/>
    <w:rsid w:val="00EC1864"/>
    <w:rsid w:val="00EC533F"/>
    <w:rsid w:val="00EC6998"/>
    <w:rsid w:val="00ED3DB5"/>
    <w:rsid w:val="00EF1991"/>
    <w:rsid w:val="00F00107"/>
    <w:rsid w:val="00F00A61"/>
    <w:rsid w:val="00F0412D"/>
    <w:rsid w:val="00F122D8"/>
    <w:rsid w:val="00F165DA"/>
    <w:rsid w:val="00F22794"/>
    <w:rsid w:val="00F228E1"/>
    <w:rsid w:val="00F24EC8"/>
    <w:rsid w:val="00F30429"/>
    <w:rsid w:val="00F30B53"/>
    <w:rsid w:val="00F31D5B"/>
    <w:rsid w:val="00F425DD"/>
    <w:rsid w:val="00F529D3"/>
    <w:rsid w:val="00F5556A"/>
    <w:rsid w:val="00F55A64"/>
    <w:rsid w:val="00F61B56"/>
    <w:rsid w:val="00F62294"/>
    <w:rsid w:val="00F64CBE"/>
    <w:rsid w:val="00F6572B"/>
    <w:rsid w:val="00F766B5"/>
    <w:rsid w:val="00F82D77"/>
    <w:rsid w:val="00F844AA"/>
    <w:rsid w:val="00FA43BD"/>
    <w:rsid w:val="00FA74E8"/>
    <w:rsid w:val="00FB090F"/>
    <w:rsid w:val="00FB7E68"/>
    <w:rsid w:val="00FC4CAC"/>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9641</Words>
  <Characters>62864</Characters>
  <Application>Microsoft Office Word</Application>
  <DocSecurity>0</DocSecurity>
  <Lines>1013</Lines>
  <Paragraphs>212</Paragraphs>
  <ScaleCrop>false</ScaleCrop>
  <Company/>
  <LinksUpToDate>false</LinksUpToDate>
  <CharactersWithSpaces>72293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Supeng Zhang</cp:lastModifiedBy>
  <cp:revision>93</cp:revision>
  <dcterms:created xsi:type="dcterms:W3CDTF">2025-11-30T14:44:00Z</dcterms:created>
  <dcterms:modified xsi:type="dcterms:W3CDTF">2025-11-30T16:32:00Z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