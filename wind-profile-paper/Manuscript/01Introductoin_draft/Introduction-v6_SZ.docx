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27032" w14:textId="10D05FD2" w:rsidR="00391FA4" w:rsidRPr="00391FA4" w:rsidRDefault="00DB748A" w:rsidP="005E7115">
      <w:pPr>
        <w:widowControl/>
        <w:spacing w:before="100" w:beforeAutospacing="1" w:after="100" w:afterAutospacing="1" w:line="480" w:lineRule="auto"/>
        <w:jc w:val="center"/>
        <w:rPr>
          <w:rFonts w:ascii="Calibri" w:eastAsia="宋体" w:hAnsi="Calibri" w:cs="Calibri"/>
          <w:color w:val="000000"/>
          <w:kern w:val="0"/>
          <w:sz w:val="28"/>
          <w:szCs w:val="28"/>
          <w14:ligatures w14:val="none"/>
        </w:rPr>
      </w:pPr>
      <w:bookmarkStart w:id="0" w:name="OLE_LINK2"/>
      <w:bookmarkStart w:id="1" w:name="OLE_LINK5"/>
      <w:bookmarkStart w:id="2" w:name="OLE_LINK4"/>
      <w:commentRangeStart w:id="3"/>
      <w:commentRangeStart w:id="4"/>
      <w:r w:rsidRPr="00DB748A">
        <w:rPr>
          <w:rFonts w:ascii="Calibri" w:eastAsia="宋体" w:hAnsi="Calibri" w:cs="Calibri"/>
          <w:color w:val="000000"/>
          <w:kern w:val="0"/>
          <w:sz w:val="28"/>
          <w:szCs w:val="28"/>
          <w14:ligatures w14:val="none"/>
        </w:rPr>
        <w:t>Multi</w:t>
      </w:r>
      <w:commentRangeEnd w:id="3"/>
      <w:r w:rsidR="00DD5CAB">
        <w:rPr>
          <w:rStyle w:val="af6"/>
        </w:rPr>
        <w:commentReference w:id="3"/>
      </w:r>
      <w:commentRangeEnd w:id="4"/>
      <w:r w:rsidR="002A6D62">
        <w:rPr>
          <w:rStyle w:val="af6"/>
        </w:rPr>
        <w:commentReference w:id="4"/>
      </w:r>
      <w:r w:rsidRPr="00DB748A">
        <w:rPr>
          <w:rFonts w:ascii="Calibri" w:eastAsia="宋体" w:hAnsi="Calibri" w:cs="Calibri"/>
          <w:color w:val="000000"/>
          <w:kern w:val="0"/>
          <w:sz w:val="28"/>
          <w:szCs w:val="28"/>
          <w14:ligatures w14:val="none"/>
        </w:rPr>
        <w:t>-Height and Flow-Regime-Dependent Inputs for Day-Ahead Wind Farm Power Forecasting</w:t>
      </w:r>
    </w:p>
    <w:p w14:paraId="5B071989" w14:textId="1EE3A23E" w:rsidR="00394449" w:rsidRDefault="001A3EEA"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1A3EEA">
        <w:rPr>
          <w:rFonts w:ascii="Calibri" w:eastAsia="宋体" w:hAnsi="Calibri" w:cs="Calibri"/>
          <w:color w:val="000000"/>
          <w:kern w:val="0"/>
          <w:sz w:val="24"/>
          <w14:ligatures w14:val="none"/>
        </w:rPr>
        <w:t>Accurate day-ahead wind farm power forecasting</w:t>
      </w:r>
      <w:r w:rsidR="00394449" w:rsidRPr="00394449">
        <w:rPr>
          <w:rFonts w:ascii="Calibri" w:eastAsia="宋体" w:hAnsi="Calibri" w:cs="Calibri"/>
          <w:color w:val="000000"/>
          <w:kern w:val="0"/>
          <w:sz w:val="24"/>
          <w14:ligatures w14:val="none"/>
        </w:rPr>
        <w:t xml:space="preserve"> is essential for power‐system operation, electricity markets, and large-scale integration of variable renewable energy</w:t>
      </w:r>
      <w:r w:rsidR="00EC1864">
        <w:rPr>
          <w:rFonts w:ascii="Calibri" w:eastAsia="宋体" w:hAnsi="Calibri" w:cs="Calibri"/>
          <w:color w:val="000000"/>
          <w:kern w:val="0"/>
          <w:sz w:val="24"/>
          <w14:ligatures w14:val="none"/>
        </w:rPr>
        <w:t xml:space="preserve"> </w:t>
      </w:r>
      <w:r w:rsidR="00EC1864">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{"citationID":"FYJ4jqHq","properties":{"formattedCitation":"(Holttinen, 2005; Mahoney et al., 2012)","plainCitation":"(Holttinen, 2005; Mahoney et al., 2012)","noteIndex":0},"citationItems":[{"id":1627,"uris":["http://zotero.org/users/14274501/items/KNDMQHAV"],"itemData":{"id":1627,"type":"article-journal","abstract":"This paper is about electricity market operation when looking from the wind power producers’ point of view. The focus in on market time horizons: how many hours there is between the closing and delivering the bids. The case is for the Nordic countries, the Nordpool electricity market and the Danish wind power production. Real data from year 2001 was used to study the bene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 xml:space="preserve">ts of a more </w:instrText>
      </w:r>
      <w:r w:rsidR="00401647">
        <w:rPr>
          <w:rFonts w:ascii="Times New Roman" w:eastAsia="宋体" w:hAnsi="Times New Roman" w:cs="Times New Roman"/>
          <w:color w:val="000000"/>
          <w:kern w:val="0"/>
          <w:sz w:val="24"/>
          <w14:ligatures w14:val="none"/>
        </w:rPr>
        <w:instrText>ﬂ</w:instrText>
      </w:r>
      <w:r w:rsidR="00401647">
        <w:rPr>
          <w:rFonts w:ascii="Calibri" w:eastAsia="宋体" w:hAnsi="Calibri" w:cs="Calibri"/>
          <w:color w:val="000000"/>
          <w:kern w:val="0"/>
          <w:sz w:val="24"/>
          <w14:ligatures w14:val="none"/>
        </w:rPr>
        <w:instrText>exible market to wind power producer. As a result of reduced regulating market costs from better hourly predictions to the market, wind power producer would gain up to 8% more if the time between market bids and delivery was shortened from the day ahead Elspot market (hourly bids by noon for 12–36 h ahead). An after sales market where surplus or de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cit production could be traded 2 h before delivery could bene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 xml:space="preserve">t the producer almost as much, gaining 7%.","container-title":"Energy Policy","DOI":"10.1016/j.enpol.2004.04.001","ISSN":"03014215","issue":"16","journalAbbreviation":"Energy Policy","language":"en","page":"2052-2063","source":"DOI.org (Crossref)","title":"Optimal electricity market for wind power","volume":"33","author":[{"family":"Holttinen","given":"H."}],"issued":{"date-parts":[["2005",11]]}}},{"id":1625,"uris":["http://zotero.org/users/14274501/items/5TJHB4EM"],"itemData":{"id":1625,"type":"article-journal","abstract":"Wind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Ellen"}],"issued":{"date-parts":[["2012",10]]}}}],"schema":"https://github.com/citation-style-language/schema/raw/master/csl-citation.json"} </w:instrText>
      </w:r>
      <w:r w:rsidR="00EC1864">
        <w:rPr>
          <w:rFonts w:ascii="Calibri" w:eastAsia="宋体" w:hAnsi="Calibri" w:cs="Calibri"/>
          <w:color w:val="000000"/>
          <w:kern w:val="0"/>
          <w:sz w:val="24"/>
          <w14:ligatures w14:val="none"/>
        </w:rPr>
        <w:fldChar w:fldCharType="separate"/>
      </w:r>
      <w:r w:rsidR="00401647">
        <w:rPr>
          <w:rFonts w:ascii="Calibri" w:eastAsia="宋体" w:hAnsi="Calibri" w:cs="Calibri"/>
          <w:noProof/>
          <w:color w:val="000000"/>
          <w:kern w:val="0"/>
          <w:sz w:val="24"/>
          <w14:ligatures w14:val="none"/>
        </w:rPr>
        <w:t>(Holttinen, 2005; Mahoney et al., 2012)</w:t>
      </w:r>
      <w:r w:rsidR="00EC1864">
        <w:rPr>
          <w:rFonts w:ascii="Calibri" w:eastAsia="宋体" w:hAnsi="Calibri" w:cs="Calibri"/>
          <w:color w:val="000000"/>
          <w:kern w:val="0"/>
          <w:sz w:val="24"/>
          <w14:ligatures w14:val="none"/>
        </w:rPr>
        <w:fldChar w:fldCharType="end"/>
      </w:r>
      <w:r w:rsidR="00394449" w:rsidRPr="00394449">
        <w:rPr>
          <w:rFonts w:ascii="Calibri" w:eastAsia="宋体" w:hAnsi="Calibri" w:cs="Calibri"/>
          <w:color w:val="000000"/>
          <w:kern w:val="0"/>
          <w:sz w:val="24"/>
          <w14:ligatures w14:val="none"/>
        </w:rPr>
        <w:t xml:space="preserve">. </w:t>
      </w:r>
      <w:r w:rsidR="007D53EA">
        <w:rPr>
          <w:rFonts w:ascii="Calibri" w:eastAsia="宋体" w:hAnsi="Calibri" w:cs="Calibri" w:hint="eastAsia"/>
          <w:color w:val="000000"/>
          <w:kern w:val="0"/>
          <w:sz w:val="24"/>
          <w14:ligatures w14:val="none"/>
        </w:rPr>
        <w:t>The development of</w:t>
      </w:r>
      <w:r w:rsidR="007D53EA">
        <w:rPr>
          <w:rFonts w:ascii="Calibri" w:eastAsia="宋体" w:hAnsi="Calibri" w:cs="Calibri"/>
          <w:color w:val="000000"/>
          <w:kern w:val="0"/>
          <w:sz w:val="24"/>
          <w14:ligatures w14:val="none"/>
        </w:rPr>
        <w:t xml:space="preserve"> </w:t>
      </w:r>
      <w:r w:rsidR="00837D1F">
        <w:rPr>
          <w:rFonts w:ascii="Calibri" w:eastAsia="宋体" w:hAnsi="Calibri" w:cs="Calibri"/>
          <w:color w:val="000000"/>
          <w:kern w:val="0"/>
          <w:sz w:val="24"/>
          <w14:ligatures w14:val="none"/>
        </w:rPr>
        <w:t>d</w:t>
      </w:r>
      <w:r w:rsidR="00497CE5">
        <w:rPr>
          <w:rFonts w:ascii="Calibri" w:eastAsia="宋体" w:hAnsi="Calibri" w:cs="Calibri" w:hint="eastAsia"/>
          <w:color w:val="000000"/>
          <w:kern w:val="0"/>
          <w:sz w:val="24"/>
          <w14:ligatures w14:val="none"/>
        </w:rPr>
        <w:t xml:space="preserve">eep learning models </w:t>
      </w:r>
      <w:r w:rsidR="00D30FC9">
        <w:rPr>
          <w:rFonts w:ascii="Calibri" w:eastAsia="宋体" w:hAnsi="Calibri" w:cs="Calibri" w:hint="eastAsia"/>
          <w:color w:val="000000"/>
          <w:kern w:val="0"/>
          <w:sz w:val="24"/>
          <w14:ligatures w14:val="none"/>
        </w:rPr>
        <w:t>provide substantial advancement</w:t>
      </w:r>
      <w:r w:rsidR="00497CE5">
        <w:rPr>
          <w:rFonts w:ascii="Calibri" w:eastAsia="宋体" w:hAnsi="Calibri" w:cs="Calibri" w:hint="eastAsia"/>
          <w:color w:val="000000"/>
          <w:kern w:val="0"/>
          <w:sz w:val="24"/>
          <w14:ligatures w14:val="none"/>
        </w:rPr>
        <w:t xml:space="preserve"> for the forecast </w:t>
      </w:r>
      <w:r w:rsidR="006C77C9">
        <w:rPr>
          <w:rFonts w:ascii="Calibri" w:eastAsia="宋体" w:hAnsi="Calibri" w:cs="Calibri"/>
          <w:color w:val="000000"/>
          <w:kern w:val="0"/>
          <w:sz w:val="24"/>
          <w14:ligatures w14:val="none"/>
        </w:rPr>
        <w:fldChar w:fldCharType="begin"/>
      </w:r>
      <w:r w:rsidR="006C77C9">
        <w:rPr>
          <w:rFonts w:ascii="Calibri" w:eastAsia="宋体" w:hAnsi="Calibri" w:cs="Calibri"/>
          <w:color w:val="000000"/>
          <w:kern w:val="0"/>
          <w:sz w:val="24"/>
          <w14:ligatures w14:val="none"/>
        </w:rPr>
        <w:instrText xml:space="preserve"> ADDIN ZOTERO_ITEM CSL_CITATION {"citationID":"FpUMca5d","properties":{"formattedCitation":"(Liu &amp; Zhang, 2024)","plainCitation":"(Liu &amp; Zhang, 2024)","noteIndex":0},"citationItems":[{"id":1504,"uris":["http://zotero.org/users/14274501/items/TEVII5UA"],"itemData":{"id":1504,"type":"article-journal","abstract":"With the increasing data availability in wind power production processes due to advanced sensing technologies, data-driven models have become prevalent in studying wind power prediction (WPP) methods. Deep learning models have gained popularity in recent years due to their ability of handling high-dimensional input, automating data feature engineering, and providing high flexibility in modeling. However, with a large volume of deep learning based WPP studies developed in recent literature, it is important to survey the existing developments and their contributions in solving the issue of wind power uncertainty. This paper revisits deep learning-based wind power prediction studies from two perspectives, deep learning-enabled WPP formulations and developed deep learning methods. The advancement of WPP formulations is summarized from the following perspectives, the considered input and output designs as well as the performance evaluation metrics. The technical aspect review of deep learning leveraged in WPPs focuses on its advancement in feature processing and prediction model development. To derive a more insightful conclusion on the so-far development, over 140 recent deep learning-based WPP studies have been covered. Meanwhile, we have also conducted a comparative study on a set of deep models widely used in WPP studies and recently developed in the machine learning community. Results show that DLinear obtains more than 2% improvements by benchmarking a set of strong deep learning models. Potential research directions for WPPs, which can bring profound impacts, are also highlighted.","container-title":"Artificial Intelligence Review","DOI":"10.1007/s10462-024-10728-z","ISSN":"1573-7462","issue":"5","journalAbbreviation":"Artif Intell Rev","language":"en","page":"112","source":"DOI.org (Crossref)","title":"Development and trending of deep learning methods for wind power predictions","volume":"57","author":[{"family":"Liu","given":"Hong"},{"family":"Zhang","given":"Zijun"}],"issued":{"date-parts":[["2024",4,5]]}}}],"schema":"https://github.com/citation-style-language/schema/raw/master/csl-citation.json"} </w:instrText>
      </w:r>
      <w:r w:rsidR="006C77C9">
        <w:rPr>
          <w:rFonts w:ascii="Calibri" w:eastAsia="宋体" w:hAnsi="Calibri" w:cs="Calibri"/>
          <w:color w:val="000000"/>
          <w:kern w:val="0"/>
          <w:sz w:val="24"/>
          <w14:ligatures w14:val="none"/>
        </w:rPr>
        <w:fldChar w:fldCharType="separate"/>
      </w:r>
      <w:r w:rsidR="006C77C9">
        <w:rPr>
          <w:rFonts w:ascii="Calibri" w:eastAsia="宋体" w:hAnsi="Calibri" w:cs="Calibri"/>
          <w:noProof/>
          <w:color w:val="000000"/>
          <w:kern w:val="0"/>
          <w:sz w:val="24"/>
          <w14:ligatures w14:val="none"/>
        </w:rPr>
        <w:t>(Liu &amp; Zhang, 2024)</w:t>
      </w:r>
      <w:r w:rsidR="006C77C9">
        <w:rPr>
          <w:rFonts w:ascii="Calibri" w:eastAsia="宋体" w:hAnsi="Calibri" w:cs="Calibri"/>
          <w:color w:val="000000"/>
          <w:kern w:val="0"/>
          <w:sz w:val="24"/>
          <w14:ligatures w14:val="none"/>
        </w:rPr>
        <w:fldChar w:fldCharType="end"/>
      </w:r>
      <w:r w:rsidR="00497CE5">
        <w:rPr>
          <w:rFonts w:ascii="Calibri" w:eastAsia="宋体" w:hAnsi="Calibri" w:cs="Calibri" w:hint="eastAsia"/>
          <w:color w:val="000000"/>
          <w:kern w:val="0"/>
          <w:sz w:val="24"/>
          <w14:ligatures w14:val="none"/>
        </w:rPr>
        <w:t xml:space="preserve">. </w:t>
      </w:r>
      <w:r w:rsidR="00F00A61">
        <w:rPr>
          <w:rFonts w:ascii="Calibri" w:eastAsia="宋体" w:hAnsi="Calibri" w:cs="Calibri"/>
          <w:color w:val="000000"/>
          <w:kern w:val="0"/>
          <w:sz w:val="24"/>
          <w14:ligatures w14:val="none"/>
        </w:rPr>
        <w:t>The f</w:t>
      </w:r>
      <w:r w:rsidR="00394449" w:rsidRPr="00394449">
        <w:rPr>
          <w:rFonts w:ascii="Calibri" w:eastAsia="宋体" w:hAnsi="Calibri" w:cs="Calibri"/>
          <w:color w:val="000000"/>
          <w:kern w:val="0"/>
          <w:sz w:val="24"/>
          <w14:ligatures w14:val="none"/>
        </w:rPr>
        <w:t>orecast depends not only on model but also on the physical relevance of meteorological inputs</w:t>
      </w:r>
      <w:r w:rsidR="00EC1864">
        <w:rPr>
          <w:rFonts w:ascii="Calibri" w:eastAsia="宋体" w:hAnsi="Calibri" w:cs="Calibri" w:hint="eastAsia"/>
          <w:color w:val="000000"/>
          <w:kern w:val="0"/>
          <w:sz w:val="24"/>
          <w14:ligatures w14:val="none"/>
        </w:rPr>
        <w:t xml:space="preserve"> </w:t>
      </w:r>
      <w:r w:rsidR="00EC1864">
        <w:rPr>
          <w:rFonts w:ascii="Calibri" w:eastAsia="宋体" w:hAnsi="Calibri" w:cs="Calibri"/>
          <w:color w:val="000000"/>
          <w:kern w:val="0"/>
          <w:sz w:val="24"/>
          <w14:ligatures w14:val="none"/>
        </w:rPr>
        <w:fldChar w:fldCharType="begin"/>
      </w:r>
      <w:r w:rsidR="00960A35">
        <w:rPr>
          <w:rFonts w:ascii="Calibri" w:eastAsia="宋体" w:hAnsi="Calibri" w:cs="Calibri"/>
          <w:color w:val="000000"/>
          <w:kern w:val="0"/>
          <w:sz w:val="24"/>
          <w14:ligatures w14:val="none"/>
        </w:rPr>
        <w:instrText xml:space="preserve"> ADDIN ZOTERO_ITEM CSL_CITATION {"citationID":"duzA2wVf","properties":{"formattedCitation":"(Optis &amp; Perr-Sauer, 2019)","plainCitation":"(Optis &amp; Perr-Sauer, 2019)","noteIndex":0},"citationItems":[{"id":1629,"uris":["http://zotero.org/users/14274501/items/H7R5M7ZN"],"itemData":{"id":1629,"type":"article-journal","abstract":"Machine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production","volume":"112","author":[{"family":"Optis","given":"Mike"},{"family":"Perr-Sauer","given":"Jordan"}],"issued":{"date-parts":[["2019",9]]}}}],"schema":"https://github.com/citation-style-language/schema/raw/master/csl-citation.json"} </w:instrText>
      </w:r>
      <w:r w:rsidR="00EC1864">
        <w:rPr>
          <w:rFonts w:ascii="Calibri" w:eastAsia="宋体" w:hAnsi="Calibri" w:cs="Calibri"/>
          <w:color w:val="000000"/>
          <w:kern w:val="0"/>
          <w:sz w:val="24"/>
          <w14:ligatures w14:val="none"/>
        </w:rPr>
        <w:fldChar w:fldCharType="separate"/>
      </w:r>
      <w:r w:rsidR="00960A35">
        <w:rPr>
          <w:rFonts w:ascii="Calibri" w:eastAsia="宋体" w:hAnsi="Calibri" w:cs="Calibri"/>
          <w:noProof/>
          <w:color w:val="000000"/>
          <w:kern w:val="0"/>
          <w:sz w:val="24"/>
          <w14:ligatures w14:val="none"/>
        </w:rPr>
        <w:t>(Optis &amp; Perr-Sauer, 2019)</w:t>
      </w:r>
      <w:r w:rsidR="00EC1864">
        <w:rPr>
          <w:rFonts w:ascii="Calibri" w:eastAsia="宋体" w:hAnsi="Calibri" w:cs="Calibri"/>
          <w:color w:val="000000"/>
          <w:kern w:val="0"/>
          <w:sz w:val="24"/>
          <w14:ligatures w14:val="none"/>
        </w:rPr>
        <w:fldChar w:fldCharType="end"/>
      </w:r>
      <w:r w:rsidR="00394449" w:rsidRPr="00394449">
        <w:rPr>
          <w:rFonts w:ascii="Calibri" w:eastAsia="宋体" w:hAnsi="Calibri" w:cs="Calibri"/>
          <w:color w:val="000000"/>
          <w:kern w:val="0"/>
          <w:sz w:val="24"/>
          <w14:ligatures w14:val="none"/>
        </w:rPr>
        <w:t xml:space="preserve">. </w:t>
      </w:r>
      <w:bookmarkStart w:id="5" w:name="OLE_LINK1"/>
      <w:r w:rsidR="00720ACE">
        <w:rPr>
          <w:rFonts w:ascii="Calibri" w:eastAsia="宋体" w:hAnsi="Calibri" w:cs="Calibri" w:hint="eastAsia"/>
          <w:color w:val="000000"/>
          <w:kern w:val="0"/>
          <w:sz w:val="24"/>
          <w14:ligatures w14:val="none"/>
        </w:rPr>
        <w:t>Previous</w:t>
      </w:r>
      <w:r w:rsidR="00394449" w:rsidRPr="00394449">
        <w:rPr>
          <w:rFonts w:ascii="Calibri" w:eastAsia="宋体" w:hAnsi="Calibri" w:cs="Calibri"/>
          <w:color w:val="000000"/>
          <w:kern w:val="0"/>
          <w:sz w:val="24"/>
          <w14:ligatures w14:val="none"/>
        </w:rPr>
        <w:t xml:space="preserve"> </w:t>
      </w:r>
      <w:r w:rsidR="008C5B08">
        <w:rPr>
          <w:rFonts w:ascii="Calibri" w:eastAsia="宋体" w:hAnsi="Calibri" w:cs="Calibri" w:hint="eastAsia"/>
          <w:color w:val="000000"/>
          <w:kern w:val="0"/>
          <w:sz w:val="24"/>
          <w14:ligatures w14:val="none"/>
        </w:rPr>
        <w:t>works</w:t>
      </w:r>
      <w:r w:rsidR="00394449" w:rsidRPr="00394449">
        <w:rPr>
          <w:rFonts w:ascii="Calibri" w:eastAsia="宋体" w:hAnsi="Calibri" w:cs="Calibri"/>
          <w:color w:val="000000"/>
          <w:kern w:val="0"/>
          <w:sz w:val="24"/>
          <w14:ligatures w14:val="none"/>
        </w:rPr>
        <w:t xml:space="preserve"> </w:t>
      </w:r>
      <w:r w:rsidR="009F68FE">
        <w:rPr>
          <w:rFonts w:ascii="Calibri" w:eastAsia="宋体" w:hAnsi="Calibri" w:cs="Calibri" w:hint="eastAsia"/>
          <w:color w:val="000000"/>
          <w:kern w:val="0"/>
          <w:sz w:val="24"/>
          <w14:ligatures w14:val="none"/>
        </w:rPr>
        <w:t>paid</w:t>
      </w:r>
      <w:r w:rsidR="00394449" w:rsidRPr="00394449">
        <w:rPr>
          <w:rFonts w:ascii="Calibri" w:eastAsia="宋体" w:hAnsi="Calibri" w:cs="Calibri"/>
          <w:color w:val="000000"/>
          <w:kern w:val="0"/>
          <w:sz w:val="24"/>
          <w14:ligatures w14:val="none"/>
        </w:rPr>
        <w:t xml:space="preserve"> disproportionate </w:t>
      </w:r>
      <w:r w:rsidR="009F68FE">
        <w:rPr>
          <w:rFonts w:ascii="Calibri" w:eastAsia="宋体" w:hAnsi="Calibri" w:cs="Calibri" w:hint="eastAsia"/>
          <w:color w:val="000000"/>
          <w:kern w:val="0"/>
          <w:sz w:val="24"/>
          <w14:ligatures w14:val="none"/>
        </w:rPr>
        <w:t>attention</w:t>
      </w:r>
      <w:r w:rsidR="009F68FE" w:rsidRPr="00394449">
        <w:rPr>
          <w:rFonts w:ascii="Calibri" w:eastAsia="宋体" w:hAnsi="Calibri" w:cs="Calibri"/>
          <w:color w:val="000000"/>
          <w:kern w:val="0"/>
          <w:sz w:val="24"/>
          <w14:ligatures w14:val="none"/>
        </w:rPr>
        <w:t xml:space="preserve"> </w:t>
      </w:r>
      <w:r w:rsidR="009F68FE">
        <w:rPr>
          <w:rFonts w:ascii="Calibri" w:eastAsia="宋体" w:hAnsi="Calibri" w:cs="Calibri" w:hint="eastAsia"/>
          <w:color w:val="000000"/>
          <w:kern w:val="0"/>
          <w:sz w:val="24"/>
          <w14:ligatures w14:val="none"/>
        </w:rPr>
        <w:t>to</w:t>
      </w:r>
      <w:r w:rsidR="00394449" w:rsidRPr="00394449">
        <w:rPr>
          <w:rFonts w:ascii="Calibri" w:eastAsia="宋体" w:hAnsi="Calibri" w:cs="Calibri"/>
          <w:color w:val="000000"/>
          <w:kern w:val="0"/>
          <w:sz w:val="24"/>
          <w14:ligatures w14:val="none"/>
        </w:rPr>
        <w:t xml:space="preserve"> </w:t>
      </w:r>
      <w:r w:rsidR="000C14DC">
        <w:rPr>
          <w:rFonts w:ascii="Calibri" w:eastAsia="宋体" w:hAnsi="Calibri" w:cs="Calibri" w:hint="eastAsia"/>
          <w:color w:val="000000"/>
          <w:kern w:val="0"/>
          <w:sz w:val="24"/>
          <w14:ligatures w14:val="none"/>
        </w:rPr>
        <w:t>models, including</w:t>
      </w:r>
      <w:r w:rsidR="00394449" w:rsidRPr="00394449">
        <w:rPr>
          <w:rFonts w:ascii="Calibri" w:eastAsia="宋体" w:hAnsi="Calibri" w:cs="Calibri"/>
          <w:color w:val="000000"/>
          <w:kern w:val="0"/>
          <w:sz w:val="24"/>
          <w14:ligatures w14:val="none"/>
        </w:rPr>
        <w:t xml:space="preserve"> </w:t>
      </w:r>
      <w:r w:rsidR="002B7705">
        <w:rPr>
          <w:rFonts w:ascii="Calibri" w:eastAsia="宋体" w:hAnsi="Calibri" w:cs="Calibri" w:hint="eastAsia"/>
          <w:color w:val="000000"/>
          <w:kern w:val="0"/>
          <w:sz w:val="24"/>
          <w14:ligatures w14:val="none"/>
        </w:rPr>
        <w:t xml:space="preserve">model </w:t>
      </w:r>
      <w:r w:rsidR="00394449" w:rsidRPr="00394449">
        <w:rPr>
          <w:rFonts w:ascii="Calibri" w:eastAsia="宋体" w:hAnsi="Calibri" w:cs="Calibri"/>
          <w:color w:val="000000"/>
          <w:kern w:val="0"/>
          <w:sz w:val="24"/>
          <w14:ligatures w14:val="none"/>
        </w:rPr>
        <w:t xml:space="preserve">architectures, hyperparameter optimization, and post-processing techniques </w:t>
      </w:r>
      <w:r w:rsidR="002D002E">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{"citationID":"C5kFDdu9","properties":{"formattedCitation":"(Haq et al., 2025; Verdone et al., 2025)","plainCitation":"(Haq et al., 2025; Verdone et al., 2025)","noteIndex":0},"citationItems":[{"id":1373,"uris":["http://zotero.org/users/14274501/items/EWPGWRNY"],"itemData":{"id":1373,"type":"article-journal","abstract":"The energy sector is undergoing a radical transformation towards an electricity generation system composed mainly of renewable energy sources. Although they offer several advantages compared to fossil fuels (such as scarcity and import-dependency), their stochastic nature makes them unreliable without an adequate storage system. Since electrical networks are characterized by complex dynamics, numerous methods for predicting renewable electricity production have been developed over the years. Among them, machine learning and deep learning methods in this field can be considered successful tools. In this review, we offer an overview of the methodologies applied to the task of renewable energy source forecasting, focusing on solar and wind. We classified methods depending on the number of sites and spatio-temporal information involved in the prediction. Recent research has demonstrated how the processing of simultaneous information coming from multiple plants allows the predictive system to take advantage of both temporal and spatial knowledge of the plants generating the related time series. Moreover, we have analyzed in detail the datasets employed in these experiments, to offer a clear and unified view of the experimental setups and the difficulty in producing a benchmark to compare methods. The purpose of this review is to offer the reader an updated view of the most modern renewable energy forecasting systems by comparing methodologies and approaches used in state-of-the-art research and providing a critical analysis of them.","container-title":"Applied Energy","DOI":"10.1016/j.apenergy.2025.126016","ISSN":"03062619","journalAbbreviation":"Appl. Energy","language":"en","page":"126016","source":"DOI.org (Crossref)","title":"A review of solar and wind energy forecasting: from single-site to multi-site paradigm","title-short":"A review of solar and wind energy forecasting","volume":"392","author":[{"family":"Verdone","given":"Alessio"},{"family":"Panella","given":"Massimo"},{"family":"De Santis","given":"Enrico"},{"family":"Rizzi","given":"Antonello"}],"issued":{"date-parts":[["2025",8]]}}},{"id":1511,"uris":["http://zotero.org/users/14274501/items/K9NNST6B"],"itemData":{"id":1511,"type":"article-journal","abstract":"The dependable integration of wind energy into contemporary electrical systems, which supports market operations, grid stability, and strategic planning, depends on accurate wind power forecasting. A thorough analysis of machine learning (ML) techniques for wind power prediction is presented in this research, encompassing advancements from 2006 to 2025. Physical, statistical, traditional machine learning, deep learning, ensemble, and hybrid models are the categories into which current forecasting techniques fall. With particular focus on sophisticated designs like Long Short-Term Memory (LSTM) networks, Convolutional Neural Networks (CNNs), Graph Neural Networks (GNNs), and hybrid CNN–LSTM frameworks, we examine their capabilities, constraints, and application domains. The paper also looks at lightweight solutions that allow deployment on low-cost edge devices, as well as optimization algorithms like the Fruit Fly Algorithm and Particle Swarm Optimization (PSO). Comparative analyses show how well various models handle temporal dependencies, nonlinearity, scalability, and interpretability over a range of predicting horizons. There is a thorough discussion of the main obstacles, including problems with data quality, computing limitations, and performance in harsh weather. The findings indicate that in order to improve prediction accuracy, robustness, and real-time application, future research should concentrate on IoT-enabled sensor networks, multi-model fusion, physics-informed learning, and sophisticated structures like Transformers. All things considered, this paper charts the developing field of machine learning-driven wind power forecasting and offers practical guidance for developing intelligent, efficient, and sustainable renewable energy systems.","container-title":"Discover Applied Sciences","DOI":"10.1007/s42452-025-07675-x","ISSN":"3004-9261","issue":"10","journalAbbreviation":"Discov Appl Sci","language":"en","page":"1139","source":"DOI.org (Crossref)","title":"Machine learning approaches for wind power forecasting: a comprehensive review","title-short":"Machine learning approaches for wind power forecasting","volume":"7","author":[{"family":"Haq","given":"Inam Ul"},{"family":"Kumar","given":"Abhishek"},{"family":"Rathore","given":"Pramod Singh"}],"issued":{"date-parts":[["2025",10,6]]}}}],"schema":"https://github.com/citation-style-language/schema/raw/master/csl-citation.json"} </w:instrText>
      </w:r>
      <w:r w:rsidR="002D002E">
        <w:rPr>
          <w:rFonts w:ascii="Calibri" w:eastAsia="宋体" w:hAnsi="Calibri" w:cs="Calibri"/>
          <w:color w:val="000000"/>
          <w:kern w:val="0"/>
          <w:sz w:val="24"/>
          <w14:ligatures w14:val="none"/>
        </w:rPr>
        <w:fldChar w:fldCharType="separate"/>
      </w:r>
      <w:r w:rsidR="00401647">
        <w:rPr>
          <w:rFonts w:ascii="Calibri" w:eastAsia="宋体" w:hAnsi="Calibri" w:cs="Calibri"/>
          <w:noProof/>
          <w:color w:val="000000"/>
          <w:kern w:val="0"/>
          <w:sz w:val="24"/>
          <w14:ligatures w14:val="none"/>
        </w:rPr>
        <w:t>(Haq et al., 2025; Verdone et al., 2025)</w:t>
      </w:r>
      <w:r w:rsidR="002D002E">
        <w:rPr>
          <w:rFonts w:ascii="Calibri" w:eastAsia="宋体" w:hAnsi="Calibri" w:cs="Calibri"/>
          <w:color w:val="000000"/>
          <w:kern w:val="0"/>
          <w:sz w:val="24"/>
          <w14:ligatures w14:val="none"/>
        </w:rPr>
        <w:fldChar w:fldCharType="end"/>
      </w:r>
      <w:r w:rsidR="002B7705">
        <w:rPr>
          <w:rFonts w:ascii="Calibri" w:eastAsia="宋体" w:hAnsi="Calibri" w:cs="Calibri" w:hint="eastAsia"/>
          <w:color w:val="000000"/>
          <w:kern w:val="0"/>
          <w:sz w:val="24"/>
          <w14:ligatures w14:val="none"/>
        </w:rPr>
        <w:t>.</w:t>
      </w:r>
      <w:r w:rsidR="002D002E">
        <w:rPr>
          <w:rFonts w:ascii="Calibri" w:eastAsia="宋体" w:hAnsi="Calibri" w:cs="Calibri" w:hint="eastAsia"/>
          <w:color w:val="000000"/>
          <w:kern w:val="0"/>
          <w:sz w:val="24"/>
          <w14:ligatures w14:val="none"/>
        </w:rPr>
        <w:t xml:space="preserve"> </w:t>
      </w:r>
      <w:r w:rsidR="005547DB">
        <w:rPr>
          <w:rFonts w:ascii="Calibri" w:eastAsia="宋体" w:hAnsi="Calibri" w:cs="Calibri" w:hint="eastAsia"/>
          <w:color w:val="000000"/>
          <w:kern w:val="0"/>
          <w:sz w:val="24"/>
          <w14:ligatures w14:val="none"/>
        </w:rPr>
        <w:t>In comparison</w:t>
      </w:r>
      <w:r w:rsidR="002B7705">
        <w:rPr>
          <w:rFonts w:ascii="Calibri" w:eastAsia="宋体" w:hAnsi="Calibri" w:cs="Calibri" w:hint="eastAsia"/>
          <w:color w:val="000000"/>
          <w:kern w:val="0"/>
          <w:sz w:val="24"/>
          <w14:ligatures w14:val="none"/>
        </w:rPr>
        <w:t>,</w:t>
      </w:r>
      <w:r w:rsidR="00394449" w:rsidRPr="00394449">
        <w:rPr>
          <w:rFonts w:ascii="Calibri" w:eastAsia="宋体" w:hAnsi="Calibri" w:cs="Calibri"/>
          <w:color w:val="000000"/>
          <w:kern w:val="0"/>
          <w:sz w:val="24"/>
          <w14:ligatures w14:val="none"/>
        </w:rPr>
        <w:t xml:space="preserve"> the </w:t>
      </w:r>
      <w:r w:rsidR="00CA0126">
        <w:rPr>
          <w:rFonts w:ascii="Calibri" w:eastAsia="宋体" w:hAnsi="Calibri" w:cs="Calibri" w:hint="eastAsia"/>
          <w:color w:val="000000"/>
          <w:kern w:val="0"/>
          <w:sz w:val="24"/>
          <w14:ligatures w14:val="none"/>
        </w:rPr>
        <w:t xml:space="preserve">importance of </w:t>
      </w:r>
      <w:r w:rsidR="00394449" w:rsidRPr="00394449">
        <w:rPr>
          <w:rFonts w:ascii="Calibri" w:eastAsia="宋体" w:hAnsi="Calibri" w:cs="Calibri"/>
          <w:color w:val="000000"/>
          <w:kern w:val="0"/>
          <w:sz w:val="24"/>
          <w14:ligatures w14:val="none"/>
        </w:rPr>
        <w:t>atmospheric information</w:t>
      </w:r>
      <w:r w:rsidR="00CA0126">
        <w:rPr>
          <w:rFonts w:ascii="Calibri" w:eastAsia="宋体" w:hAnsi="Calibri" w:cs="Calibri" w:hint="eastAsia"/>
          <w:color w:val="000000"/>
          <w:kern w:val="0"/>
          <w:sz w:val="24"/>
          <w14:ligatures w14:val="none"/>
        </w:rPr>
        <w:t xml:space="preserve"> </w:t>
      </w:r>
      <w:r w:rsidR="00D750BB">
        <w:rPr>
          <w:rFonts w:ascii="Calibri" w:eastAsia="宋体" w:hAnsi="Calibri" w:cs="Calibri" w:hint="eastAsia"/>
          <w:color w:val="000000"/>
          <w:kern w:val="0"/>
          <w:sz w:val="24"/>
          <w14:ligatures w14:val="none"/>
        </w:rPr>
        <w:t>is</w:t>
      </w:r>
      <w:r w:rsidR="00CA0126">
        <w:rPr>
          <w:rFonts w:ascii="Calibri" w:eastAsia="宋体" w:hAnsi="Calibri" w:cs="Calibri" w:hint="eastAsia"/>
          <w:color w:val="000000"/>
          <w:kern w:val="0"/>
          <w:sz w:val="24"/>
          <w14:ligatures w14:val="none"/>
        </w:rPr>
        <w:t xml:space="preserve"> </w:t>
      </w:r>
      <w:r w:rsidR="00FA74E8">
        <w:rPr>
          <w:rFonts w:ascii="Calibri" w:eastAsia="宋体" w:hAnsi="Calibri" w:cs="Calibri" w:hint="eastAsia"/>
          <w:color w:val="000000"/>
          <w:kern w:val="0"/>
          <w:sz w:val="24"/>
          <w14:ligatures w14:val="none"/>
        </w:rPr>
        <w:t>largely overlooked</w:t>
      </w:r>
      <w:r w:rsidR="002D356C">
        <w:rPr>
          <w:rFonts w:ascii="Calibri" w:eastAsia="宋体" w:hAnsi="Calibri" w:cs="Calibri" w:hint="eastAsia"/>
          <w:color w:val="000000"/>
          <w:kern w:val="0"/>
          <w:sz w:val="24"/>
          <w14:ligatures w14:val="none"/>
        </w:rPr>
        <w:t xml:space="preserve">, which leads to </w:t>
      </w:r>
      <w:r w:rsidR="004E2D6A">
        <w:rPr>
          <w:rFonts w:ascii="Calibri" w:eastAsia="宋体" w:hAnsi="Calibri" w:cs="Calibri" w:hint="eastAsia"/>
          <w:color w:val="000000"/>
          <w:kern w:val="0"/>
          <w:sz w:val="24"/>
          <w14:ligatures w14:val="none"/>
        </w:rPr>
        <w:t xml:space="preserve">a lack of physical foundation </w:t>
      </w:r>
      <w:r w:rsidR="0075458A">
        <w:rPr>
          <w:rFonts w:ascii="Calibri" w:eastAsia="宋体" w:hAnsi="Calibri" w:cs="Calibri" w:hint="eastAsia"/>
          <w:color w:val="000000"/>
          <w:kern w:val="0"/>
          <w:sz w:val="24"/>
          <w14:ligatures w14:val="none"/>
        </w:rPr>
        <w:t>in determining the features input into the models.</w:t>
      </w:r>
      <w:bookmarkEnd w:id="5"/>
    </w:p>
    <w:p w14:paraId="172F2C37" w14:textId="4341B0A6" w:rsidR="00710F66" w:rsidRDefault="005F024E" w:rsidP="00644F6A">
      <w:pPr>
        <w:widowControl/>
        <w:spacing w:before="100" w:beforeAutospacing="1" w:after="100" w:afterAutospacing="1" w:line="36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 xml:space="preserve">The </w:t>
      </w:r>
      <w:r w:rsidRPr="00F425DD">
        <w:rPr>
          <w:rFonts w:ascii="Calibri" w:eastAsia="宋体" w:hAnsi="Calibri" w:cs="Calibri"/>
          <w:color w:val="000000"/>
          <w:kern w:val="0"/>
          <w:sz w:val="24"/>
          <w14:ligatures w14:val="none"/>
        </w:rPr>
        <w:t>wind speed</w:t>
      </w:r>
      <w:r>
        <w:rPr>
          <w:rFonts w:ascii="Calibri" w:eastAsia="宋体" w:hAnsi="Calibri" w:cs="Calibri" w:hint="eastAsia"/>
          <w:color w:val="000000"/>
          <w:kern w:val="0"/>
          <w:sz w:val="24"/>
          <w14:ligatures w14:val="none"/>
        </w:rPr>
        <w:t xml:space="preserve"> at hub height has been</w:t>
      </w:r>
      <w:r w:rsidR="00091910">
        <w:rPr>
          <w:rFonts w:ascii="Calibri" w:eastAsia="宋体" w:hAnsi="Calibri" w:cs="Calibri" w:hint="eastAsia"/>
          <w:color w:val="000000"/>
          <w:kern w:val="0"/>
          <w:sz w:val="24"/>
          <w14:ligatures w14:val="none"/>
        </w:rPr>
        <w:t xml:space="preserve"> </w:t>
      </w:r>
      <w:r>
        <w:rPr>
          <w:rFonts w:ascii="Calibri" w:eastAsia="宋体" w:hAnsi="Calibri" w:cs="Calibri" w:hint="eastAsia"/>
          <w:color w:val="000000"/>
          <w:kern w:val="0"/>
          <w:sz w:val="24"/>
          <w14:ligatures w14:val="none"/>
        </w:rPr>
        <w:t xml:space="preserve">used as the </w:t>
      </w:r>
      <w:r w:rsidR="00670753">
        <w:rPr>
          <w:rFonts w:ascii="Calibri" w:eastAsia="宋体" w:hAnsi="Calibri" w:cs="Calibri" w:hint="eastAsia"/>
          <w:color w:val="000000"/>
          <w:kern w:val="0"/>
          <w:sz w:val="24"/>
          <w14:ligatures w14:val="none"/>
        </w:rPr>
        <w:t xml:space="preserve">primary feature </w:t>
      </w:r>
      <w:r w:rsidR="005F1559">
        <w:rPr>
          <w:rFonts w:ascii="Calibri" w:eastAsia="宋体" w:hAnsi="Calibri" w:cs="Calibri" w:hint="eastAsia"/>
          <w:color w:val="000000"/>
          <w:kern w:val="0"/>
          <w:sz w:val="24"/>
          <w14:ligatures w14:val="none"/>
        </w:rPr>
        <w:t>input into the models</w:t>
      </w:r>
      <w:r w:rsidR="00670753">
        <w:rPr>
          <w:rFonts w:ascii="Calibri" w:eastAsia="宋体" w:hAnsi="Calibri" w:cs="Calibri" w:hint="eastAsia"/>
          <w:color w:val="000000"/>
          <w:kern w:val="0"/>
          <w:sz w:val="24"/>
          <w14:ligatures w14:val="none"/>
        </w:rPr>
        <w:t xml:space="preserve"> </w:t>
      </w:r>
      <w:r w:rsidR="00670753">
        <w:rPr>
          <w:rFonts w:ascii="Calibri" w:eastAsia="宋体" w:hAnsi="Calibri" w:cs="Calibri"/>
          <w:color w:val="000000"/>
          <w:kern w:val="0"/>
          <w:sz w:val="24"/>
          <w14:ligatures w14:val="none"/>
        </w:rPr>
        <w:fldChar w:fldCharType="begin"/>
      </w:r>
      <w:r w:rsidR="006C77C9">
        <w:rPr>
          <w:rFonts w:ascii="Calibri" w:eastAsia="宋体" w:hAnsi="Calibri" w:cs="Calibri"/>
          <w:color w:val="000000"/>
          <w:kern w:val="0"/>
          <w:sz w:val="24"/>
          <w14:ligatures w14:val="none"/>
        </w:rPr>
        <w:instrText xml:space="preserve"> ADDIN ZOTERO_ITEM CSL_CITATION {"citationID":"ltycAAkh","properties":{"unsorted":true,"formattedCitation":"(Mahoney et al., 2012; Ye et al., 2017; Che et al., 2022; Zhang et al., 2025)","plainCitation":"(Mahoney et al., 2012; Ye et al., 2017; Che et al., 2022; Zhang et al., 2025)","dontUpdate":true,"noteIndex":0},"citationItems":[{"id":1625,"uris":["http://zotero.org/users/14274501/items/5TJHB4EM"],"itemData":{"id":1625,"type":"article-journal","abstract":"Wind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Ellen"}],"issued":{"date-parts":[["2012",10]]}}},{"id":1635,"uris":["http://zotero.org/users/14274501/items/UEB3S88X"],"itemData":{"id":1635,"type":"article-journal","abstract":"Large-scale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w:instrText>
      </w:r>
      <w:r w:rsidR="006C77C9">
        <w:rPr>
          <w:rFonts w:ascii="Times New Roman" w:eastAsia="宋体" w:hAnsi="Times New Roman" w:cs="Times New Roman"/>
          <w:color w:val="000000"/>
          <w:kern w:val="0"/>
          <w:sz w:val="24"/>
          <w14:ligatures w14:val="none"/>
        </w:rPr>
        <w:instrText>ﬁ</w:instrText>
      </w:r>
      <w:r w:rsidR="006C77C9">
        <w:rPr>
          <w:rFonts w:ascii="Calibri" w:eastAsia="宋体" w:hAnsi="Calibri" w:cs="Calibri"/>
          <w:color w:val="000000"/>
          <w:kern w:val="0"/>
          <w:sz w:val="24"/>
          <w14:ligatures w14:val="none"/>
        </w:rPr>
        <w:instrText xml:space="preserve">c spatial location and the layout of its neighboring correlated wind turbines. Then, spatial correlation matrix of wind speed is derived by discretizing differential equation at each wind turbine using a </w:instrText>
      </w:r>
      <w:r w:rsidR="006C77C9">
        <w:rPr>
          <w:rFonts w:ascii="Times New Roman" w:eastAsia="宋体" w:hAnsi="Times New Roman" w:cs="Times New Roman"/>
          <w:color w:val="000000"/>
          <w:kern w:val="0"/>
          <w:sz w:val="24"/>
          <w14:ligatures w14:val="none"/>
        </w:rPr>
        <w:instrText>ﬁ</w:instrText>
      </w:r>
      <w:r w:rsidR="006C77C9">
        <w:rPr>
          <w:rFonts w:ascii="Calibri" w:eastAsia="宋体" w:hAnsi="Calibri" w:cs="Calibri"/>
          <w:color w:val="000000"/>
          <w:kern w:val="0"/>
          <w:sz w:val="24"/>
          <w14:ligatures w14:val="none"/>
        </w:rPr>
        <w:instrText xml:space="preserve">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1633,"uris":["http://zotero.org/users/14274501/items/8GQWTJ6M"],"itemData":{"id":1633,"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680,"uris":["http://zotero.org/users/14274501/items/9D8B8ARY"],"itemData":{"id":680,"type":"article-journal","container-title":"Nature Communications","DOI":"10.1038/s41467-025-58456-4","ISSN":"2041-1723","issue":"1","journalAbbreviation":"Nat. Commun.","language":"en","page":"3195","source":"DOI.org (Crossref)","title":"A machine learning model for hub-height short-term wind speed prediction","volume":"16","author":[{"family":"Zhang","given":"Zongwei"},{"family":"Lin","given":"Lianlei"},{"family":"Gao","given":"Sheng"},{"family":"Wang","given":"Junkai"},{"family":"Zhao","given":"Hanqing"},{"family":"Yu","given":"Hangyi"}],"issued":{"date-parts":[["2025",4,3]]}}}],"schema":"https://github.com/citation-style-language/schema/raw/master/csl-citation.json"} </w:instrText>
      </w:r>
      <w:r w:rsidR="00670753">
        <w:rPr>
          <w:rFonts w:ascii="Calibri" w:eastAsia="宋体" w:hAnsi="Calibri" w:cs="Calibri"/>
          <w:color w:val="000000"/>
          <w:kern w:val="0"/>
          <w:sz w:val="24"/>
          <w14:ligatures w14:val="none"/>
        </w:rPr>
        <w:fldChar w:fldCharType="separate"/>
      </w:r>
      <w:r w:rsidR="00670753">
        <w:rPr>
          <w:rFonts w:ascii="Calibri" w:hAnsi="Calibri" w:cs="Calibri"/>
          <w:color w:val="000000"/>
          <w:kern w:val="0"/>
          <w:sz w:val="24"/>
        </w:rPr>
        <w:t>(</w:t>
      </w:r>
      <w:r w:rsidR="00A43927">
        <w:rPr>
          <w:rFonts w:ascii="Calibri" w:hAnsi="Calibri" w:cs="Calibri" w:hint="eastAsia"/>
          <w:color w:val="000000"/>
          <w:kern w:val="0"/>
          <w:sz w:val="24"/>
        </w:rPr>
        <w:t xml:space="preserve">e.g., </w:t>
      </w:r>
      <w:r w:rsidR="00670753">
        <w:rPr>
          <w:rFonts w:ascii="Calibri" w:hAnsi="Calibri" w:cs="Calibri"/>
          <w:color w:val="000000"/>
          <w:kern w:val="0"/>
          <w:sz w:val="24"/>
        </w:rPr>
        <w:t>Mahoney et al., 2012; Ye et al., 2017; Che et al., 2022; Zhang et al., 2025)</w:t>
      </w:r>
      <w:r w:rsidR="00670753">
        <w:rPr>
          <w:rFonts w:ascii="Calibri" w:eastAsia="宋体" w:hAnsi="Calibri" w:cs="Calibri"/>
          <w:color w:val="000000"/>
          <w:kern w:val="0"/>
          <w:sz w:val="24"/>
          <w14:ligatures w14:val="none"/>
        </w:rPr>
        <w:fldChar w:fldCharType="end"/>
      </w:r>
      <w:r w:rsidR="00F425DD" w:rsidRPr="00F425DD">
        <w:rPr>
          <w:rFonts w:ascii="Calibri" w:eastAsia="宋体" w:hAnsi="Calibri" w:cs="Calibri"/>
          <w:color w:val="000000"/>
          <w:kern w:val="0"/>
          <w:sz w:val="24"/>
          <w14:ligatures w14:val="none"/>
        </w:rPr>
        <w:t xml:space="preserve">. This practice originates from single-turbine power curve, where </w:t>
      </w:r>
      <w:r w:rsidR="007A1CC8">
        <w:rPr>
          <w:rFonts w:ascii="Calibri" w:eastAsia="宋体" w:hAnsi="Calibri" w:cs="Calibri" w:hint="eastAsia"/>
          <w:color w:val="000000"/>
          <w:kern w:val="0"/>
          <w:sz w:val="24"/>
          <w14:ligatures w14:val="none"/>
        </w:rPr>
        <w:t>power</w:t>
      </w:r>
      <w:r w:rsidR="007A1CC8" w:rsidRPr="00F425DD">
        <w:rPr>
          <w:rFonts w:ascii="Calibri" w:eastAsia="宋体" w:hAnsi="Calibri" w:cs="Calibri"/>
          <w:color w:val="000000"/>
          <w:kern w:val="0"/>
          <w:sz w:val="24"/>
          <w14:ligatures w14:val="none"/>
        </w:rPr>
        <w:t xml:space="preserve"> </w:t>
      </w:r>
      <w:r w:rsidR="00F425DD" w:rsidRPr="00F425DD">
        <w:rPr>
          <w:rFonts w:ascii="Calibri" w:eastAsia="宋体" w:hAnsi="Calibri" w:cs="Calibri"/>
          <w:color w:val="000000"/>
          <w:kern w:val="0"/>
          <w:sz w:val="24"/>
          <w14:ligatures w14:val="none"/>
        </w:rPr>
        <w:t xml:space="preserve">can be characterized by a single </w:t>
      </w:r>
      <w:r w:rsidR="00B16E71">
        <w:rPr>
          <w:rFonts w:ascii="Calibri" w:eastAsia="宋体" w:hAnsi="Calibri" w:cs="Calibri"/>
          <w:color w:val="000000"/>
          <w:kern w:val="0"/>
          <w:sz w:val="24"/>
          <w14:ligatures w14:val="none"/>
        </w:rPr>
        <w:t>hub</w:t>
      </w:r>
      <w:r w:rsidR="007A1CC8">
        <w:rPr>
          <w:rFonts w:ascii="Calibri" w:eastAsia="宋体" w:hAnsi="Calibri" w:cs="Calibri" w:hint="eastAsia"/>
          <w:color w:val="000000"/>
          <w:kern w:val="0"/>
          <w:sz w:val="24"/>
          <w14:ligatures w14:val="none"/>
        </w:rPr>
        <w:t>-</w:t>
      </w:r>
      <w:r w:rsidR="00F425DD" w:rsidRPr="00F425DD">
        <w:rPr>
          <w:rFonts w:ascii="Calibri" w:eastAsia="宋体" w:hAnsi="Calibri" w:cs="Calibri"/>
          <w:color w:val="000000"/>
          <w:kern w:val="0"/>
          <w:sz w:val="24"/>
          <w14:ligatures w14:val="none"/>
        </w:rPr>
        <w:t>height</w:t>
      </w:r>
      <w:r w:rsidR="007A1CC8">
        <w:rPr>
          <w:rFonts w:ascii="Calibri" w:eastAsia="宋体" w:hAnsi="Calibri" w:cs="Calibri" w:hint="eastAsia"/>
          <w:color w:val="000000"/>
          <w:kern w:val="0"/>
          <w:sz w:val="24"/>
          <w14:ligatures w14:val="none"/>
        </w:rPr>
        <w:t xml:space="preserve"> wind speed</w:t>
      </w:r>
      <w:r w:rsidR="002102C4">
        <w:rPr>
          <w:rFonts w:ascii="Calibri" w:eastAsia="宋体" w:hAnsi="Calibri" w:cs="Calibri" w:hint="eastAsia"/>
          <w:color w:val="000000"/>
          <w:kern w:val="0"/>
          <w:sz w:val="24"/>
          <w14:ligatures w14:val="none"/>
        </w:rPr>
        <w:t xml:space="preserve"> </w:t>
      </w:r>
      <w:r w:rsidR="00A943FC">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{"citationID":"2y7JN3K4","properties":{"formattedCitation":"(Turbines\\uc0\\u8212{}Part, 2005)","plainCitation":"(Turbines—Part, 2005)","noteIndex":0},"citationItems":[{"id":1638,"uris":["http://zotero.org/users/14274501/items/3X2LALHE"],"itemData":{"id":1638,"type":"article-journal","container-title":"British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sidR="00A943FC">
        <w:rPr>
          <w:rFonts w:ascii="Calibri" w:eastAsia="宋体" w:hAnsi="Calibri" w:cs="Calibri"/>
          <w:color w:val="000000"/>
          <w:kern w:val="0"/>
          <w:sz w:val="24"/>
          <w14:ligatures w14:val="none"/>
        </w:rPr>
        <w:fldChar w:fldCharType="separate"/>
      </w:r>
      <w:r w:rsidR="00401647" w:rsidRPr="00401647">
        <w:rPr>
          <w:rFonts w:ascii="Calibri" w:hAnsi="Calibri" w:cs="Calibri"/>
          <w:color w:val="000000"/>
          <w:kern w:val="0"/>
          <w:sz w:val="24"/>
        </w:rPr>
        <w:t>(Turbines—Part, 2005)</w:t>
      </w:r>
      <w:r w:rsidR="00A943FC">
        <w:rPr>
          <w:rFonts w:ascii="Calibri" w:eastAsia="宋体" w:hAnsi="Calibri" w:cs="Calibri"/>
          <w:color w:val="000000"/>
          <w:kern w:val="0"/>
          <w:sz w:val="24"/>
          <w14:ligatures w14:val="none"/>
        </w:rPr>
        <w:fldChar w:fldCharType="end"/>
      </w:r>
      <w:r w:rsidR="00314C88">
        <w:rPr>
          <w:rFonts w:ascii="Calibri" w:eastAsia="宋体" w:hAnsi="Calibri" w:cs="Calibri" w:hint="eastAsia"/>
          <w:color w:val="000000"/>
          <w:kern w:val="0"/>
          <w:sz w:val="24"/>
          <w14:ligatures w14:val="none"/>
        </w:rPr>
        <w:t xml:space="preserve">, and </w:t>
      </w:r>
      <w:r w:rsidR="00DB509B">
        <w:rPr>
          <w:rFonts w:ascii="Calibri" w:eastAsia="宋体" w:hAnsi="Calibri" w:cs="Calibri" w:hint="eastAsia"/>
          <w:color w:val="000000"/>
          <w:kern w:val="0"/>
          <w:sz w:val="24"/>
          <w14:ligatures w14:val="none"/>
        </w:rPr>
        <w:t xml:space="preserve">could be supported by </w:t>
      </w:r>
      <w:r w:rsidR="00314C88">
        <w:rPr>
          <w:rFonts w:ascii="Calibri" w:eastAsia="宋体" w:hAnsi="Calibri" w:cs="Calibri" w:hint="eastAsia"/>
          <w:color w:val="000000"/>
          <w:kern w:val="0"/>
          <w:sz w:val="24"/>
          <w14:ligatures w14:val="none"/>
        </w:rPr>
        <w:t xml:space="preserve">the fact that </w:t>
      </w:r>
      <w:r w:rsidR="005B3BF3" w:rsidRPr="00F425DD">
        <w:rPr>
          <w:rFonts w:ascii="Calibri" w:eastAsia="宋体" w:hAnsi="Calibri" w:cs="Calibri"/>
          <w:color w:val="000000"/>
          <w:kern w:val="0"/>
          <w:sz w:val="24"/>
          <w14:ligatures w14:val="none"/>
        </w:rPr>
        <w:t>hub-height wind speed shows strong correlation with power</w:t>
      </w:r>
      <w:r w:rsidR="005B3BF3">
        <w:rPr>
          <w:rFonts w:ascii="Calibri" w:eastAsia="宋体" w:hAnsi="Calibri" w:cs="Calibri" w:hint="eastAsia"/>
          <w:color w:val="000000"/>
          <w:kern w:val="0"/>
          <w:sz w:val="24"/>
          <w14:ligatures w14:val="none"/>
        </w:rPr>
        <w:t xml:space="preserve"> </w:t>
      </w:r>
      <w:r w:rsidR="005B3BF3">
        <w:rPr>
          <w:rFonts w:ascii="Calibri" w:eastAsia="宋体" w:hAnsi="Calibri" w:cs="Calibri"/>
          <w:color w:val="000000"/>
          <w:kern w:val="0"/>
          <w:sz w:val="24"/>
          <w14:ligatures w14:val="none"/>
        </w:rPr>
        <w:fldChar w:fldCharType="begin"/>
      </w:r>
      <w:r w:rsidR="005B3BF3">
        <w:rPr>
          <w:rFonts w:ascii="Calibri" w:eastAsia="宋体" w:hAnsi="Calibri" w:cs="Calibri"/>
          <w:color w:val="000000"/>
          <w:kern w:val="0"/>
          <w:sz w:val="24"/>
          <w14:ligatures w14:val="none"/>
        </w:rPr>
        <w:instrText xml:space="preserve"> ADDIN ZOTERO_ITEM CSL_CITATION {"citationID":"4FoJ54t5","properties":{"formattedCitation":"(Clifton et al., 2013)","plainCitation":"(Clifton et al., 2013)","noteIndex":0},"citationItems":[{"id":1640,"uris":["http://zotero.org/users/14274501/items/Y4FVRGTC"],"itemData":{"id":1640,"type":"article-journal","abstract":"Wind turbine power output is known to be a strong function of wind speed, but is also affected by turbulence and shear. In this work, new aerostructural simulations of a generic 1.5 MW turbine are used to rank atmospheric in</w:instrText>
      </w:r>
      <w:r w:rsidR="005B3BF3">
        <w:rPr>
          <w:rFonts w:ascii="Times New Roman" w:eastAsia="宋体" w:hAnsi="Times New Roman" w:cs="Times New Roman"/>
          <w:color w:val="000000"/>
          <w:kern w:val="0"/>
          <w:sz w:val="24"/>
          <w14:ligatures w14:val="none"/>
        </w:rPr>
        <w:instrText>ﬂ</w:instrText>
      </w:r>
      <w:r w:rsidR="005B3BF3">
        <w:rPr>
          <w:rFonts w:ascii="Calibri" w:eastAsia="宋体" w:hAnsi="Calibri" w:cs="Calibri"/>
          <w:color w:val="000000"/>
          <w:kern w:val="0"/>
          <w:sz w:val="24"/>
          <w14:ligatures w14:val="none"/>
        </w:rPr>
        <w:instrText>uences on power output. Most signi</w:instrText>
      </w:r>
      <w:r w:rsidR="005B3BF3">
        <w:rPr>
          <w:rFonts w:ascii="Times New Roman" w:eastAsia="宋体" w:hAnsi="Times New Roman" w:cs="Times New Roman"/>
          <w:color w:val="000000"/>
          <w:kern w:val="0"/>
          <w:sz w:val="24"/>
          <w14:ligatures w14:val="none"/>
        </w:rPr>
        <w:instrText>ﬁ</w:instrText>
      </w:r>
      <w:r w:rsidR="005B3BF3">
        <w:rPr>
          <w:rFonts w:ascii="Calibri" w:eastAsia="宋体" w:hAnsi="Calibri" w:cs="Calibri"/>
          <w:color w:val="000000"/>
          <w:kern w:val="0"/>
          <w:sz w:val="24"/>
          <w14:ligatures w14:val="none"/>
        </w:rPr>
        <w:instrText>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w:instrText>
      </w:r>
      <w:r w:rsidR="005B3BF3">
        <w:rPr>
          <w:rFonts w:ascii="Times New Roman" w:eastAsia="宋体" w:hAnsi="Times New Roman" w:cs="Times New Roman"/>
          <w:color w:val="000000"/>
          <w:kern w:val="0"/>
          <w:sz w:val="24"/>
          <w14:ligatures w14:val="none"/>
        </w:rPr>
        <w:instrText>ﬁ</w:instrText>
      </w:r>
      <w:r w:rsidR="005B3BF3">
        <w:rPr>
          <w:rFonts w:ascii="Calibri" w:eastAsia="宋体" w:hAnsi="Calibri" w:cs="Calibri"/>
          <w:color w:val="000000"/>
          <w:kern w:val="0"/>
          <w:sz w:val="24"/>
          <w14:ligatures w14:val="none"/>
        </w:rPr>
        <w:instrText xml:space="preserve">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instrText>
      </w:r>
      <w:r w:rsidR="005B3BF3">
        <w:rPr>
          <w:rFonts w:ascii="Calibri" w:eastAsia="宋体" w:hAnsi="Calibri" w:cs="Calibri"/>
          <w:color w:val="000000"/>
          <w:kern w:val="0"/>
          <w:sz w:val="24"/>
          <w14:ligatures w14:val="none"/>
        </w:rPr>
        <w:fldChar w:fldCharType="separate"/>
      </w:r>
      <w:r w:rsidR="005B3BF3">
        <w:rPr>
          <w:rFonts w:ascii="Calibri" w:eastAsia="宋体" w:hAnsi="Calibri" w:cs="Calibri"/>
          <w:noProof/>
          <w:color w:val="000000"/>
          <w:kern w:val="0"/>
          <w:sz w:val="24"/>
          <w14:ligatures w14:val="none"/>
        </w:rPr>
        <w:t>(Clifton et al., 2013)</w:t>
      </w:r>
      <w:r w:rsidR="005B3BF3">
        <w:rPr>
          <w:rFonts w:ascii="Calibri" w:eastAsia="宋体" w:hAnsi="Calibri" w:cs="Calibri"/>
          <w:color w:val="000000"/>
          <w:kern w:val="0"/>
          <w:sz w:val="24"/>
          <w14:ligatures w14:val="none"/>
        </w:rPr>
        <w:fldChar w:fldCharType="end"/>
      </w:r>
      <w:r w:rsidR="00F425DD" w:rsidRPr="00F425DD">
        <w:rPr>
          <w:rFonts w:ascii="Calibri" w:eastAsia="宋体" w:hAnsi="Calibri" w:cs="Calibri"/>
          <w:color w:val="000000"/>
          <w:kern w:val="0"/>
          <w:sz w:val="24"/>
          <w14:ligatures w14:val="none"/>
        </w:rPr>
        <w:t xml:space="preserve">. </w:t>
      </w:r>
      <w:r w:rsidR="00587EF3">
        <w:rPr>
          <w:rFonts w:ascii="Calibri" w:eastAsia="宋体" w:hAnsi="Calibri" w:cs="Calibri" w:hint="eastAsia"/>
          <w:color w:val="000000"/>
          <w:kern w:val="0"/>
          <w:sz w:val="24"/>
          <w14:ligatures w14:val="none"/>
        </w:rPr>
        <w:t xml:space="preserve">However, in wind farms, given that the </w:t>
      </w:r>
      <w:r w:rsidR="00587EF3" w:rsidRPr="00F425DD">
        <w:rPr>
          <w:rFonts w:ascii="Calibri" w:eastAsia="宋体" w:hAnsi="Calibri" w:cs="Calibri"/>
          <w:color w:val="000000"/>
          <w:kern w:val="0"/>
          <w:sz w:val="24"/>
          <w14:ligatures w14:val="none"/>
        </w:rPr>
        <w:t>spatial heterogeneity</w:t>
      </w:r>
      <w:r w:rsidR="00587EF3">
        <w:rPr>
          <w:rFonts w:ascii="Calibri" w:eastAsia="宋体" w:hAnsi="Calibri" w:cs="Calibri" w:hint="eastAsia"/>
          <w:color w:val="000000"/>
          <w:kern w:val="0"/>
          <w:sz w:val="24"/>
          <w14:ligatures w14:val="none"/>
        </w:rPr>
        <w:t xml:space="preserve"> of wind speed</w:t>
      </w:r>
      <w:r w:rsidR="00587EF3" w:rsidRPr="00F425DD">
        <w:rPr>
          <w:rFonts w:ascii="Calibri" w:eastAsia="宋体" w:hAnsi="Calibri" w:cs="Calibri"/>
          <w:color w:val="000000"/>
          <w:kern w:val="0"/>
          <w:sz w:val="24"/>
          <w14:ligatures w14:val="none"/>
        </w:rPr>
        <w:t xml:space="preserve"> and </w:t>
      </w:r>
      <w:r w:rsidR="00587EF3">
        <w:rPr>
          <w:rFonts w:ascii="Calibri" w:eastAsia="宋体" w:hAnsi="Calibri" w:cs="Calibri" w:hint="eastAsia"/>
          <w:color w:val="000000"/>
          <w:kern w:val="0"/>
          <w:sz w:val="24"/>
          <w14:ligatures w14:val="none"/>
        </w:rPr>
        <w:t xml:space="preserve">turbine </w:t>
      </w:r>
      <w:r w:rsidR="00587EF3" w:rsidRPr="00F425DD">
        <w:rPr>
          <w:rFonts w:ascii="Calibri" w:eastAsia="宋体" w:hAnsi="Calibri" w:cs="Calibri"/>
          <w:color w:val="000000"/>
          <w:kern w:val="0"/>
          <w:sz w:val="24"/>
          <w14:ligatures w14:val="none"/>
        </w:rPr>
        <w:t>wake interactions</w:t>
      </w:r>
      <w:r w:rsidR="00587EF3">
        <w:rPr>
          <w:rFonts w:ascii="Calibri" w:eastAsia="宋体" w:hAnsi="Calibri" w:cs="Calibri" w:hint="eastAsia"/>
          <w:color w:val="000000"/>
          <w:kern w:val="0"/>
          <w:sz w:val="24"/>
          <w14:ligatures w14:val="none"/>
        </w:rPr>
        <w:t xml:space="preserve"> significantly affect the flow field </w:t>
      </w:r>
      <w:r w:rsidR="00B16E71">
        <w:rPr>
          <w:rFonts w:ascii="Calibri" w:eastAsia="宋体" w:hAnsi="Calibri" w:cs="Calibri"/>
          <w:color w:val="000000"/>
          <w:kern w:val="0"/>
          <w:sz w:val="24"/>
          <w14:ligatures w14:val="none"/>
        </w:rPr>
        <w:fldChar w:fldCharType="begin"/>
      </w:r>
      <w:r w:rsidR="00B16E71">
        <w:rPr>
          <w:rFonts w:ascii="Calibri" w:eastAsia="宋体" w:hAnsi="Calibri" w:cs="Calibri"/>
          <w:color w:val="000000"/>
          <w:kern w:val="0"/>
          <w:sz w:val="24"/>
          <w14:ligatures w14:val="none"/>
        </w:rPr>
        <w:instrText xml:space="preserve"> ADDIN ZOTERO_ITEM CSL_CITATION {"citationID":"wbFTPc42","properties":{"formattedCitation":"(Wharton &amp; Lundquist, 2012)","plainCitation":"(Wharton &amp; Lundquist, 2012)","noteIndex":0},"citationItems":[{"id":1648,"uris":["http://zotero.org/users/14274501/items/MKLZNDJ2"],"itemData":{"id":1648,"type":"article-journal","abstract":"The power generated by a wind turbine largely depends on the wind speed. During time periods with identical hub-height wind speeds but different shapes to the wind pro</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le, a turbine will produce different amounts of power. This variability may be induced by atmospheric stability, which affects pro</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B16E71">
        <w:rPr>
          <w:rFonts w:ascii="Calibri" w:eastAsia="宋体" w:hAnsi="Calibri" w:cs="Calibri"/>
          <w:color w:val="000000"/>
          <w:kern w:val="0"/>
          <w:sz w:val="24"/>
          <w14:ligatures w14:val="none"/>
        </w:rPr>
        <w:fldChar w:fldCharType="separate"/>
      </w:r>
      <w:r w:rsidR="00B16E71">
        <w:rPr>
          <w:rFonts w:ascii="Calibri" w:eastAsia="宋体" w:hAnsi="Calibri" w:cs="Calibri"/>
          <w:noProof/>
          <w:color w:val="000000"/>
          <w:kern w:val="0"/>
          <w:sz w:val="24"/>
          <w14:ligatures w14:val="none"/>
        </w:rPr>
        <w:t>(Wharton &amp; Lundquist, 2012)</w:t>
      </w:r>
      <w:r w:rsidR="00B16E71">
        <w:rPr>
          <w:rFonts w:ascii="Calibri" w:eastAsia="宋体" w:hAnsi="Calibri" w:cs="Calibri"/>
          <w:color w:val="000000"/>
          <w:kern w:val="0"/>
          <w:sz w:val="24"/>
          <w14:ligatures w14:val="none"/>
        </w:rPr>
        <w:fldChar w:fldCharType="end"/>
      </w:r>
      <w:r w:rsidR="00587EF3">
        <w:rPr>
          <w:rFonts w:ascii="Calibri" w:eastAsia="宋体" w:hAnsi="Calibri" w:cs="Calibri" w:hint="eastAsia"/>
          <w:color w:val="000000"/>
          <w:kern w:val="0"/>
          <w:sz w:val="24"/>
          <w14:ligatures w14:val="none"/>
        </w:rPr>
        <w:t xml:space="preserve">, power forecasting based on only the hub-height speed </w:t>
      </w:r>
      <w:r w:rsidR="009B1F11">
        <w:rPr>
          <w:rFonts w:ascii="Calibri" w:eastAsia="宋体" w:hAnsi="Calibri" w:cs="Calibri"/>
          <w:color w:val="000000"/>
          <w:kern w:val="0"/>
          <w:sz w:val="24"/>
          <w14:ligatures w14:val="none"/>
        </w:rPr>
        <w:t>may not</w:t>
      </w:r>
      <w:r w:rsidR="00587EF3">
        <w:rPr>
          <w:rFonts w:ascii="Calibri" w:eastAsia="宋体" w:hAnsi="Calibri" w:cs="Calibri" w:hint="eastAsia"/>
          <w:color w:val="000000"/>
          <w:kern w:val="0"/>
          <w:sz w:val="24"/>
          <w14:ligatures w14:val="none"/>
        </w:rPr>
        <w:t xml:space="preserve"> be sufficiently reliable</w:t>
      </w:r>
      <w:r w:rsidR="00B16E71">
        <w:rPr>
          <w:rFonts w:ascii="Calibri" w:eastAsia="宋体" w:hAnsi="Calibri" w:cs="Calibri"/>
          <w:color w:val="000000"/>
          <w:kern w:val="0"/>
          <w:sz w:val="24"/>
          <w14:ligatures w14:val="none"/>
        </w:rPr>
        <w:t xml:space="preserve"> </w:t>
      </w:r>
      <w:r w:rsidR="00B16E71">
        <w:rPr>
          <w:rFonts w:ascii="Calibri" w:eastAsia="宋体" w:hAnsi="Calibri" w:cs="Calibri"/>
          <w:color w:val="000000"/>
          <w:kern w:val="0"/>
          <w:sz w:val="24"/>
          <w14:ligatures w14:val="none"/>
        </w:rPr>
        <w:fldChar w:fldCharType="begin"/>
      </w:r>
      <w:r w:rsidR="00B16E71">
        <w:rPr>
          <w:rFonts w:ascii="Calibri" w:eastAsia="宋体" w:hAnsi="Calibri" w:cs="Calibri"/>
          <w:color w:val="000000"/>
          <w:kern w:val="0"/>
          <w:sz w:val="24"/>
          <w14:ligatures w14:val="none"/>
        </w:rPr>
        <w:instrText xml:space="preserve"> ADDIN ZOTERO_ITEM CSL_CITATION {"citationID":"jkhKTdo7","properties":{"formattedCitation":"(Buhan et al., 2016)","plainCitation":"(Buhan et al., 2016)","noteIndex":0},"citationItems":[{"id":1665,"uris":["http://zotero.org/users/14274501/items/ECRFFUKQ"],"itemData":{"id":1665,"type":"article-journal","abstract":"A new statistical approach has been proposed for improved short-term wind-electric power forecasts of wind power plants (WPPs) based on a new wind-patternrecognition technique, and reference wind mast (RWM) data correlations with numerical weather predictions (NWPs) to localize wind data to the given WPP site. For this purpose, </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rst, NWP data are combined using adaptive boosting (AdaBoost) machine-learning algorithm to provide a proper combination of meteorological grid data from a set of grids around each WPP. Then, combined grid data are clustered, and for each cluster, an arti</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cial neural network (ANN)/support vector machine (SVM) model is constructed to learn the relationship between the wind patterns of NWP data and RWM measurements. The outputs of this wind-to-wind modeling stage are used to obtain raw short-term 48-h-ahead wind-electric power forecasts via the consecutive statistical ANN/SVM models applied in the wind-to-power stage. The systematic errors are eliminated by applying model output statistics (MOS) and a weighted average combination method is used to obtain the </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nal 48-h-ahead wind-electric power forecasts. The proposed model has been successfully applied to seven WPPs with installed capacities in the range from 10 to </w:instrText>
      </w:r>
      <w:r w:rsidR="00B16E71">
        <w:rPr>
          <w:rFonts w:ascii="Cambria Math" w:eastAsia="宋体" w:hAnsi="Cambria Math" w:cs="Cambria Math"/>
          <w:color w:val="000000"/>
          <w:kern w:val="0"/>
          <w:sz w:val="24"/>
          <w14:ligatures w14:val="none"/>
        </w:rPr>
        <w:instrText>∼</w:instrText>
      </w:r>
      <w:r w:rsidR="00B16E71">
        <w:rPr>
          <w:rFonts w:ascii="Calibri" w:eastAsia="宋体" w:hAnsi="Calibri" w:cs="Calibri"/>
          <w:color w:val="000000"/>
          <w:kern w:val="0"/>
          <w:sz w:val="24"/>
          <w14:ligatures w14:val="none"/>
        </w:rPr>
        <w:instrText xml:space="preserve">200 MW. The wind-electric power-forecast results obtained by using the proposed approach are compared with the reference benchmark models and other statistical models, which do not use any wind pattern recognition or NWP data correction via RWM measurements. It has been shown that the proposed wind-pattern-recognition technique and the wind-to-wind model developed by the use of an RWM for each WPP bring an improvement in the range from 2.3% to 5.1% on the normalized mean absolute error of windelectric power forecasts, for an average training period of 2 years and a test period of 6 months for the given WPPs, as compared with conventional statistical methods.","container-title":"IEEE Transactions on Industrial Informatics","DOI":"10.1109/TII.2016.2543004","ISSN":"1551-3203, 1941-0050","issue":"3","journalAbbreviation":"IEEE Trans. Ind. Inf.","language":"en","license":"https://ieeexplore.ieee.org/Xplorehelp/downloads/license-information/IEEE.html","page":"991-1004","source":"DOI.org (Crossref)","title":"Wind Pattern Recognition and Reference Wind Mast Data Correlations With NWP for Improved Wind-Electric Power Forecasts","volume":"12","author":[{"family":"Buhan","given":"Serkan"},{"family":"Ozkazanc","given":"Yakup"},{"family":"Cadirci","given":"Isik"}],"issued":{"date-parts":[["2016",6]]}}}],"schema":"https://github.com/citation-style-language/schema/raw/master/csl-citation.json"} </w:instrText>
      </w:r>
      <w:r w:rsidR="00B16E71">
        <w:rPr>
          <w:rFonts w:ascii="Calibri" w:eastAsia="宋体" w:hAnsi="Calibri" w:cs="Calibri"/>
          <w:color w:val="000000"/>
          <w:kern w:val="0"/>
          <w:sz w:val="24"/>
          <w14:ligatures w14:val="none"/>
        </w:rPr>
        <w:fldChar w:fldCharType="separate"/>
      </w:r>
      <w:r w:rsidR="00B16E71">
        <w:rPr>
          <w:rFonts w:ascii="Calibri" w:eastAsia="宋体" w:hAnsi="Calibri" w:cs="Calibri"/>
          <w:noProof/>
          <w:color w:val="000000"/>
          <w:kern w:val="0"/>
          <w:sz w:val="24"/>
          <w14:ligatures w14:val="none"/>
        </w:rPr>
        <w:t>(Buhan et al., 2016)</w:t>
      </w:r>
      <w:r w:rsidR="00B16E71">
        <w:rPr>
          <w:rFonts w:ascii="Calibri" w:eastAsia="宋体" w:hAnsi="Calibri" w:cs="Calibri"/>
          <w:color w:val="000000"/>
          <w:kern w:val="0"/>
          <w:sz w:val="24"/>
          <w14:ligatures w14:val="none"/>
        </w:rPr>
        <w:fldChar w:fldCharType="end"/>
      </w:r>
      <w:r w:rsidR="00587EF3">
        <w:rPr>
          <w:rFonts w:ascii="Calibri" w:eastAsia="宋体" w:hAnsi="Calibri" w:cs="Calibri" w:hint="eastAsia"/>
          <w:color w:val="000000"/>
          <w:kern w:val="0"/>
          <w:sz w:val="24"/>
          <w14:ligatures w14:val="none"/>
        </w:rPr>
        <w:t>.</w:t>
      </w:r>
      <w:r w:rsidR="005675A6">
        <w:rPr>
          <w:rFonts w:ascii="Calibri" w:eastAsia="宋体" w:hAnsi="Calibri" w:cs="Calibri" w:hint="eastAsia"/>
          <w:color w:val="000000"/>
          <w:kern w:val="0"/>
          <w:sz w:val="24"/>
          <w14:ligatures w14:val="none"/>
        </w:rPr>
        <w:t xml:space="preserve"> </w:t>
      </w:r>
      <w:r w:rsidR="00271C64">
        <w:rPr>
          <w:rFonts w:ascii="Calibri" w:eastAsia="宋体" w:hAnsi="Calibri" w:cs="Calibri" w:hint="eastAsia"/>
          <w:color w:val="000000"/>
          <w:kern w:val="0"/>
          <w:sz w:val="24"/>
          <w14:ligatures w14:val="none"/>
        </w:rPr>
        <w:t xml:space="preserve">For example, </w:t>
      </w:r>
      <w:r w:rsidR="00DB5748">
        <w:rPr>
          <w:rFonts w:ascii="Calibri" w:eastAsia="宋体" w:hAnsi="Calibri" w:cs="Calibri" w:hint="eastAsia"/>
          <w:color w:val="000000"/>
          <w:kern w:val="0"/>
          <w:sz w:val="24"/>
          <w14:ligatures w14:val="none"/>
        </w:rPr>
        <w:t>wind speed at 10</w:t>
      </w:r>
      <w:r w:rsidR="009347C5">
        <w:rPr>
          <w:rFonts w:ascii="Calibri" w:eastAsia="宋体" w:hAnsi="Calibri" w:cs="Calibri" w:hint="eastAsia"/>
          <w:color w:val="000000"/>
          <w:kern w:val="0"/>
          <w:sz w:val="24"/>
          <w14:ligatures w14:val="none"/>
        </w:rPr>
        <w:t xml:space="preserve"> </w:t>
      </w:r>
      <w:r w:rsidR="00DB5748">
        <w:rPr>
          <w:rFonts w:ascii="Calibri" w:eastAsia="宋体" w:hAnsi="Calibri" w:cs="Calibri" w:hint="eastAsia"/>
          <w:color w:val="000000"/>
          <w:kern w:val="0"/>
          <w:sz w:val="24"/>
          <w14:ligatures w14:val="none"/>
        </w:rPr>
        <w:t>m</w:t>
      </w:r>
      <w:r w:rsidR="00E02581">
        <w:rPr>
          <w:rFonts w:ascii="Calibri" w:eastAsia="宋体" w:hAnsi="Calibri" w:cs="Calibri"/>
          <w:color w:val="000000"/>
          <w:kern w:val="0"/>
          <w:sz w:val="24"/>
          <w14:ligatures w14:val="none"/>
        </w:rPr>
        <w:t xml:space="preserve"> </w:t>
      </w:r>
      <w:r w:rsidR="00DB5748">
        <w:rPr>
          <w:rFonts w:ascii="Calibri" w:eastAsia="宋体" w:hAnsi="Calibri" w:cs="Calibri" w:hint="eastAsia"/>
          <w:color w:val="000000"/>
          <w:kern w:val="0"/>
          <w:sz w:val="24"/>
          <w14:ligatures w14:val="none"/>
        </w:rPr>
        <w:t xml:space="preserve">could be more </w:t>
      </w:r>
      <w:r w:rsidR="00DB5748">
        <w:rPr>
          <w:rFonts w:ascii="Calibri" w:eastAsia="宋体" w:hAnsi="Calibri" w:cs="Calibri"/>
          <w:color w:val="000000"/>
          <w:kern w:val="0"/>
          <w:sz w:val="24"/>
          <w14:ligatures w14:val="none"/>
        </w:rPr>
        <w:t>relevant</w:t>
      </w:r>
      <w:r w:rsidR="00DB5748">
        <w:rPr>
          <w:rFonts w:ascii="Calibri" w:eastAsia="宋体" w:hAnsi="Calibri" w:cs="Calibri" w:hint="eastAsia"/>
          <w:color w:val="000000"/>
          <w:kern w:val="0"/>
          <w:sz w:val="24"/>
          <w14:ligatures w14:val="none"/>
        </w:rPr>
        <w:t xml:space="preserve"> with power than </w:t>
      </w:r>
      <w:r w:rsidR="00B9423F">
        <w:rPr>
          <w:rFonts w:ascii="Calibri" w:eastAsia="宋体" w:hAnsi="Calibri" w:cs="Calibri" w:hint="eastAsia"/>
          <w:color w:val="000000"/>
          <w:kern w:val="0"/>
          <w:sz w:val="24"/>
          <w14:ligatures w14:val="none"/>
        </w:rPr>
        <w:t>that at hub-height</w:t>
      </w:r>
      <w:r w:rsidR="00B16E71">
        <w:rPr>
          <w:rFonts w:ascii="Calibri" w:eastAsia="宋体" w:hAnsi="Calibri" w:cs="Calibri"/>
          <w:color w:val="000000"/>
          <w:kern w:val="0"/>
          <w:sz w:val="24"/>
          <w14:ligatures w14:val="none"/>
        </w:rPr>
        <w:t xml:space="preserve"> </w:t>
      </w:r>
      <w:commentRangeStart w:id="6"/>
      <w:del w:id="7" w:author="Supeng Zhang" w:date="2025-12-01T13:47:00Z" w16du:dateUtc="2025-12-01T05:47:00Z">
        <w:r w:rsidR="00784A04" w:rsidDel="007841B8">
          <w:rPr>
            <w:rFonts w:ascii="Calibri" w:eastAsia="宋体" w:hAnsi="Calibri" w:cs="Calibri" w:hint="eastAsia"/>
            <w:color w:val="000000"/>
            <w:kern w:val="0"/>
            <w:sz w:val="24"/>
            <w14:ligatures w14:val="none"/>
          </w:rPr>
          <w:delText xml:space="preserve"> </w:delText>
        </w:r>
      </w:del>
      <w:r w:rsidR="00B16E71">
        <w:rPr>
          <w:rFonts w:ascii="Calibri" w:eastAsia="宋体" w:hAnsi="Calibri" w:cs="Calibri"/>
          <w:color w:val="000000"/>
          <w:kern w:val="0"/>
          <w:sz w:val="24"/>
          <w14:ligatures w14:val="none"/>
        </w:rPr>
        <w:fldChar w:fldCharType="begin"/>
      </w:r>
      <w:r w:rsidR="00B16E71">
        <w:rPr>
          <w:rFonts w:ascii="Calibri" w:eastAsia="宋体" w:hAnsi="Calibri" w:cs="Calibri"/>
          <w:color w:val="000000"/>
          <w:kern w:val="0"/>
          <w:sz w:val="24"/>
          <w14:ligatures w14:val="none"/>
        </w:rPr>
        <w:instrText xml:space="preserve"> ADDIN ZOTERO_ITEM CSL_CITATION {"citationID":"DpuieH49","properties":{"formattedCitation":"(Chen &amp; Xu, 2022)","plainCitation":"(Chen &amp; Xu, 2022)","noteIndex":0},"citationItems":[{"id":1621,"uris":["http://zotero.org/users/14274501/items/ZWK7WGRP"],"itemData":{"id":1621,"type":"article-journal","abstract":"Abstract\n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B16E71">
        <w:rPr>
          <w:rFonts w:ascii="Calibri" w:eastAsia="宋体" w:hAnsi="Calibri" w:cs="Calibri"/>
          <w:color w:val="000000"/>
          <w:kern w:val="0"/>
          <w:sz w:val="24"/>
          <w14:ligatures w14:val="none"/>
        </w:rPr>
        <w:fldChar w:fldCharType="separate"/>
      </w:r>
      <w:r w:rsidR="00B16E71">
        <w:rPr>
          <w:rFonts w:ascii="Calibri" w:eastAsia="宋体" w:hAnsi="Calibri" w:cs="Calibri"/>
          <w:noProof/>
          <w:color w:val="000000"/>
          <w:kern w:val="0"/>
          <w:sz w:val="24"/>
          <w14:ligatures w14:val="none"/>
        </w:rPr>
        <w:t>(Chen &amp; Xu, 2022</w:t>
      </w:r>
      <w:ins w:id="8" w:author="Supeng Zhang" w:date="2025-12-01T13:47:00Z" w16du:dateUtc="2025-12-01T05:47:00Z">
        <w:r w:rsidR="002A6D62">
          <w:rPr>
            <w:rFonts w:ascii="Calibri" w:eastAsia="宋体" w:hAnsi="Calibri" w:cs="Calibri" w:hint="eastAsia"/>
            <w:noProof/>
            <w:color w:val="000000"/>
            <w:kern w:val="0"/>
            <w:sz w:val="24"/>
            <w14:ligatures w14:val="none"/>
          </w:rPr>
          <w:t>;</w:t>
        </w:r>
        <w:r w:rsidR="002A6D62" w:rsidRPr="002A6D62">
          <w:rPr>
            <w:rFonts w:ascii="Calibri" w:eastAsia="宋体" w:hAnsi="Calibri" w:cs="Calibri"/>
            <w:noProof/>
            <w:color w:val="000000"/>
            <w:kern w:val="0"/>
            <w:sz w:val="24"/>
            <w14:ligatures w14:val="none"/>
          </w:rPr>
          <w:t xml:space="preserve"> </w:t>
        </w:r>
        <w:r w:rsidR="002A6D62">
          <w:rPr>
            <w:rFonts w:ascii="Calibri" w:eastAsia="宋体" w:hAnsi="Calibri" w:cs="Calibri"/>
            <w:noProof/>
            <w:color w:val="000000"/>
            <w:kern w:val="0"/>
            <w:sz w:val="24"/>
            <w14:ligatures w14:val="none"/>
          </w:rPr>
          <w:t>Rubanenko et al., 2020; Chen &amp; Xu, 2022</w:t>
        </w:r>
      </w:ins>
      <w:r w:rsidR="00B16E71">
        <w:rPr>
          <w:rFonts w:ascii="Calibri" w:eastAsia="宋体" w:hAnsi="Calibri" w:cs="Calibri"/>
          <w:noProof/>
          <w:color w:val="000000"/>
          <w:kern w:val="0"/>
          <w:sz w:val="24"/>
          <w14:ligatures w14:val="none"/>
        </w:rPr>
        <w:t>)</w:t>
      </w:r>
      <w:r w:rsidR="00B16E71">
        <w:rPr>
          <w:rFonts w:ascii="Calibri" w:eastAsia="宋体" w:hAnsi="Calibri" w:cs="Calibri"/>
          <w:color w:val="000000"/>
          <w:kern w:val="0"/>
          <w:sz w:val="24"/>
          <w14:ligatures w14:val="none"/>
        </w:rPr>
        <w:fldChar w:fldCharType="end"/>
      </w:r>
      <w:del w:id="9" w:author="Supeng Zhang" w:date="2025-12-01T13:47:00Z" w16du:dateUtc="2025-12-01T05:47:00Z">
        <w:r w:rsidR="00207993" w:rsidDel="002A6D62">
          <w:rPr>
            <w:rFonts w:ascii="Calibri" w:eastAsia="宋体" w:hAnsi="Calibri" w:cs="Calibri" w:hint="eastAsia"/>
            <w:color w:val="000000"/>
            <w:kern w:val="0"/>
            <w:sz w:val="24"/>
            <w14:ligatures w14:val="none"/>
          </w:rPr>
          <w:delText xml:space="preserve">. </w:delText>
        </w:r>
        <w:r w:rsidR="006A1ECD" w:rsidRPr="004B1E8D" w:rsidDel="002A6D62">
          <w:rPr>
            <w:rFonts w:ascii="Calibri" w:eastAsia="宋体" w:hAnsi="Calibri" w:cs="Calibri"/>
            <w:color w:val="000000"/>
            <w:kern w:val="0"/>
            <w:sz w:val="24"/>
            <w14:ligatures w14:val="none"/>
          </w:rPr>
          <w:delText>Similar behavior appears in other wind farm observations</w:delText>
        </w:r>
        <w:r w:rsidR="006A1ECD" w:rsidRPr="00BE403F" w:rsidDel="002A6D62">
          <w:rPr>
            <w:rFonts w:ascii="Calibri" w:eastAsia="宋体" w:hAnsi="Calibri" w:cs="Calibri"/>
            <w:color w:val="000000"/>
            <w:kern w:val="0"/>
            <w:sz w:val="24"/>
            <w14:ligatures w14:val="none"/>
          </w:rPr>
          <w:delText xml:space="preserve"> </w:delText>
        </w:r>
        <w:r w:rsidR="006A1ECD" w:rsidDel="002A6D62">
          <w:rPr>
            <w:rFonts w:ascii="Calibri" w:eastAsia="宋体" w:hAnsi="Calibri" w:cs="Calibri"/>
            <w:color w:val="000000"/>
            <w:kern w:val="0"/>
            <w:sz w:val="24"/>
            <w14:ligatures w14:val="none"/>
          </w:rPr>
          <w:fldChar w:fldCharType="begin"/>
        </w:r>
        <w:r w:rsidR="006A1ECD" w:rsidDel="002A6D62">
          <w:rPr>
            <w:rFonts w:ascii="Calibri" w:eastAsia="宋体" w:hAnsi="Calibri" w:cs="Calibri"/>
            <w:color w:val="000000"/>
            <w:kern w:val="0"/>
            <w:sz w:val="24"/>
            <w14:ligatures w14:val="none"/>
          </w:rPr>
          <w:delInstrText xml:space="preserve"> ADDIN ZOTERO_ITEM CSL_CITATION {"citationID":"AJ9UeH54","properties":{"unsorted":true,"formattedCitation":"(Rubanenko et al., 2020; Chen &amp; Xu, 2022)","plainCitation":"(Rubanenko et al., 2020; Chen &amp; Xu, 2022)","noteIndex":0},"citationItems":[{"id":1642,"uris":["http://zotero.org/users/14274501/items/IB9G5NFY"],"itemData":{"id":1642,"type":"paper-conference","abstract":"Analyses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(KhPIWeek)","DOI":"10.1109/KhPIWeek51551.2020.9250114","event-place":"Kharkiv, Ukraine","event-title":"2020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delInstrText>
        </w:r>
        <w:r w:rsidR="006A1ECD" w:rsidDel="002A6D62">
          <w:rPr>
            <w:rFonts w:ascii="Calibri" w:eastAsia="宋体" w:hAnsi="Calibri" w:cs="Calibri"/>
            <w:color w:val="000000"/>
            <w:kern w:val="0"/>
            <w:sz w:val="24"/>
            <w14:ligatures w14:val="none"/>
          </w:rPr>
          <w:fldChar w:fldCharType="separate"/>
        </w:r>
        <w:r w:rsidR="006A1ECD" w:rsidDel="002A6D62">
          <w:rPr>
            <w:rFonts w:ascii="Calibri" w:eastAsia="宋体" w:hAnsi="Calibri" w:cs="Calibri"/>
            <w:noProof/>
            <w:color w:val="000000"/>
            <w:kern w:val="0"/>
            <w:sz w:val="24"/>
            <w14:ligatures w14:val="none"/>
          </w:rPr>
          <w:delText>(Rubanenko et al., 2020; Chen &amp; Xu, 2022)</w:delText>
        </w:r>
        <w:r w:rsidR="006A1ECD" w:rsidDel="002A6D62">
          <w:rPr>
            <w:rFonts w:ascii="Calibri" w:eastAsia="宋体" w:hAnsi="Calibri" w:cs="Calibri"/>
            <w:color w:val="000000"/>
            <w:kern w:val="0"/>
            <w:sz w:val="24"/>
            <w14:ligatures w14:val="none"/>
          </w:rPr>
          <w:fldChar w:fldCharType="end"/>
        </w:r>
      </w:del>
      <w:commentRangeEnd w:id="6"/>
      <w:r w:rsidR="00180B5A">
        <w:rPr>
          <w:rStyle w:val="af6"/>
        </w:rPr>
        <w:commentReference w:id="6"/>
      </w:r>
      <w:r w:rsidR="006A1ECD">
        <w:rPr>
          <w:rFonts w:ascii="Calibri" w:eastAsia="宋体" w:hAnsi="Calibri" w:cs="Calibri" w:hint="eastAsia"/>
          <w:color w:val="000000"/>
          <w:kern w:val="0"/>
          <w:sz w:val="24"/>
          <w14:ligatures w14:val="none"/>
        </w:rPr>
        <w:t xml:space="preserve">. </w:t>
      </w:r>
      <w:r w:rsidR="00ED3DB5" w:rsidRPr="00ED3DB5">
        <w:rPr>
          <w:rFonts w:ascii="Calibri" w:eastAsia="宋体" w:hAnsi="Calibri" w:cs="Calibri"/>
          <w:color w:val="000000"/>
          <w:kern w:val="0"/>
          <w:sz w:val="24"/>
          <w14:ligatures w14:val="none"/>
        </w:rPr>
        <w:t>The strong correlation between power and non-hub-height wind speeds</w:t>
      </w:r>
      <w:r w:rsidR="00015FCB">
        <w:rPr>
          <w:rFonts w:ascii="Calibri" w:eastAsia="宋体" w:hAnsi="Calibri" w:cs="Calibri" w:hint="eastAsia"/>
          <w:color w:val="000000"/>
          <w:kern w:val="0"/>
          <w:sz w:val="24"/>
          <w14:ligatures w14:val="none"/>
        </w:rPr>
        <w:t xml:space="preserve"> </w:t>
      </w:r>
      <w:r w:rsidR="005C1D26" w:rsidRPr="004B1E8D">
        <w:rPr>
          <w:rFonts w:ascii="Calibri" w:eastAsia="宋体" w:hAnsi="Calibri" w:cs="Calibri"/>
          <w:color w:val="000000"/>
          <w:kern w:val="0"/>
          <w:sz w:val="24"/>
          <w14:ligatures w14:val="none"/>
        </w:rPr>
        <w:t>remains unexplained</w:t>
      </w:r>
      <w:r w:rsidR="005C1D26">
        <w:rPr>
          <w:rFonts w:ascii="Calibri" w:eastAsia="宋体" w:hAnsi="Calibri" w:cs="Calibri" w:hint="eastAsia"/>
          <w:color w:val="000000"/>
          <w:kern w:val="0"/>
          <w:sz w:val="24"/>
          <w14:ligatures w14:val="none"/>
        </w:rPr>
        <w:t xml:space="preserve"> </w:t>
      </w:r>
      <w:r w:rsidR="00EC533F">
        <w:rPr>
          <w:rFonts w:ascii="Calibri" w:eastAsia="宋体" w:hAnsi="Calibri" w:cs="Calibri" w:hint="eastAsia"/>
          <w:color w:val="000000"/>
          <w:kern w:val="0"/>
          <w:sz w:val="24"/>
          <w14:ligatures w14:val="none"/>
        </w:rPr>
        <w:t xml:space="preserve">and </w:t>
      </w:r>
      <w:r w:rsidR="00EC533F" w:rsidRPr="00F425DD">
        <w:rPr>
          <w:rFonts w:ascii="Calibri" w:eastAsia="宋体" w:hAnsi="Calibri" w:cs="Calibri"/>
          <w:color w:val="000000"/>
          <w:kern w:val="0"/>
          <w:sz w:val="24"/>
          <w14:ligatures w14:val="none"/>
        </w:rPr>
        <w:t>highlight</w:t>
      </w:r>
      <w:r w:rsidR="00EC533F">
        <w:rPr>
          <w:rFonts w:ascii="Calibri" w:eastAsia="宋体" w:hAnsi="Calibri" w:cs="Calibri" w:hint="eastAsia"/>
          <w:color w:val="000000"/>
          <w:kern w:val="0"/>
          <w:sz w:val="24"/>
          <w14:ligatures w14:val="none"/>
        </w:rPr>
        <w:t>s</w:t>
      </w:r>
      <w:r w:rsidR="00EC533F" w:rsidRPr="00F425DD">
        <w:rPr>
          <w:rFonts w:ascii="Calibri" w:eastAsia="宋体" w:hAnsi="Calibri" w:cs="Calibri"/>
          <w:color w:val="000000"/>
          <w:kern w:val="0"/>
          <w:sz w:val="24"/>
          <w14:ligatures w14:val="none"/>
        </w:rPr>
        <w:t xml:space="preserve"> the limitations of </w:t>
      </w:r>
      <w:r w:rsidR="007E4906">
        <w:rPr>
          <w:rFonts w:ascii="Calibri" w:eastAsia="宋体" w:hAnsi="Calibri" w:cs="Calibri" w:hint="eastAsia"/>
          <w:color w:val="000000"/>
          <w:kern w:val="0"/>
          <w:sz w:val="24"/>
          <w14:ligatures w14:val="none"/>
        </w:rPr>
        <w:t xml:space="preserve">using </w:t>
      </w:r>
      <w:r w:rsidR="00EC533F" w:rsidRPr="00F425DD">
        <w:rPr>
          <w:rFonts w:ascii="Calibri" w:eastAsia="宋体" w:hAnsi="Calibri" w:cs="Calibri"/>
          <w:color w:val="000000"/>
          <w:kern w:val="0"/>
          <w:sz w:val="24"/>
          <w14:ligatures w14:val="none"/>
        </w:rPr>
        <w:t>purely statistical feature</w:t>
      </w:r>
      <w:r w:rsidR="00837D1F">
        <w:rPr>
          <w:rFonts w:ascii="Calibri" w:eastAsia="宋体" w:hAnsi="Calibri" w:cs="Calibri"/>
          <w:color w:val="000000"/>
          <w:kern w:val="0"/>
          <w:sz w:val="24"/>
          <w14:ligatures w14:val="none"/>
        </w:rPr>
        <w:t>s</w:t>
      </w:r>
      <w:r w:rsidR="00EC533F" w:rsidRPr="00F425DD">
        <w:rPr>
          <w:rFonts w:ascii="Calibri" w:eastAsia="宋体" w:hAnsi="Calibri" w:cs="Calibri"/>
          <w:color w:val="000000"/>
          <w:kern w:val="0"/>
          <w:sz w:val="24"/>
          <w14:ligatures w14:val="none"/>
        </w:rPr>
        <w:t xml:space="preserve"> </w:t>
      </w:r>
      <w:r w:rsidR="007E4906">
        <w:rPr>
          <w:rFonts w:ascii="Calibri" w:eastAsia="宋体" w:hAnsi="Calibri" w:cs="Calibri" w:hint="eastAsia"/>
          <w:color w:val="000000"/>
          <w:kern w:val="0"/>
          <w:sz w:val="24"/>
          <w14:ligatures w14:val="none"/>
        </w:rPr>
        <w:t xml:space="preserve">in the models. </w:t>
      </w:r>
      <w:r w:rsidR="00D94764">
        <w:rPr>
          <w:rFonts w:ascii="Calibri" w:eastAsia="宋体" w:hAnsi="Calibri" w:cs="Calibri" w:hint="eastAsia"/>
          <w:color w:val="000000"/>
          <w:kern w:val="0"/>
          <w:sz w:val="24"/>
          <w14:ligatures w14:val="none"/>
        </w:rPr>
        <w:t xml:space="preserve">This </w:t>
      </w:r>
      <w:r w:rsidR="007E6813">
        <w:rPr>
          <w:rFonts w:ascii="Calibri" w:eastAsia="宋体" w:hAnsi="Calibri" w:cs="Calibri" w:hint="eastAsia"/>
          <w:color w:val="000000"/>
          <w:kern w:val="0"/>
          <w:sz w:val="24"/>
          <w14:ligatures w14:val="none"/>
        </w:rPr>
        <w:t xml:space="preserve">indicates </w:t>
      </w:r>
      <w:r w:rsidR="001B2DB1" w:rsidRPr="00F425DD">
        <w:rPr>
          <w:rFonts w:ascii="Calibri" w:eastAsia="宋体" w:hAnsi="Calibri" w:cs="Calibri"/>
          <w:color w:val="000000"/>
          <w:kern w:val="0"/>
          <w:sz w:val="24"/>
          <w14:ligatures w14:val="none"/>
        </w:rPr>
        <w:t>the n</w:t>
      </w:r>
      <w:r w:rsidR="009A27C0">
        <w:rPr>
          <w:rFonts w:ascii="Calibri" w:eastAsia="宋体" w:hAnsi="Calibri" w:cs="Calibri" w:hint="eastAsia"/>
          <w:color w:val="000000"/>
          <w:kern w:val="0"/>
          <w:sz w:val="24"/>
          <w14:ligatures w14:val="none"/>
        </w:rPr>
        <w:t>ecessity of</w:t>
      </w:r>
      <w:r w:rsidR="001B2DB1" w:rsidRPr="00F425DD">
        <w:rPr>
          <w:rFonts w:ascii="Calibri" w:eastAsia="宋体" w:hAnsi="Calibri" w:cs="Calibri"/>
          <w:color w:val="000000"/>
          <w:kern w:val="0"/>
          <w:sz w:val="24"/>
          <w14:ligatures w14:val="none"/>
        </w:rPr>
        <w:t xml:space="preserve"> a mechanistic framework explaining when</w:t>
      </w:r>
      <w:r w:rsidR="00173643">
        <w:rPr>
          <w:rFonts w:ascii="Calibri" w:eastAsia="宋体" w:hAnsi="Calibri" w:cs="Calibri" w:hint="eastAsia"/>
          <w:color w:val="000000"/>
          <w:kern w:val="0"/>
          <w:sz w:val="24"/>
          <w14:ligatures w14:val="none"/>
        </w:rPr>
        <w:t xml:space="preserve"> </w:t>
      </w:r>
      <w:r w:rsidR="001B2DB1" w:rsidRPr="00F425DD">
        <w:rPr>
          <w:rFonts w:ascii="Calibri" w:eastAsia="宋体" w:hAnsi="Calibri" w:cs="Calibri"/>
          <w:color w:val="000000"/>
          <w:kern w:val="0"/>
          <w:sz w:val="24"/>
          <w14:ligatures w14:val="none"/>
        </w:rPr>
        <w:t>and why</w:t>
      </w:r>
      <w:r w:rsidR="00173643">
        <w:rPr>
          <w:rFonts w:ascii="Calibri" w:eastAsia="宋体" w:hAnsi="Calibri" w:cs="Calibri" w:hint="eastAsia"/>
          <w:color w:val="000000"/>
          <w:kern w:val="0"/>
          <w:sz w:val="24"/>
          <w14:ligatures w14:val="none"/>
        </w:rPr>
        <w:t xml:space="preserve"> wind </w:t>
      </w:r>
      <w:r w:rsidR="00173643">
        <w:rPr>
          <w:rFonts w:ascii="Calibri" w:eastAsia="宋体" w:hAnsi="Calibri" w:cs="Calibri" w:hint="eastAsia"/>
          <w:color w:val="000000"/>
          <w:kern w:val="0"/>
          <w:sz w:val="24"/>
          <w14:ligatures w14:val="none"/>
        </w:rPr>
        <w:lastRenderedPageBreak/>
        <w:t>speed</w:t>
      </w:r>
      <w:r w:rsidR="004D07ED">
        <w:rPr>
          <w:rFonts w:ascii="Calibri" w:eastAsia="宋体" w:hAnsi="Calibri" w:cs="Calibri" w:hint="eastAsia"/>
          <w:color w:val="000000"/>
          <w:kern w:val="0"/>
          <w:sz w:val="24"/>
          <w14:ligatures w14:val="none"/>
        </w:rPr>
        <w:t>s</w:t>
      </w:r>
      <w:r w:rsidR="00173643">
        <w:rPr>
          <w:rFonts w:ascii="Calibri" w:eastAsia="宋体" w:hAnsi="Calibri" w:cs="Calibri" w:hint="eastAsia"/>
          <w:color w:val="000000"/>
          <w:kern w:val="0"/>
          <w:sz w:val="24"/>
          <w14:ligatures w14:val="none"/>
        </w:rPr>
        <w:t xml:space="preserve"> at </w:t>
      </w:r>
      <w:r w:rsidR="001B2DB1" w:rsidRPr="00F425DD">
        <w:rPr>
          <w:rFonts w:ascii="Calibri" w:eastAsia="宋体" w:hAnsi="Calibri" w:cs="Calibri"/>
          <w:color w:val="000000"/>
          <w:kern w:val="0"/>
          <w:sz w:val="24"/>
          <w14:ligatures w14:val="none"/>
        </w:rPr>
        <w:t xml:space="preserve">different heights </w:t>
      </w:r>
      <w:r w:rsidR="00027E3A">
        <w:rPr>
          <w:rFonts w:ascii="Calibri" w:eastAsia="宋体" w:hAnsi="Calibri" w:cs="Calibri" w:hint="eastAsia"/>
          <w:color w:val="000000"/>
          <w:kern w:val="0"/>
          <w:sz w:val="24"/>
          <w14:ligatures w14:val="none"/>
        </w:rPr>
        <w:t xml:space="preserve">could </w:t>
      </w:r>
      <w:r w:rsidR="001B2DB1" w:rsidRPr="00F425DD">
        <w:rPr>
          <w:rFonts w:ascii="Calibri" w:eastAsia="宋体" w:hAnsi="Calibri" w:cs="Calibri"/>
          <w:color w:val="000000"/>
          <w:kern w:val="0"/>
          <w:sz w:val="24"/>
          <w14:ligatures w14:val="none"/>
        </w:rPr>
        <w:t xml:space="preserve">capture the atmospheric forcing relevant to </w:t>
      </w:r>
      <w:r w:rsidR="0045486E">
        <w:rPr>
          <w:rFonts w:ascii="Calibri" w:eastAsia="宋体" w:hAnsi="Calibri" w:cs="Calibri" w:hint="eastAsia"/>
          <w:color w:val="000000"/>
          <w:kern w:val="0"/>
          <w:sz w:val="24"/>
          <w14:ligatures w14:val="none"/>
        </w:rPr>
        <w:t>wind-</w:t>
      </w:r>
      <w:r w:rsidR="001B2DB1" w:rsidRPr="00F425DD">
        <w:rPr>
          <w:rFonts w:ascii="Calibri" w:eastAsia="宋体" w:hAnsi="Calibri" w:cs="Calibri"/>
          <w:color w:val="000000"/>
          <w:kern w:val="0"/>
          <w:sz w:val="24"/>
          <w14:ligatures w14:val="none"/>
        </w:rPr>
        <w:t>farm power.</w:t>
      </w:r>
    </w:p>
    <w:p w14:paraId="49934F00" w14:textId="0A7CCE9B" w:rsidR="007271F2" w:rsidRDefault="008725F4" w:rsidP="005E7115">
      <w:pPr>
        <w:widowControl/>
        <w:spacing w:before="100" w:beforeAutospacing="1" w:after="100" w:afterAutospacing="1" w:line="360" w:lineRule="auto"/>
        <w:rPr>
          <w:rFonts w:ascii="Calibri" w:eastAsia="宋体" w:hAnsi="Calibri" w:cs="Calibri"/>
          <w:color w:val="000000"/>
          <w:kern w:val="0"/>
          <w:sz w:val="24"/>
          <w14:ligatures w14:val="none"/>
        </w:rPr>
      </w:pPr>
      <w:bookmarkStart w:id="10" w:name="_Hlk215348055"/>
      <w:r w:rsidRPr="008725F4">
        <w:rPr>
          <w:rFonts w:ascii="Calibri" w:eastAsia="宋体" w:hAnsi="Calibri" w:cs="Calibri"/>
          <w:color w:val="000000"/>
          <w:kern w:val="0"/>
          <w:sz w:val="24"/>
          <w14:ligatures w14:val="none"/>
        </w:rPr>
        <w:t xml:space="preserve">A mechanistic understanding begins with </w:t>
      </w:r>
      <w:r w:rsidR="00E02581">
        <w:rPr>
          <w:rFonts w:ascii="Calibri" w:eastAsia="宋体" w:hAnsi="Calibri" w:cs="Calibri"/>
          <w:color w:val="000000"/>
          <w:kern w:val="0"/>
          <w:sz w:val="24"/>
          <w14:ligatures w14:val="none"/>
        </w:rPr>
        <w:t>free-stream</w:t>
      </w:r>
      <w:r w:rsidRPr="008725F4">
        <w:rPr>
          <w:rFonts w:ascii="Calibri" w:eastAsia="宋体" w:hAnsi="Calibri" w:cs="Calibri"/>
          <w:color w:val="000000"/>
          <w:kern w:val="0"/>
          <w:sz w:val="24"/>
          <w14:ligatures w14:val="none"/>
        </w:rPr>
        <w:t xml:space="preserve"> conditions. </w:t>
      </w:r>
      <w:r w:rsidR="005A6592">
        <w:rPr>
          <w:rFonts w:ascii="Calibri" w:eastAsia="宋体" w:hAnsi="Calibri" w:cs="Calibri" w:hint="eastAsia"/>
          <w:color w:val="000000"/>
          <w:kern w:val="0"/>
          <w:sz w:val="24"/>
          <w14:ligatures w14:val="none"/>
        </w:rPr>
        <w:t>S</w:t>
      </w:r>
      <w:r w:rsidRPr="008725F4">
        <w:rPr>
          <w:rFonts w:ascii="Calibri" w:eastAsia="宋体" w:hAnsi="Calibri" w:cs="Calibri"/>
          <w:color w:val="000000"/>
          <w:kern w:val="0"/>
          <w:sz w:val="24"/>
          <w14:ligatures w14:val="none"/>
        </w:rPr>
        <w:t>ingle-turbine studies demonstrated that the rotor-equivalent wind speed (REWS)—the swept-area</w:t>
      </w:r>
      <w:ins w:id="11" w:author="Supeng Zhang" w:date="2025-12-01T13:49:00Z" w16du:dateUtc="2025-12-01T05:49:00Z">
        <w:r w:rsidR="005D1DE4">
          <w:rPr>
            <w:rFonts w:ascii="Calibri" w:eastAsia="宋体" w:hAnsi="Calibri" w:cs="Calibri" w:hint="eastAsia"/>
            <w:color w:val="000000"/>
            <w:kern w:val="0"/>
            <w:sz w:val="24"/>
            <w14:ligatures w14:val="none"/>
          </w:rPr>
          <w:t>-</w:t>
        </w:r>
      </w:ins>
      <w:del w:id="12" w:author="Supeng Zhang" w:date="2025-12-01T13:49:00Z" w16du:dateUtc="2025-12-01T05:49:00Z">
        <w:r w:rsidRPr="008725F4" w:rsidDel="005D1DE4">
          <w:rPr>
            <w:rFonts w:ascii="Calibri" w:eastAsia="宋体" w:hAnsi="Calibri" w:cs="Calibri"/>
            <w:color w:val="000000"/>
            <w:kern w:val="0"/>
            <w:sz w:val="24"/>
            <w14:ligatures w14:val="none"/>
          </w:rPr>
          <w:delText>–</w:delText>
        </w:r>
      </w:del>
      <w:r w:rsidRPr="008725F4">
        <w:rPr>
          <w:rFonts w:ascii="Calibri" w:eastAsia="宋体" w:hAnsi="Calibri" w:cs="Calibri"/>
          <w:color w:val="000000"/>
          <w:kern w:val="0"/>
          <w:sz w:val="24"/>
          <w14:ligatures w14:val="none"/>
        </w:rPr>
        <w:t xml:space="preserve">integrated wind profile—outperforms hub-height wind speed in predicting turbine power </w:t>
      </w:r>
      <w:r w:rsidR="00A90D9F">
        <w:rPr>
          <w:rFonts w:ascii="Calibri" w:eastAsia="宋体" w:hAnsi="Calibri" w:cs="Calibri"/>
          <w:color w:val="000000"/>
          <w:kern w:val="0"/>
          <w:sz w:val="24"/>
          <w14:ligatures w14:val="none"/>
        </w:rPr>
        <w:fldChar w:fldCharType="begin"/>
      </w:r>
      <w:r w:rsidR="00A90D9F">
        <w:rPr>
          <w:rFonts w:ascii="Calibri" w:eastAsia="宋体" w:hAnsi="Calibri" w:cs="Calibri"/>
          <w:color w:val="000000"/>
          <w:kern w:val="0"/>
          <w:sz w:val="24"/>
          <w14:ligatures w14:val="none"/>
        </w:rPr>
        <w:instrText xml:space="preserve"> ADDIN ZOTERO_ITEM CSL_CITATION {"citationID":"xjc50lsX","properties":{"formattedCitation":"(Wagner et al., 2009)","plainCitation":"(Wagner et al., 2009)","noteIndex":0},"citationItems":[{"id":1646,"uris":["http://zotero.org/users/14274501/items/3UCCBBT6"],"itemData":{"id":1646,"type":"article-journal","abstract":"Abstract\n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color w:val="000000"/>
          <w:kern w:val="0"/>
          <w:sz w:val="24"/>
          <w14:ligatures w14:val="none"/>
        </w:rPr>
        <w:instrText>height wind speeds between 6 m s\n              −1\n              and 8 m s\n              −1\n              are normalized at 7 m s\n              −1\n              and grouped to a number of mean shear profiles. The energy in the profiles varies considerably for the same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color w:val="000000"/>
          <w:kern w:val="0"/>
          <w:sz w:val="24"/>
          <w14:ligatures w14:val="none"/>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w:instrText>
      </w:r>
      <w:r w:rsidR="00A90D9F">
        <w:rPr>
          <w:rFonts w:ascii="Calibri" w:eastAsia="宋体" w:hAnsi="Calibri" w:cs="Calibri" w:hint="eastAsia"/>
          <w:color w:val="000000"/>
          <w:kern w:val="0"/>
          <w:sz w:val="24"/>
          <w14:ligatures w14:val="none"/>
        </w:rPr>
        <w:instrText>ount. Electrical power is found to correlate significantly better to the equivalent wind speed than to the single point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hint="eastAsia"/>
          <w:color w:val="000000"/>
          <w:kern w:val="0"/>
          <w:sz w:val="24"/>
          <w14:ligatures w14:val="none"/>
        </w:rPr>
        <w:instrText>height wind speed. Copyright © 2008 John Wiley &amp; Sons, Ltd.","container-title":"Wind Energy","DOI":"10.1002/we.297","ISSN":"1095-42</w:instrText>
      </w:r>
      <w:r w:rsidR="00A90D9F">
        <w:rPr>
          <w:rFonts w:ascii="Calibri" w:eastAsia="宋体" w:hAnsi="Calibri" w:cs="Calibri"/>
          <w:color w:val="000000"/>
          <w:kern w:val="0"/>
          <w:sz w:val="24"/>
          <w14:ligatures w14:val="none"/>
        </w:rPr>
        <w:instrText xml:space="preserve">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E."}],"issued":{"date-parts":[["2009",5]]}}}],"schema":"https://github.com/citation-style-language/schema/raw/master/csl-citation.json"} </w:instrText>
      </w:r>
      <w:r w:rsidR="00A90D9F">
        <w:rPr>
          <w:rFonts w:ascii="Calibri" w:eastAsia="宋体" w:hAnsi="Calibri" w:cs="Calibri"/>
          <w:color w:val="000000"/>
          <w:kern w:val="0"/>
          <w:sz w:val="24"/>
          <w14:ligatures w14:val="none"/>
        </w:rPr>
        <w:fldChar w:fldCharType="separate"/>
      </w:r>
      <w:r w:rsidR="00A90D9F">
        <w:rPr>
          <w:rFonts w:ascii="Calibri" w:eastAsia="宋体" w:hAnsi="Calibri" w:cs="Calibri"/>
          <w:noProof/>
          <w:color w:val="000000"/>
          <w:kern w:val="0"/>
          <w:sz w:val="24"/>
          <w14:ligatures w14:val="none"/>
        </w:rPr>
        <w:t>(Wagner et al., 2009)</w:t>
      </w:r>
      <w:r w:rsidR="00A90D9F">
        <w:rPr>
          <w:rFonts w:ascii="Calibri" w:eastAsia="宋体" w:hAnsi="Calibri" w:cs="Calibri"/>
          <w:color w:val="000000"/>
          <w:kern w:val="0"/>
          <w:sz w:val="24"/>
          <w14:ligatures w14:val="none"/>
        </w:rPr>
        <w:fldChar w:fldCharType="end"/>
      </w:r>
      <w:r w:rsidRPr="008725F4">
        <w:rPr>
          <w:rFonts w:ascii="Calibri" w:eastAsia="宋体" w:hAnsi="Calibri" w:cs="Calibri"/>
          <w:color w:val="000000"/>
          <w:kern w:val="0"/>
          <w:sz w:val="24"/>
          <w14:ligatures w14:val="none"/>
        </w:rPr>
        <w:t xml:space="preserve">. Further work under controlled </w:t>
      </w:r>
      <w:r w:rsidR="00E02581">
        <w:rPr>
          <w:rFonts w:ascii="Calibri" w:eastAsia="宋体" w:hAnsi="Calibri" w:cs="Calibri"/>
          <w:color w:val="000000"/>
          <w:kern w:val="0"/>
          <w:sz w:val="24"/>
          <w14:ligatures w14:val="none"/>
        </w:rPr>
        <w:t>free-stream</w:t>
      </w:r>
      <w:r w:rsidRPr="008725F4">
        <w:rPr>
          <w:rFonts w:ascii="Calibri" w:eastAsia="宋体" w:hAnsi="Calibri" w:cs="Calibri"/>
          <w:color w:val="000000"/>
          <w:kern w:val="0"/>
          <w:sz w:val="24"/>
          <w14:ligatures w14:val="none"/>
        </w:rPr>
        <w:t xml:space="preserve"> conditions showed that atmospheric stability can induce 15–20% power variation at the same wind speed, with turbulent kinetic energy identified as a dominant modulation factor </w:t>
      </w:r>
      <w:r w:rsidR="00A90D9F">
        <w:rPr>
          <w:rFonts w:ascii="Calibri" w:eastAsia="宋体" w:hAnsi="Calibri" w:cs="Calibri"/>
          <w:color w:val="000000"/>
          <w:kern w:val="0"/>
          <w:sz w:val="24"/>
          <w14:ligatures w14:val="none"/>
        </w:rPr>
        <w:fldChar w:fldCharType="begin"/>
      </w:r>
      <w:r w:rsidR="00A90D9F">
        <w:rPr>
          <w:rFonts w:ascii="Calibri" w:eastAsia="宋体" w:hAnsi="Calibri" w:cs="Calibri"/>
          <w:color w:val="000000"/>
          <w:kern w:val="0"/>
          <w:sz w:val="24"/>
          <w14:ligatures w14:val="none"/>
        </w:rPr>
        <w:instrText xml:space="preserve"> ADDIN ZOTERO_ITEM CSL_CITATION {"citationID":"9cdtqIlW","properties":{"formattedCitation":"(Wharton &amp; Lundquist, 2012)","plainCitation":"(Wharton &amp; Lundquist, 2012)","noteIndex":0},"citationItems":[{"id":1648,"uris":["http://zotero.org/users/14274501/items/MKLZNDJ2"],"itemData":{"id":1648,"type":"article-journal","abstract":"The power generated by a wind turbine largely depends on the wind speed. During time periods with identical hub-height wind speeds but different shapes to the wind pro</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le, a turbine will produce different amounts of power. This variability may be induced by atmospheric stability, which affects pro</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 xml:space="preserve">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A90D9F">
        <w:rPr>
          <w:rFonts w:ascii="Calibri" w:eastAsia="宋体" w:hAnsi="Calibri" w:cs="Calibri"/>
          <w:color w:val="000000"/>
          <w:kern w:val="0"/>
          <w:sz w:val="24"/>
          <w14:ligatures w14:val="none"/>
        </w:rPr>
        <w:fldChar w:fldCharType="separate"/>
      </w:r>
      <w:r w:rsidR="00A90D9F">
        <w:rPr>
          <w:rFonts w:ascii="Calibri" w:eastAsia="宋体" w:hAnsi="Calibri" w:cs="Calibri"/>
          <w:noProof/>
          <w:color w:val="000000"/>
          <w:kern w:val="0"/>
          <w:sz w:val="24"/>
          <w14:ligatures w14:val="none"/>
        </w:rPr>
        <w:t>(Wharton &amp; Lundquist, 2012)</w:t>
      </w:r>
      <w:r w:rsidR="00A90D9F">
        <w:rPr>
          <w:rFonts w:ascii="Calibri" w:eastAsia="宋体" w:hAnsi="Calibri" w:cs="Calibri"/>
          <w:color w:val="000000"/>
          <w:kern w:val="0"/>
          <w:sz w:val="24"/>
          <w14:ligatures w14:val="none"/>
        </w:rPr>
        <w:fldChar w:fldCharType="end"/>
      </w:r>
      <w:r w:rsidRPr="008725F4">
        <w:rPr>
          <w:rFonts w:ascii="Calibri" w:eastAsia="宋体" w:hAnsi="Calibri" w:cs="Calibri"/>
          <w:color w:val="000000"/>
          <w:kern w:val="0"/>
          <w:sz w:val="24"/>
          <w14:ligatures w14:val="none"/>
        </w:rPr>
        <w:t xml:space="preserve">. </w:t>
      </w:r>
      <w:bookmarkEnd w:id="10"/>
      <w:r w:rsidR="00872C24" w:rsidRPr="00872C24">
        <w:rPr>
          <w:rFonts w:ascii="Calibri" w:eastAsia="宋体" w:hAnsi="Calibri" w:cs="Calibri"/>
          <w:color w:val="000000"/>
          <w:kern w:val="0"/>
          <w:sz w:val="24"/>
          <w14:ligatures w14:val="none"/>
        </w:rPr>
        <w:t xml:space="preserve">These findings suggest that turbine performance depends on swept-area related wind profile structure, stability, and turbulence, </w:t>
      </w:r>
      <w:ins w:id="13" w:author="Supeng Zhang" w:date="2025-12-01T13:53:00Z" w16du:dateUtc="2025-12-01T05:53:00Z">
        <w:r w:rsidR="00360E8A">
          <w:rPr>
            <w:rFonts w:ascii="Calibri" w:eastAsia="宋体" w:hAnsi="Calibri" w:cs="Calibri" w:hint="eastAsia"/>
            <w:color w:val="000000"/>
            <w:kern w:val="0"/>
            <w:sz w:val="24"/>
            <w14:ligatures w14:val="none"/>
          </w:rPr>
          <w:t>rather than</w:t>
        </w:r>
      </w:ins>
      <w:del w:id="14" w:author="Supeng Zhang" w:date="2025-12-01T13:53:00Z" w16du:dateUtc="2025-12-01T05:53:00Z">
        <w:r w:rsidR="00872C24" w:rsidRPr="00872C24" w:rsidDel="00360E8A">
          <w:rPr>
            <w:rFonts w:ascii="Calibri" w:eastAsia="宋体" w:hAnsi="Calibri" w:cs="Calibri"/>
            <w:color w:val="000000"/>
            <w:kern w:val="0"/>
            <w:sz w:val="24"/>
            <w14:ligatures w14:val="none"/>
          </w:rPr>
          <w:delText>not</w:delText>
        </w:r>
      </w:del>
      <w:r w:rsidR="00872C24" w:rsidRPr="00872C24">
        <w:rPr>
          <w:rFonts w:ascii="Calibri" w:eastAsia="宋体" w:hAnsi="Calibri" w:cs="Calibri"/>
          <w:color w:val="000000"/>
          <w:kern w:val="0"/>
          <w:sz w:val="24"/>
          <w14:ligatures w14:val="none"/>
        </w:rPr>
        <w:t xml:space="preserve"> merely on the wind speed at a</w:t>
      </w:r>
      <w:del w:id="15" w:author="Supeng Zhang" w:date="2025-12-01T13:53:00Z" w16du:dateUtc="2025-12-01T05:53:00Z">
        <w:r w:rsidR="00872C24" w:rsidRPr="00872C24" w:rsidDel="00E1116D">
          <w:rPr>
            <w:rFonts w:ascii="Calibri" w:eastAsia="宋体" w:hAnsi="Calibri" w:cs="Calibri"/>
            <w:color w:val="000000"/>
            <w:kern w:val="0"/>
            <w:sz w:val="24"/>
            <w14:ligatures w14:val="none"/>
          </w:rPr>
          <w:delText xml:space="preserve"> single</w:delText>
        </w:r>
      </w:del>
      <w:r w:rsidR="00872C24" w:rsidRPr="00872C24">
        <w:rPr>
          <w:rFonts w:ascii="Calibri" w:eastAsia="宋体" w:hAnsi="Calibri" w:cs="Calibri"/>
          <w:color w:val="000000"/>
          <w:kern w:val="0"/>
          <w:sz w:val="24"/>
          <w14:ligatures w14:val="none"/>
        </w:rPr>
        <w:t xml:space="preserve"> fixed height such as hub height.</w:t>
      </w:r>
      <w:r w:rsidR="00856693">
        <w:rPr>
          <w:rFonts w:hint="eastAsia"/>
        </w:rPr>
        <w:t xml:space="preserve"> </w:t>
      </w:r>
      <w:commentRangeStart w:id="16"/>
      <w:commentRangeStart w:id="17"/>
      <w:commentRangeStart w:id="18"/>
      <w:r w:rsidR="00856693" w:rsidRPr="00856693">
        <w:rPr>
          <w:rFonts w:ascii="Calibri" w:eastAsia="宋体" w:hAnsi="Calibri" w:cs="Calibri"/>
          <w:color w:val="000000"/>
          <w:kern w:val="0"/>
          <w:sz w:val="24"/>
          <w14:ligatures w14:val="none"/>
        </w:rPr>
        <w:t xml:space="preserve">Even in farm-wide studies, </w:t>
      </w:r>
      <w:bookmarkStart w:id="19" w:name="_Hlk215433751"/>
      <w:r w:rsidR="00856693" w:rsidRPr="00856693">
        <w:rPr>
          <w:rFonts w:ascii="Calibri" w:eastAsia="宋体" w:hAnsi="Calibri" w:cs="Calibri"/>
          <w:color w:val="000000"/>
          <w:kern w:val="0"/>
          <w:sz w:val="24"/>
          <w14:ligatures w14:val="none"/>
        </w:rPr>
        <w:t xml:space="preserve">Sasser </w:t>
      </w:r>
      <w:bookmarkEnd w:id="19"/>
      <w:r w:rsidR="00856693" w:rsidRPr="00856693">
        <w:rPr>
          <w:rFonts w:ascii="Calibri" w:eastAsia="宋体" w:hAnsi="Calibri" w:cs="Calibri"/>
          <w:color w:val="000000"/>
          <w:kern w:val="0"/>
          <w:sz w:val="24"/>
          <w14:ligatures w14:val="none"/>
        </w:rPr>
        <w:t xml:space="preserve">et al. </w:t>
      </w:r>
      <w:r w:rsidR="00856693">
        <w:rPr>
          <w:rFonts w:ascii="Calibri" w:eastAsia="宋体" w:hAnsi="Calibri" w:cs="Calibri"/>
          <w:color w:val="000000"/>
          <w:kern w:val="0"/>
          <w:sz w:val="24"/>
          <w14:ligatures w14:val="none"/>
        </w:rPr>
        <w:fldChar w:fldCharType="begin"/>
      </w:r>
      <w:r w:rsidR="00856693">
        <w:rPr>
          <w:rFonts w:ascii="Calibri" w:eastAsia="宋体" w:hAnsi="Calibri" w:cs="Calibri"/>
          <w:color w:val="000000"/>
          <w:kern w:val="0"/>
          <w:sz w:val="24"/>
          <w14:ligatures w14:val="none"/>
        </w:rPr>
        <w:instrText xml:space="preserve"> ADDIN ZOTERO_ITEM CSL_CITATION {"citationID":"ZCg05g8F","properties":{"formattedCitation":"(2022)","plainCitation":"(2022)","noteIndex":0},"citationItems":[{"id":1650,"uris":["http://zotero.org/users/14274501/items/45YLP2JC"],"itemData":{"id":1650,"type":"article-journal","abstract":"To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sidR="00856693">
        <w:rPr>
          <w:rFonts w:ascii="Times New Roman" w:eastAsia="宋体" w:hAnsi="Times New Roman" w:cs="Times New Roman"/>
          <w:color w:val="000000"/>
          <w:kern w:val="0"/>
          <w:sz w:val="24"/>
          <w14:ligatures w14:val="none"/>
        </w:rPr>
        <w:instrText>ﬁ</w:instrText>
      </w:r>
      <w:r w:rsidR="00856693">
        <w:rPr>
          <w:rFonts w:ascii="Calibri" w:eastAsia="宋体" w:hAnsi="Calibri" w:cs="Calibri"/>
          <w:color w:val="000000"/>
          <w:kern w:val="0"/>
          <w:sz w:val="24"/>
          <w14:ligatures w14:val="none"/>
        </w:rPr>
        <w:instrText>les and meteorological characteristics to be able to predict power responses according to physical patterns. The decision tree model was trained for four vertical wind pro</w:instrText>
      </w:r>
      <w:r w:rsidR="00856693">
        <w:rPr>
          <w:rFonts w:ascii="Times New Roman" w:eastAsia="宋体" w:hAnsi="Times New Roman" w:cs="Times New Roman"/>
          <w:color w:val="000000"/>
          <w:kern w:val="0"/>
          <w:sz w:val="24"/>
          <w14:ligatures w14:val="none"/>
        </w:rPr>
        <w:instrText>ﬁ</w:instrText>
      </w:r>
      <w:r w:rsidR="00856693">
        <w:rPr>
          <w:rFonts w:ascii="Calibri" w:eastAsia="宋体" w:hAnsi="Calibri" w:cs="Calibri"/>
          <w:color w:val="000000"/>
          <w:kern w:val="0"/>
          <w:sz w:val="24"/>
          <w14:ligatures w14:val="none"/>
        </w:rPr>
        <w:instrText>le classi</w:instrText>
      </w:r>
      <w:r w:rsidR="00856693">
        <w:rPr>
          <w:rFonts w:ascii="Times New Roman" w:eastAsia="宋体" w:hAnsi="Times New Roman" w:cs="Times New Roman"/>
          <w:color w:val="000000"/>
          <w:kern w:val="0"/>
          <w:sz w:val="24"/>
          <w14:ligatures w14:val="none"/>
        </w:rPr>
        <w:instrText>ﬁ</w:instrText>
      </w:r>
      <w:r w:rsidR="00856693">
        <w:rPr>
          <w:rFonts w:ascii="Calibri" w:eastAsia="宋体" w:hAnsi="Calibri" w:cs="Calibri"/>
          <w:color w:val="000000"/>
          <w:kern w:val="0"/>
          <w:sz w:val="24"/>
          <w14:ligatures w14:val="none"/>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sidR="00856693">
        <w:rPr>
          <w:rFonts w:ascii="Times New Roman" w:eastAsia="宋体" w:hAnsi="Times New Roman" w:cs="Times New Roman"/>
          <w:color w:val="000000"/>
          <w:kern w:val="0"/>
          <w:sz w:val="24"/>
          <w14:ligatures w14:val="none"/>
        </w:rPr>
        <w:instrText>ﬁ</w:instrText>
      </w:r>
      <w:r w:rsidR="00856693">
        <w:rPr>
          <w:rFonts w:ascii="Calibri" w:eastAsia="宋体" w:hAnsi="Calibri" w:cs="Calibri"/>
          <w:color w:val="000000"/>
          <w:kern w:val="0"/>
          <w:sz w:val="24"/>
          <w14:ligatures w14:val="none"/>
        </w:rPr>
        <w:instrText>ed vertical wind pro</w:instrText>
      </w:r>
      <w:r w:rsidR="00856693">
        <w:rPr>
          <w:rFonts w:ascii="Times New Roman" w:eastAsia="宋体" w:hAnsi="Times New Roman" w:cs="Times New Roman"/>
          <w:color w:val="000000"/>
          <w:kern w:val="0"/>
          <w:sz w:val="24"/>
          <w14:ligatures w14:val="none"/>
        </w:rPr>
        <w:instrText>ﬁ</w:instrText>
      </w:r>
      <w:r w:rsidR="00856693">
        <w:rPr>
          <w:rFonts w:ascii="Calibri" w:eastAsia="宋体" w:hAnsi="Calibri" w:cs="Calibri"/>
          <w:color w:val="000000"/>
          <w:kern w:val="0"/>
          <w:sz w:val="24"/>
          <w14:ligatures w14:val="none"/>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instrText>
      </w:r>
      <w:r w:rsidR="00856693">
        <w:rPr>
          <w:rFonts w:ascii="Calibri" w:eastAsia="宋体" w:hAnsi="Calibri" w:cs="Calibri"/>
          <w:color w:val="000000"/>
          <w:kern w:val="0"/>
          <w:sz w:val="24"/>
          <w14:ligatures w14:val="none"/>
        </w:rPr>
        <w:fldChar w:fldCharType="separate"/>
      </w:r>
      <w:r w:rsidR="00856693">
        <w:rPr>
          <w:rFonts w:ascii="Calibri" w:eastAsia="宋体" w:hAnsi="Calibri" w:cs="Calibri"/>
          <w:noProof/>
          <w:color w:val="000000"/>
          <w:kern w:val="0"/>
          <w:sz w:val="24"/>
          <w14:ligatures w14:val="none"/>
        </w:rPr>
        <w:t>(2022)</w:t>
      </w:r>
      <w:r w:rsidR="00856693">
        <w:rPr>
          <w:rFonts w:ascii="Calibri" w:eastAsia="宋体" w:hAnsi="Calibri" w:cs="Calibri"/>
          <w:color w:val="000000"/>
          <w:kern w:val="0"/>
          <w:sz w:val="24"/>
          <w14:ligatures w14:val="none"/>
        </w:rPr>
        <w:fldChar w:fldCharType="end"/>
      </w:r>
      <w:r w:rsidR="00856693" w:rsidRPr="00856693">
        <w:rPr>
          <w:rFonts w:ascii="Calibri" w:eastAsia="宋体" w:hAnsi="Calibri" w:cs="Calibri"/>
          <w:color w:val="000000"/>
          <w:kern w:val="0"/>
          <w:sz w:val="24"/>
          <w14:ligatures w14:val="none"/>
        </w:rPr>
        <w:t xml:space="preserve"> confirmed the advantages of REWS when combined with lapse-rate information, underscoring the necessity of vertical profile data in operational contexts.</w:t>
      </w:r>
      <w:commentRangeEnd w:id="16"/>
      <w:r w:rsidR="00D01A98">
        <w:rPr>
          <w:rStyle w:val="af6"/>
        </w:rPr>
        <w:commentReference w:id="16"/>
      </w:r>
      <w:commentRangeEnd w:id="17"/>
      <w:r w:rsidR="00CF3433">
        <w:rPr>
          <w:rStyle w:val="af6"/>
        </w:rPr>
        <w:commentReference w:id="17"/>
      </w:r>
      <w:commentRangeEnd w:id="18"/>
      <w:r w:rsidR="00903CBD">
        <w:rPr>
          <w:rStyle w:val="af6"/>
        </w:rPr>
        <w:commentReference w:id="18"/>
      </w:r>
    </w:p>
    <w:p w14:paraId="6CEF1ADB" w14:textId="4B346E5D" w:rsidR="00BE403F" w:rsidRDefault="00630154"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630154">
        <w:rPr>
          <w:rFonts w:ascii="Calibri" w:eastAsia="宋体" w:hAnsi="Calibri" w:cs="Calibri"/>
          <w:color w:val="000000"/>
          <w:kern w:val="0"/>
          <w:sz w:val="24"/>
          <w14:ligatures w14:val="none"/>
        </w:rPr>
        <w:t>Extending these physical insights to operational wind farms introduces significant observational complexity due to turbine wake interactions and the resultant flow regimes.</w:t>
      </w:r>
      <w:r w:rsidR="002F721D" w:rsidRPr="002F721D">
        <w:t xml:space="preserve"> </w:t>
      </w:r>
      <w:r w:rsidR="002F721D" w:rsidRPr="002F721D">
        <w:rPr>
          <w:rFonts w:ascii="Calibri" w:eastAsia="宋体" w:hAnsi="Calibri" w:cs="Calibri"/>
          <w:color w:val="000000"/>
          <w:kern w:val="0"/>
          <w:sz w:val="24"/>
          <w14:ligatures w14:val="none"/>
        </w:rPr>
        <w:t>Seminal measurements showed that wakes cause</w:t>
      </w:r>
      <w:r w:rsidR="0026407D">
        <w:rPr>
          <w:rFonts w:ascii="Calibri" w:eastAsia="宋体" w:hAnsi="Calibri" w:cs="Calibri" w:hint="eastAsia"/>
          <w:color w:val="000000"/>
          <w:kern w:val="0"/>
          <w:sz w:val="24"/>
          <w14:ligatures w14:val="none"/>
        </w:rPr>
        <w:t>d</w:t>
      </w:r>
      <w:r w:rsidR="002F721D" w:rsidRPr="002F721D">
        <w:rPr>
          <w:rFonts w:ascii="Calibri" w:eastAsia="宋体" w:hAnsi="Calibri" w:cs="Calibri"/>
          <w:color w:val="000000"/>
          <w:kern w:val="0"/>
          <w:sz w:val="24"/>
          <w14:ligatures w14:val="none"/>
        </w:rPr>
        <w:t xml:space="preserve"> 10</w:t>
      </w:r>
      <w:r w:rsidR="00AF218B">
        <w:rPr>
          <w:rFonts w:ascii="Calibri" w:eastAsia="宋体" w:hAnsi="Calibri" w:cs="Calibri" w:hint="eastAsia"/>
          <w:color w:val="000000"/>
          <w:kern w:val="0"/>
          <w:sz w:val="24"/>
          <w14:ligatures w14:val="none"/>
        </w:rPr>
        <w:t>%</w:t>
      </w:r>
      <w:r w:rsidR="002F721D" w:rsidRPr="002F721D">
        <w:rPr>
          <w:rFonts w:ascii="Calibri" w:eastAsia="宋体" w:hAnsi="Calibri" w:cs="Calibri"/>
          <w:color w:val="000000"/>
          <w:kern w:val="0"/>
          <w:sz w:val="24"/>
          <w14:ligatures w14:val="none"/>
        </w:rPr>
        <w:t xml:space="preserve">–20% power losses and </w:t>
      </w:r>
      <w:r w:rsidR="0026407D">
        <w:rPr>
          <w:rFonts w:ascii="Calibri" w:eastAsia="宋体" w:hAnsi="Calibri" w:cs="Calibri" w:hint="eastAsia"/>
          <w:color w:val="000000"/>
          <w:kern w:val="0"/>
          <w:sz w:val="24"/>
          <w14:ligatures w14:val="none"/>
        </w:rPr>
        <w:t xml:space="preserve">induced </w:t>
      </w:r>
      <w:r w:rsidR="002F721D" w:rsidRPr="002F721D">
        <w:rPr>
          <w:rFonts w:ascii="Calibri" w:eastAsia="宋体" w:hAnsi="Calibri" w:cs="Calibri"/>
          <w:color w:val="000000"/>
          <w:kern w:val="0"/>
          <w:sz w:val="24"/>
          <w14:ligatures w14:val="none"/>
        </w:rPr>
        <w:t>elevate</w:t>
      </w:r>
      <w:r w:rsidR="0026407D">
        <w:rPr>
          <w:rFonts w:ascii="Calibri" w:eastAsia="宋体" w:hAnsi="Calibri" w:cs="Calibri" w:hint="eastAsia"/>
          <w:color w:val="000000"/>
          <w:kern w:val="0"/>
          <w:sz w:val="24"/>
          <w14:ligatures w14:val="none"/>
        </w:rPr>
        <w:t>d</w:t>
      </w:r>
      <w:r w:rsidR="002F721D" w:rsidRPr="002F721D">
        <w:rPr>
          <w:rFonts w:ascii="Calibri" w:eastAsia="宋体" w:hAnsi="Calibri" w:cs="Calibri"/>
          <w:color w:val="000000"/>
          <w:kern w:val="0"/>
          <w:sz w:val="24"/>
          <w14:ligatures w14:val="none"/>
        </w:rPr>
        <w:t xml:space="preserve"> turbulence intensity </w:t>
      </w:r>
      <w:r w:rsidR="00960A35">
        <w:rPr>
          <w:rFonts w:ascii="Calibri" w:eastAsia="宋体" w:hAnsi="Calibri" w:cs="Calibri"/>
          <w:color w:val="000000"/>
          <w:kern w:val="0"/>
          <w:sz w:val="24"/>
          <w14:ligatures w14:val="none"/>
        </w:rPr>
        <w:fldChar w:fldCharType="begin"/>
      </w:r>
      <w:r w:rsidR="00960A35">
        <w:rPr>
          <w:rFonts w:ascii="Calibri" w:eastAsia="宋体" w:hAnsi="Calibri" w:cs="Calibri"/>
          <w:color w:val="000000"/>
          <w:kern w:val="0"/>
          <w:sz w:val="24"/>
          <w14:ligatures w14:val="none"/>
        </w:rPr>
        <w:instrText xml:space="preserve"> ADDIN ZOTERO_ITEM CSL_CITATION {"citationID":"X35wkeNY","properties":{"formattedCitation":"(Barthelmie et al., 2007; Feroz et al., 2020)","plainCitation":"(Barthelmie et al., 2007; Feroz et al., 2020)","noteIndex":0},"citationItems":[{"id":1659,"uris":["http://zotero.org/users/14274501/items/7SBSEFPR"],"itemData":{"id":1659,"type":"article-journal","abstract":"Abstract\n            Understanding of power losses and turbulence increase due to wind turbine wake interactions in large offshore wind farms is </w:instrText>
      </w:r>
      <w:r w:rsidR="00960A35">
        <w:rPr>
          <w:rFonts w:ascii="Calibri" w:eastAsia="宋体" w:hAnsi="Calibri" w:cs="Calibri" w:hint="eastAsia"/>
          <w:color w:val="000000"/>
          <w:kern w:val="0"/>
          <w:sz w:val="24"/>
          <w14:ligatures w14:val="none"/>
        </w:rPr>
        <w:instrText>crucial to optimizing wind farm design. Power losses and turbulence increase due to wakes are quantified based on observations from Middelgrunden and state</w:instrText>
      </w:r>
      <w:r w:rsidR="00960A35">
        <w:rPr>
          <w:rFonts w:ascii="Calibri" w:eastAsia="宋体" w:hAnsi="Calibri" w:cs="Calibri" w:hint="eastAsia"/>
          <w:color w:val="000000"/>
          <w:kern w:val="0"/>
          <w:sz w:val="24"/>
          <w14:ligatures w14:val="none"/>
        </w:rPr>
        <w:instrText>‐</w:instrText>
      </w:r>
      <w:r w:rsidR="00960A35">
        <w:rPr>
          <w:rFonts w:ascii="Calibri" w:eastAsia="宋体" w:hAnsi="Calibri" w:cs="Calibri" w:hint="eastAsia"/>
          <w:color w:val="000000"/>
          <w:kern w:val="0"/>
          <w:sz w:val="24"/>
          <w14:ligatures w14:val="none"/>
        </w:rPr>
        <w:instrText>of</w:instrText>
      </w:r>
      <w:r w:rsidR="00960A35">
        <w:rPr>
          <w:rFonts w:ascii="Calibri" w:eastAsia="宋体" w:hAnsi="Calibri" w:cs="Calibri" w:hint="eastAsia"/>
          <w:color w:val="000000"/>
          <w:kern w:val="0"/>
          <w:sz w:val="24"/>
          <w14:ligatures w14:val="none"/>
        </w:rPr>
        <w:instrText>‐</w:instrText>
      </w:r>
      <w:r w:rsidR="00960A35">
        <w:rPr>
          <w:rFonts w:ascii="Calibri" w:eastAsia="宋体" w:hAnsi="Calibri" w:cs="Calibri" w:hint="eastAsia"/>
          <w:color w:val="000000"/>
          <w:kern w:val="0"/>
          <w:sz w:val="24"/>
          <w14:ligatures w14:val="none"/>
        </w:rPr>
        <w:instrText>the</w:instrText>
      </w:r>
      <w:r w:rsidR="00960A35">
        <w:rPr>
          <w:rFonts w:ascii="Calibri" w:eastAsia="宋体" w:hAnsi="Calibri" w:cs="Calibri" w:hint="eastAsia"/>
          <w:color w:val="000000"/>
          <w:kern w:val="0"/>
          <w:sz w:val="24"/>
          <w14:ligatures w14:val="none"/>
        </w:rPr>
        <w:instrText>‐</w:instrText>
      </w:r>
      <w:r w:rsidR="00960A35">
        <w:rPr>
          <w:rFonts w:ascii="Calibri" w:eastAsia="宋体" w:hAnsi="Calibri" w:cs="Calibri" w:hint="eastAsia"/>
          <w:color w:val="000000"/>
          <w:kern w:val="0"/>
          <w:sz w:val="24"/>
          <w14:ligatures w14:val="none"/>
        </w:rPr>
        <w:instrText>art models. Observed power losses due solely to wakes are approximately 10% on average. Thes</w:instrText>
      </w:r>
      <w:r w:rsidR="00960A35">
        <w:rPr>
          <w:rFonts w:ascii="Calibri" w:eastAsia="宋体" w:hAnsi="Calibri" w:cs="Calibri"/>
          <w:color w:val="000000"/>
          <w:kern w:val="0"/>
          <w:sz w:val="24"/>
          <w14:ligatures w14:val="none"/>
        </w:rPr>
        <w:instrText>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w:instrText>
      </w:r>
      <w:r w:rsidR="00960A35">
        <w:rPr>
          <w:rFonts w:ascii="Calibri" w:eastAsia="宋体" w:hAnsi="Calibri" w:cs="Calibri" w:hint="eastAsia"/>
          <w:color w:val="000000"/>
          <w:kern w:val="0"/>
          <w:sz w:val="24"/>
          <w14:ligatures w14:val="none"/>
        </w:rPr>
        <w:instrText>:"M. N."},{"family":"Pryor","given":"S. C."},{"family":"Rethore","given":"P.</w:instrText>
      </w:r>
      <w:r w:rsidR="00960A35">
        <w:rPr>
          <w:rFonts w:ascii="Calibri" w:eastAsia="宋体" w:hAnsi="Calibri" w:cs="Calibri" w:hint="eastAsia"/>
          <w:color w:val="000000"/>
          <w:kern w:val="0"/>
          <w:sz w:val="24"/>
          <w14:ligatures w14:val="none"/>
        </w:rPr>
        <w:instrText>‐</w:instrText>
      </w:r>
      <w:r w:rsidR="00960A35">
        <w:rPr>
          <w:rFonts w:ascii="Calibri" w:eastAsia="宋体" w:hAnsi="Calibri" w:cs="Calibri" w:hint="eastAsia"/>
          <w:color w:val="000000"/>
          <w:kern w:val="0"/>
          <w:sz w:val="24"/>
          <w14:ligatures w14:val="none"/>
        </w:rPr>
        <w:instrText>E."},{"family":"Jørgensen","given":"H. E."}],"issued":{"date-parts":[["2007",11]]}}},{"id":1661,"uris":["http://zotero.org/users/14274501/items/IK6DQM6L"],"itemData":{"id":1661,"</w:instrText>
      </w:r>
      <w:r w:rsidR="00960A35">
        <w:rPr>
          <w:rFonts w:ascii="Calibri" w:eastAsia="宋体" w:hAnsi="Calibri" w:cs="Calibri"/>
          <w:color w:val="000000"/>
          <w:kern w:val="0"/>
          <w:sz w:val="24"/>
          <w14:ligatures w14:val="none"/>
        </w:rPr>
        <w:instrText xml:space="preserve">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sidR="00960A35">
        <w:rPr>
          <w:rFonts w:ascii="Calibri" w:eastAsia="宋体" w:hAnsi="Calibri" w:cs="Calibri"/>
          <w:color w:val="000000"/>
          <w:kern w:val="0"/>
          <w:sz w:val="24"/>
          <w14:ligatures w14:val="none"/>
        </w:rPr>
        <w:fldChar w:fldCharType="separate"/>
      </w:r>
      <w:r w:rsidR="00960A35">
        <w:rPr>
          <w:rFonts w:ascii="Calibri" w:eastAsia="宋体" w:hAnsi="Calibri" w:cs="Calibri"/>
          <w:noProof/>
          <w:color w:val="000000"/>
          <w:kern w:val="0"/>
          <w:sz w:val="24"/>
          <w14:ligatures w14:val="none"/>
        </w:rPr>
        <w:t>(Barthelmie et al., 2007; Feroz et al., 2020)</w:t>
      </w:r>
      <w:r w:rsidR="00960A35">
        <w:rPr>
          <w:rFonts w:ascii="Calibri" w:eastAsia="宋体" w:hAnsi="Calibri" w:cs="Calibri"/>
          <w:color w:val="000000"/>
          <w:kern w:val="0"/>
          <w:sz w:val="24"/>
          <w14:ligatures w14:val="none"/>
        </w:rPr>
        <w:fldChar w:fldCharType="end"/>
      </w:r>
      <w:r w:rsidR="002F721D" w:rsidRPr="002F721D">
        <w:rPr>
          <w:rFonts w:ascii="Calibri" w:eastAsia="宋体" w:hAnsi="Calibri" w:cs="Calibri"/>
          <w:color w:val="000000"/>
          <w:kern w:val="0"/>
          <w:sz w:val="24"/>
          <w14:ligatures w14:val="none"/>
        </w:rPr>
        <w:t xml:space="preserve">, creating </w:t>
      </w:r>
      <w:r w:rsidR="006A7B7B">
        <w:rPr>
          <w:rFonts w:ascii="Calibri" w:eastAsia="宋体" w:hAnsi="Calibri" w:cs="Calibri" w:hint="eastAsia"/>
          <w:color w:val="000000"/>
          <w:kern w:val="0"/>
          <w:sz w:val="24"/>
          <w14:ligatures w14:val="none"/>
        </w:rPr>
        <w:t xml:space="preserve">both </w:t>
      </w:r>
      <w:r w:rsidR="002F721D" w:rsidRPr="002F721D">
        <w:rPr>
          <w:rFonts w:ascii="Calibri" w:eastAsia="宋体" w:hAnsi="Calibri" w:cs="Calibri"/>
          <w:color w:val="000000"/>
          <w:kern w:val="0"/>
          <w:sz w:val="24"/>
          <w14:ligatures w14:val="none"/>
        </w:rPr>
        <w:t>free-stream and wake-influenced flow.</w:t>
      </w:r>
      <w:r w:rsidR="002F721D" w:rsidRPr="00BE403F">
        <w:rPr>
          <w:rFonts w:ascii="Calibri" w:eastAsia="宋体" w:hAnsi="Calibri" w:cs="Calibri"/>
          <w:color w:val="000000"/>
          <w:kern w:val="0"/>
          <w:sz w:val="24"/>
          <w14:ligatures w14:val="none"/>
        </w:rPr>
        <w:t xml:space="preserve"> </w:t>
      </w:r>
      <w:ins w:id="20" w:author="Supeng Zhang" w:date="2025-12-01T14:00:00Z" w16du:dateUtc="2025-12-01T06:00:00Z">
        <w:r w:rsidR="004C0655" w:rsidRPr="00BE403F">
          <w:rPr>
            <w:rFonts w:ascii="Calibri" w:eastAsia="宋体" w:hAnsi="Calibri" w:cs="Calibri"/>
            <w:color w:val="000000"/>
            <w:kern w:val="0"/>
            <w:sz w:val="24"/>
            <w14:ligatures w14:val="none"/>
          </w:rPr>
          <w:t>nacelle-level averaged winds</w:t>
        </w:r>
        <w:r w:rsidR="004C0655">
          <w:rPr>
            <w:rFonts w:ascii="Calibri" w:eastAsia="宋体" w:hAnsi="Calibri" w:cs="Calibri" w:hint="eastAsia"/>
            <w:color w:val="000000"/>
            <w:kern w:val="0"/>
            <w:sz w:val="24"/>
            <w14:ligatures w14:val="none"/>
          </w:rPr>
          <w:t xml:space="preserve"> could be </w:t>
        </w:r>
      </w:ins>
      <w:ins w:id="21" w:author="Supeng Zhang" w:date="2025-12-01T14:01:00Z" w16du:dateUtc="2025-12-01T06:01:00Z">
        <w:r w:rsidR="004C0655">
          <w:rPr>
            <w:rFonts w:ascii="Calibri" w:eastAsia="宋体" w:hAnsi="Calibri" w:cs="Calibri" w:hint="eastAsia"/>
            <w:color w:val="000000"/>
            <w:kern w:val="0"/>
            <w:sz w:val="24"/>
            <w14:ligatures w14:val="none"/>
          </w:rPr>
          <w:t xml:space="preserve">more </w:t>
        </w:r>
        <w:r w:rsidR="004C0655" w:rsidRPr="00BE403F">
          <w:rPr>
            <w:rFonts w:ascii="Calibri" w:eastAsia="宋体" w:hAnsi="Calibri" w:cs="Calibri"/>
            <w:color w:val="000000"/>
            <w:kern w:val="0"/>
            <w:sz w:val="24"/>
            <w14:ligatures w14:val="none"/>
          </w:rPr>
          <w:t>representative of farm-wide power than tower-based hub-height observations</w:t>
        </w:r>
      </w:ins>
      <w:ins w:id="22" w:author="Supeng Zhang" w:date="2025-12-01T14:02:00Z" w16du:dateUtc="2025-12-01T06:02:00Z">
        <w:r w:rsidR="003F5143" w:rsidRPr="003F5143">
          <w:rPr>
            <w:rFonts w:ascii="Calibri" w:eastAsia="宋体" w:hAnsi="Calibri" w:cs="Calibri"/>
            <w:color w:val="000000"/>
            <w:kern w:val="0"/>
            <w:sz w:val="24"/>
            <w14:ligatures w14:val="none"/>
          </w:rPr>
          <w:t xml:space="preserve"> </w:t>
        </w:r>
        <w:r w:rsidR="003F5143">
          <w:rPr>
            <w:rFonts w:ascii="Calibri" w:eastAsia="宋体" w:hAnsi="Calibri" w:cs="Calibri" w:hint="eastAsia"/>
            <w:color w:val="000000"/>
            <w:kern w:val="0"/>
            <w:sz w:val="24"/>
            <w14:ligatures w14:val="none"/>
          </w:rPr>
          <w:t>(</w:t>
        </w:r>
        <w:r w:rsidR="003F5143" w:rsidRPr="00BE403F">
          <w:rPr>
            <w:rFonts w:ascii="Calibri" w:eastAsia="宋体" w:hAnsi="Calibri" w:cs="Calibri"/>
            <w:color w:val="000000"/>
            <w:kern w:val="0"/>
            <w:sz w:val="24"/>
            <w14:ligatures w14:val="none"/>
          </w:rPr>
          <w:t xml:space="preserve">Cutler et al. </w:t>
        </w:r>
        <w:r w:rsidR="003F5143">
          <w:rPr>
            <w:rFonts w:ascii="Calibri" w:eastAsia="宋体" w:hAnsi="Calibri" w:cs="Calibri"/>
            <w:color w:val="000000"/>
            <w:kern w:val="0"/>
            <w:sz w:val="24"/>
            <w14:ligatures w14:val="none"/>
          </w:rPr>
          <w:fldChar w:fldCharType="begin"/>
        </w:r>
        <w:r w:rsidR="003F5143">
          <w:rPr>
            <w:rFonts w:ascii="Calibri" w:eastAsia="宋体" w:hAnsi="Calibri" w:cs="Calibri"/>
            <w:color w:val="000000"/>
            <w:kern w:val="0"/>
            <w:sz w:val="24"/>
            <w14:ligatures w14:val="none"/>
          </w:rPr>
          <w:instrText xml:space="preserve"> ADDIN ZOTERO_ITEM CSL_CITATION {"citationID":"4VfrghBX","properties":{"formattedCitation":"(2012)","plainCitation":"(2012)","noteIndex":0},"citationItems":[{"id":1652,"uris":["http://zotero.org/users/14274501/items/F867UAJR"],"itemData":{"id":1652,"type":"article-journal","abstract":"Wind power forecasting for projection times 0–48 h can have particular value in facilitating the integration of wind power into power systems. Accurate observations of the wind speed received by wind turbines are important inputs for some of the most useful methods for making such forecasts. In particular, they are used to derive power curves relating wind speeds to wind power production. By using power curve modeling, this paper compares two types of wind speed observations typically available at wind farms: the wind speed and wind direction measurements at the nacelles of the wind turbines and those at one or more on-site meteorological masts (met masts). For the three Australian wind farms studied in this project, the results favor the nacelle-based observations despite the inherent interference from the nacelle and the blades and despite calibration corrections to the met mast observations. This trend was found to be stronger for wind farm sites with more complex terrain. In addition, a numerical weather prediction (NWP) system was used to show that, for the wind farms studied, smaller single time-series forecast errors can be achieved with the average wind speed from the nacelle-based observations. This suggests that the nacelle-average observations are more representative of the wind behavior predicted by an NWP system than the met mast observations. Also, when using an NWP system to predict wind farm power production, it suggests the use of a wind farm power curve based on nacelle-average observations is superior to using met mast observations. Further, it suggests that historical and real-time nacelle-average observations should be calculated for large wind farms and used in wind power forecasting. Copyright © 2011 John Wiley &amp; Sons, Ltd.","container-title":"Wind Energy","DOI":"10.1002/we.465","ISSN":"1095-4244, 1099-1824","issue":"2","journalAbbreviation":"Wind Energy","language":"en","license":"http://onlinelibrary.wiley.com/termsAndConditions#vor","page":"245-258"</w:instrText>
        </w:r>
        <w:r w:rsidR="003F5143">
          <w:rPr>
            <w:rFonts w:ascii="Calibri" w:eastAsia="宋体" w:hAnsi="Calibri" w:cs="Calibri" w:hint="eastAsia"/>
            <w:color w:val="000000"/>
            <w:kern w:val="0"/>
            <w:sz w:val="24"/>
            <w14:ligatures w14:val="none"/>
          </w:rPr>
          <w:instrText>,"source":"DOI.org (Crossref)","title":"Using nacelle</w:instrText>
        </w:r>
        <w:r w:rsidR="003F5143">
          <w:rPr>
            <w:rFonts w:ascii="Calibri" w:eastAsia="宋体" w:hAnsi="Calibri" w:cs="Calibri" w:hint="eastAsia"/>
            <w:color w:val="000000"/>
            <w:kern w:val="0"/>
            <w:sz w:val="24"/>
            <w14:ligatures w14:val="none"/>
          </w:rPr>
          <w:instrText>‐</w:instrText>
        </w:r>
        <w:r w:rsidR="003F5143">
          <w:rPr>
            <w:rFonts w:ascii="Calibri" w:eastAsia="宋体" w:hAnsi="Calibri" w:cs="Calibri" w:hint="eastAsia"/>
            <w:color w:val="000000"/>
            <w:kern w:val="0"/>
            <w:sz w:val="24"/>
            <w14:ligatures w14:val="none"/>
          </w:rPr>
          <w:instrText>based wind speed observations to improve power curve modeling for wind power forecasting","volume":"15","author":[{"family":"Cutler","given":"Nicholas J."},{"family":"Outhred","given":"Hugh R."},{"fami</w:instrText>
        </w:r>
        <w:r w:rsidR="003F5143">
          <w:rPr>
            <w:rFonts w:ascii="Calibri" w:eastAsia="宋体" w:hAnsi="Calibri" w:cs="Calibri"/>
            <w:color w:val="000000"/>
            <w:kern w:val="0"/>
            <w:sz w:val="24"/>
            <w14:ligatures w14:val="none"/>
          </w:rPr>
          <w:instrText xml:space="preserve">ly":"MacGill","given":"Iain F."}],"issued":{"date-parts":[["2012",3]]}},"suppress-author":true}],"schema":"https://github.com/citation-style-language/schema/raw/master/csl-citation.json"} </w:instrText>
        </w:r>
        <w:r w:rsidR="003F5143">
          <w:rPr>
            <w:rFonts w:ascii="Calibri" w:eastAsia="宋体" w:hAnsi="Calibri" w:cs="Calibri"/>
            <w:color w:val="000000"/>
            <w:kern w:val="0"/>
            <w:sz w:val="24"/>
            <w14:ligatures w14:val="none"/>
          </w:rPr>
          <w:fldChar w:fldCharType="separate"/>
        </w:r>
        <w:r w:rsidR="003F5143">
          <w:rPr>
            <w:rFonts w:ascii="Calibri" w:eastAsia="宋体" w:hAnsi="Calibri" w:cs="Calibri"/>
            <w:noProof/>
            <w:color w:val="000000"/>
            <w:kern w:val="0"/>
            <w:sz w:val="24"/>
            <w14:ligatures w14:val="none"/>
          </w:rPr>
          <w:t>2012)</w:t>
        </w:r>
        <w:r w:rsidR="003F5143">
          <w:rPr>
            <w:rFonts w:ascii="Calibri" w:eastAsia="宋体" w:hAnsi="Calibri" w:cs="Calibri"/>
            <w:color w:val="000000"/>
            <w:kern w:val="0"/>
            <w:sz w:val="24"/>
            <w14:ligatures w14:val="none"/>
          </w:rPr>
          <w:fldChar w:fldCharType="end"/>
        </w:r>
        <w:r w:rsidR="00776C83">
          <w:rPr>
            <w:rFonts w:ascii="Calibri" w:eastAsia="宋体" w:hAnsi="Calibri" w:cs="Calibri" w:hint="eastAsia"/>
            <w:color w:val="000000"/>
            <w:kern w:val="0"/>
            <w:sz w:val="24"/>
            <w14:ligatures w14:val="none"/>
          </w:rPr>
          <w:t xml:space="preserve">. </w:t>
        </w:r>
      </w:ins>
      <w:r w:rsidR="002F721D" w:rsidRPr="002F721D">
        <w:rPr>
          <w:rFonts w:ascii="Calibri" w:eastAsia="宋体" w:hAnsi="Calibri" w:cs="Calibri"/>
          <w:color w:val="000000"/>
          <w:kern w:val="0"/>
          <w:sz w:val="24"/>
          <w14:ligatures w14:val="none"/>
        </w:rPr>
        <w:t>This spatial heterogeneity means that the physical relevance of atmospheric forcing shifts dramatically across the farm.</w:t>
      </w:r>
      <w:r w:rsidR="002F721D" w:rsidRPr="002F721D">
        <w:t xml:space="preserve"> </w:t>
      </w:r>
      <w:commentRangeStart w:id="23"/>
      <w:commentRangeStart w:id="24"/>
      <w:del w:id="25" w:author="Supeng Zhang" w:date="2025-12-01T14:02:00Z" w16du:dateUtc="2025-12-01T06:02:00Z">
        <w:r w:rsidR="002F721D" w:rsidRPr="002F721D" w:rsidDel="00776C83">
          <w:rPr>
            <w:rFonts w:ascii="Calibri" w:eastAsia="宋体" w:hAnsi="Calibri" w:cs="Calibri"/>
            <w:color w:val="000000"/>
            <w:kern w:val="0"/>
            <w:sz w:val="24"/>
            <w14:ligatures w14:val="none"/>
          </w:rPr>
          <w:delText>For instance,</w:delText>
        </w:r>
        <w:r w:rsidR="00BE403F" w:rsidRPr="00BE403F" w:rsidDel="00776C83">
          <w:rPr>
            <w:rFonts w:ascii="Calibri" w:eastAsia="宋体" w:hAnsi="Calibri" w:cs="Calibri"/>
            <w:color w:val="000000"/>
            <w:kern w:val="0"/>
            <w:sz w:val="24"/>
            <w14:ligatures w14:val="none"/>
          </w:rPr>
          <w:delText xml:space="preserve"> </w:delText>
        </w:r>
        <w:r w:rsidR="00BE403F" w:rsidRPr="00BE403F" w:rsidDel="003F5143">
          <w:rPr>
            <w:rFonts w:ascii="Calibri" w:eastAsia="宋体" w:hAnsi="Calibri" w:cs="Calibri"/>
            <w:color w:val="000000"/>
            <w:kern w:val="0"/>
            <w:sz w:val="24"/>
            <w14:ligatures w14:val="none"/>
          </w:rPr>
          <w:delText xml:space="preserve">Cutler et al. </w:delText>
        </w:r>
        <w:r w:rsidR="00D02340" w:rsidDel="003F5143">
          <w:rPr>
            <w:rFonts w:ascii="Calibri" w:eastAsia="宋体" w:hAnsi="Calibri" w:cs="Calibri"/>
            <w:color w:val="000000"/>
            <w:kern w:val="0"/>
            <w:sz w:val="24"/>
            <w14:ligatures w14:val="none"/>
          </w:rPr>
          <w:fldChar w:fldCharType="begin"/>
        </w:r>
        <w:r w:rsidR="00D02340" w:rsidDel="003F5143">
          <w:rPr>
            <w:rFonts w:ascii="Calibri" w:eastAsia="宋体" w:hAnsi="Calibri" w:cs="Calibri"/>
            <w:color w:val="000000"/>
            <w:kern w:val="0"/>
            <w:sz w:val="24"/>
            <w14:ligatures w14:val="none"/>
          </w:rPr>
          <w:delInstrText xml:space="preserve"> ADDIN ZOTERO_ITEM CSL_CITATION {"citationID":"4VfrghBX","properties":{"formattedCitation":"(2012)","plainCitation":"(2012)","noteIndex":0},"citationItems":[{"id":1652,"uris":["http://zotero.org/users/14274501/items/F867UAJR"],"itemData":{"id":1652,"type":"article-journal","abstract":"Wind power forecasting for projection times 0–48 h can have particular value in facilitating the integration of wind power into power systems. Accurate observations of the wind speed received by wind turbines are important inputs for some of the most useful methods for making such forecasts. In particular, they are used to derive power curves relating wind speeds to wind power production. By using power curve modeling, this paper compares two types of wind speed observations typically available at wind farms: the wind speed and wind direction measurements at the nacelles of the wind turbines and those at one or more on-site meteorological masts (met masts). For the three Australian wind farms studied in this project, the results favor the nacelle-based observations despite the inherent interference from the nacelle and the blades and despite calibration corrections to the met mast observations. This trend was found to be stronger for wind farm sites with more complex terrain. In addition, a numerical weather prediction (NWP) system was used to show that, for the wind farms studied, smaller single time-series forecast errors can be achieved with the average wind speed from the nacelle-based observations. This suggests that the nacelle-average observations are more representative of the wind behavior predicted by an NWP system than the met mast observations. Also, when using an NWP system to predict wind farm power production, it suggests the use of a wind farm power curve based on nacelle-average observations is superior to using met mast observations. Further, it suggests that historical and real-time nacelle-average observations should be calculated for large wind farms and used in wind power forecasting. Copyright © 2011 John Wiley &amp; Sons, Ltd.","container-title":"Wind Energy","DOI":"10.1002/we.465","ISSN":"1095-4244, 1099-1824","issue":"2","journalAbbreviation":"Wind Energy","language":"en","license":"http://onlinelibrary.wiley.com/termsAndConditions#vor","page":"245-258"</w:delInstrText>
        </w:r>
        <w:r w:rsidR="00D02340" w:rsidDel="003F5143">
          <w:rPr>
            <w:rFonts w:ascii="Calibri" w:eastAsia="宋体" w:hAnsi="Calibri" w:cs="Calibri" w:hint="eastAsia"/>
            <w:color w:val="000000"/>
            <w:kern w:val="0"/>
            <w:sz w:val="24"/>
            <w14:ligatures w14:val="none"/>
          </w:rPr>
          <w:delInstrText>,"source":"DOI.org (Crossref)","title":"Using nacelle</w:delInstrText>
        </w:r>
        <w:r w:rsidR="00D02340" w:rsidDel="003F5143">
          <w:rPr>
            <w:rFonts w:ascii="Calibri" w:eastAsia="宋体" w:hAnsi="Calibri" w:cs="Calibri" w:hint="eastAsia"/>
            <w:color w:val="000000"/>
            <w:kern w:val="0"/>
            <w:sz w:val="24"/>
            <w14:ligatures w14:val="none"/>
          </w:rPr>
          <w:delInstrText>‐</w:delInstrText>
        </w:r>
        <w:r w:rsidR="00D02340" w:rsidDel="003F5143">
          <w:rPr>
            <w:rFonts w:ascii="Calibri" w:eastAsia="宋体" w:hAnsi="Calibri" w:cs="Calibri" w:hint="eastAsia"/>
            <w:color w:val="000000"/>
            <w:kern w:val="0"/>
            <w:sz w:val="24"/>
            <w14:ligatures w14:val="none"/>
          </w:rPr>
          <w:delInstrText>based wind speed observations to improve power curve modeling for wind power forecasting","volume":"15","author":[{"family":"Cutler","given":"Nicholas J."},{"family":"Outhred","given":"Hugh R."},{"fami</w:delInstrText>
        </w:r>
        <w:r w:rsidR="00D02340" w:rsidDel="003F5143">
          <w:rPr>
            <w:rFonts w:ascii="Calibri" w:eastAsia="宋体" w:hAnsi="Calibri" w:cs="Calibri"/>
            <w:color w:val="000000"/>
            <w:kern w:val="0"/>
            <w:sz w:val="24"/>
            <w14:ligatures w14:val="none"/>
          </w:rPr>
          <w:delInstrText xml:space="preserve">ly":"MacGill","given":"Iain F."}],"issued":{"date-parts":[["2012",3]]}},"suppress-author":true}],"schema":"https://github.com/citation-style-language/schema/raw/master/csl-citation.json"} </w:delInstrText>
        </w:r>
        <w:r w:rsidR="00D02340" w:rsidDel="003F5143">
          <w:rPr>
            <w:rFonts w:ascii="Calibri" w:eastAsia="宋体" w:hAnsi="Calibri" w:cs="Calibri"/>
            <w:color w:val="000000"/>
            <w:kern w:val="0"/>
            <w:sz w:val="24"/>
            <w14:ligatures w14:val="none"/>
          </w:rPr>
          <w:fldChar w:fldCharType="separate"/>
        </w:r>
        <w:r w:rsidR="00D02340" w:rsidDel="003F5143">
          <w:rPr>
            <w:rFonts w:ascii="Calibri" w:eastAsia="宋体" w:hAnsi="Calibri" w:cs="Calibri"/>
            <w:noProof/>
            <w:color w:val="000000"/>
            <w:kern w:val="0"/>
            <w:sz w:val="24"/>
            <w14:ligatures w14:val="none"/>
          </w:rPr>
          <w:delText>(2012)</w:delText>
        </w:r>
        <w:r w:rsidR="00D02340" w:rsidDel="003F5143">
          <w:rPr>
            <w:rFonts w:ascii="Calibri" w:eastAsia="宋体" w:hAnsi="Calibri" w:cs="Calibri"/>
            <w:color w:val="000000"/>
            <w:kern w:val="0"/>
            <w:sz w:val="24"/>
            <w14:ligatures w14:val="none"/>
          </w:rPr>
          <w:fldChar w:fldCharType="end"/>
        </w:r>
        <w:r w:rsidR="00BE403F" w:rsidRPr="00BE403F" w:rsidDel="003F5143">
          <w:rPr>
            <w:rFonts w:ascii="Calibri" w:eastAsia="宋体" w:hAnsi="Calibri" w:cs="Calibri"/>
            <w:color w:val="000000"/>
            <w:kern w:val="0"/>
            <w:sz w:val="24"/>
            <w14:ligatures w14:val="none"/>
          </w:rPr>
          <w:delText xml:space="preserve"> </w:delText>
        </w:r>
        <w:r w:rsidR="00BE403F" w:rsidRPr="00BE403F" w:rsidDel="00776C83">
          <w:rPr>
            <w:rFonts w:ascii="Calibri" w:eastAsia="宋体" w:hAnsi="Calibri" w:cs="Calibri"/>
            <w:color w:val="000000"/>
            <w:kern w:val="0"/>
            <w:sz w:val="24"/>
            <w14:ligatures w14:val="none"/>
          </w:rPr>
          <w:delText xml:space="preserve">found </w:delText>
        </w:r>
      </w:del>
      <w:del w:id="26" w:author="Supeng Zhang" w:date="2025-12-01T14:00:00Z" w16du:dateUtc="2025-12-01T06:00:00Z">
        <w:r w:rsidR="00BE403F" w:rsidRPr="00BE403F" w:rsidDel="004C0655">
          <w:rPr>
            <w:rFonts w:ascii="Calibri" w:eastAsia="宋体" w:hAnsi="Calibri" w:cs="Calibri"/>
            <w:color w:val="000000"/>
            <w:kern w:val="0"/>
            <w:sz w:val="24"/>
            <w14:ligatures w14:val="none"/>
          </w:rPr>
          <w:delText xml:space="preserve">nacelle-level averaged winds </w:delText>
        </w:r>
      </w:del>
      <w:del w:id="27" w:author="Supeng Zhang" w:date="2025-12-01T14:02:00Z" w16du:dateUtc="2025-12-01T06:02:00Z">
        <w:r w:rsidR="00BE403F" w:rsidRPr="00BE403F" w:rsidDel="00776C83">
          <w:rPr>
            <w:rFonts w:ascii="Calibri" w:eastAsia="宋体" w:hAnsi="Calibri" w:cs="Calibri"/>
            <w:color w:val="000000"/>
            <w:kern w:val="0"/>
            <w:sz w:val="24"/>
            <w14:ligatures w14:val="none"/>
          </w:rPr>
          <w:delText>more</w:delText>
        </w:r>
      </w:del>
      <w:del w:id="28" w:author="Supeng Zhang" w:date="2025-12-01T14:01:00Z" w16du:dateUtc="2025-12-01T06:01:00Z">
        <w:r w:rsidR="00BE403F" w:rsidRPr="00BE403F" w:rsidDel="004C0655">
          <w:rPr>
            <w:rFonts w:ascii="Calibri" w:eastAsia="宋体" w:hAnsi="Calibri" w:cs="Calibri"/>
            <w:color w:val="000000"/>
            <w:kern w:val="0"/>
            <w:sz w:val="24"/>
            <w14:ligatures w14:val="none"/>
          </w:rPr>
          <w:delText xml:space="preserve"> representative of farm-wide power than tower-based hub-height observations</w:delText>
        </w:r>
      </w:del>
      <w:del w:id="29" w:author="Supeng Zhang" w:date="2025-12-01T14:02:00Z" w16du:dateUtc="2025-12-01T06:02:00Z">
        <w:r w:rsidR="00BE403F" w:rsidRPr="00BE403F" w:rsidDel="00776C83">
          <w:rPr>
            <w:rFonts w:ascii="Calibri" w:eastAsia="宋体" w:hAnsi="Calibri" w:cs="Calibri"/>
            <w:color w:val="000000"/>
            <w:kern w:val="0"/>
            <w:sz w:val="24"/>
            <w14:ligatures w14:val="none"/>
          </w:rPr>
          <w:delText>.</w:delText>
        </w:r>
        <w:commentRangeEnd w:id="23"/>
        <w:r w:rsidR="0077604A" w:rsidDel="00776C83">
          <w:rPr>
            <w:rStyle w:val="af6"/>
          </w:rPr>
          <w:commentReference w:id="23"/>
        </w:r>
      </w:del>
      <w:commentRangeEnd w:id="24"/>
      <w:r w:rsidR="00776C83">
        <w:rPr>
          <w:rStyle w:val="af6"/>
        </w:rPr>
        <w:commentReference w:id="24"/>
      </w:r>
      <w:del w:id="30" w:author="Supeng Zhang" w:date="2025-12-01T14:02:00Z" w16du:dateUtc="2025-12-01T06:02:00Z">
        <w:r w:rsidR="002F721D" w:rsidRPr="002F721D" w:rsidDel="00776C83">
          <w:delText xml:space="preserve"> </w:delText>
        </w:r>
      </w:del>
      <w:r w:rsidR="005D5FC8">
        <w:rPr>
          <w:rFonts w:ascii="Calibri" w:eastAsia="宋体" w:hAnsi="Calibri" w:cs="Calibri" w:hint="eastAsia"/>
          <w:color w:val="000000"/>
          <w:kern w:val="0"/>
          <w:sz w:val="24"/>
          <w14:ligatures w14:val="none"/>
        </w:rPr>
        <w:t>More</w:t>
      </w:r>
      <w:r w:rsidR="002F721D" w:rsidRPr="002F721D">
        <w:rPr>
          <w:rFonts w:ascii="Calibri" w:eastAsia="宋体" w:hAnsi="Calibri" w:cs="Calibri"/>
          <w:color w:val="000000"/>
          <w:kern w:val="0"/>
          <w:sz w:val="24"/>
          <w14:ligatures w14:val="none"/>
        </w:rPr>
        <w:t xml:space="preserve"> recent</w:t>
      </w:r>
      <w:r w:rsidR="005D5FC8">
        <w:rPr>
          <w:rFonts w:ascii="Calibri" w:eastAsia="宋体" w:hAnsi="Calibri" w:cs="Calibri" w:hint="eastAsia"/>
          <w:color w:val="000000"/>
          <w:kern w:val="0"/>
          <w:sz w:val="24"/>
          <w14:ligatures w14:val="none"/>
        </w:rPr>
        <w:t>ly,</w:t>
      </w:r>
      <w:r w:rsidR="002F721D" w:rsidRPr="002F721D">
        <w:rPr>
          <w:rFonts w:ascii="Calibri" w:eastAsia="宋体" w:hAnsi="Calibri" w:cs="Calibri"/>
          <w:color w:val="000000"/>
          <w:kern w:val="0"/>
          <w:sz w:val="24"/>
          <w14:ligatures w14:val="none"/>
        </w:rPr>
        <w:t xml:space="preserve"> explainable AI studies consistently ranked turbulent variables (turbulent kinetic energy and turbulence intensity) directly behind wind speed in predictive </w:t>
      </w:r>
      <w:r w:rsidR="001948F6">
        <w:rPr>
          <w:rFonts w:ascii="Calibri" w:eastAsia="宋体" w:hAnsi="Calibri" w:cs="Calibri"/>
          <w:color w:val="000000"/>
          <w:kern w:val="0"/>
          <w:sz w:val="24"/>
          <w14:ligatures w14:val="none"/>
        </w:rPr>
        <w:t>i</w:t>
      </w:r>
      <w:r w:rsidR="002F721D" w:rsidRPr="002F721D">
        <w:rPr>
          <w:rFonts w:ascii="Calibri" w:eastAsia="宋体" w:hAnsi="Calibri" w:cs="Calibri"/>
          <w:color w:val="000000"/>
          <w:kern w:val="0"/>
          <w:sz w:val="24"/>
          <w14:ligatures w14:val="none"/>
        </w:rPr>
        <w:t xml:space="preserve">mportance </w:t>
      </w:r>
      <w:r w:rsidR="00960A35">
        <w:rPr>
          <w:rFonts w:ascii="Calibri" w:eastAsia="宋体" w:hAnsi="Calibri" w:cs="Calibri"/>
          <w:color w:val="000000"/>
          <w:kern w:val="0"/>
          <w:sz w:val="24"/>
          <w14:ligatures w14:val="none"/>
        </w:rPr>
        <w:fldChar w:fldCharType="begin"/>
      </w:r>
      <w:r w:rsidR="00960A35">
        <w:rPr>
          <w:rFonts w:ascii="Calibri" w:eastAsia="宋体" w:hAnsi="Calibri" w:cs="Calibri"/>
          <w:color w:val="000000"/>
          <w:kern w:val="0"/>
          <w:sz w:val="24"/>
          <w14:ligatures w14:val="none"/>
        </w:rPr>
        <w:instrText xml:space="preserve"> ADDIN ZOTERO_ITEM CSL_CITATION {"citationID":"T2Yew6lG","properties":{"unsorted":true,"formattedCitation":"(Optis &amp; Perr-Sauer, 2019; Kim &amp; Kim, 2023)","plainCitation":"(Optis &amp; Perr-Sauer, 2019; Kim &amp; Kim, 2023)","noteIndex":0},"citationItems":[{"id":1629,"uris":["http://zotero.org/users/14274501/items/H7R5M7ZN"],"itemData":{"id":1629,"type":"article-journal","abstract":"Machine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1655,"uris":["http://zotero.org/users/14274501/items/K3MH2YRC"],"itemData":{"id":1655,"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instrText>
      </w:r>
      <w:r w:rsidR="00960A35">
        <w:rPr>
          <w:rFonts w:ascii="Calibri" w:eastAsia="宋体" w:hAnsi="Calibri" w:cs="Calibri"/>
          <w:color w:val="000000"/>
          <w:kern w:val="0"/>
          <w:sz w:val="24"/>
          <w14:ligatures w14:val="none"/>
        </w:rPr>
        <w:fldChar w:fldCharType="separate"/>
      </w:r>
      <w:r w:rsidR="00960A35">
        <w:rPr>
          <w:rFonts w:ascii="Calibri" w:eastAsia="宋体" w:hAnsi="Calibri" w:cs="Calibri"/>
          <w:noProof/>
          <w:color w:val="000000"/>
          <w:kern w:val="0"/>
          <w:sz w:val="24"/>
          <w14:ligatures w14:val="none"/>
        </w:rPr>
        <w:t>(Optis &amp; Perr-Sauer, 2019; Kim &amp; Kim, 2023)</w:t>
      </w:r>
      <w:r w:rsidR="00960A35">
        <w:rPr>
          <w:rFonts w:ascii="Calibri" w:eastAsia="宋体" w:hAnsi="Calibri" w:cs="Calibri"/>
          <w:color w:val="000000"/>
          <w:kern w:val="0"/>
          <w:sz w:val="24"/>
          <w14:ligatures w14:val="none"/>
        </w:rPr>
        <w:fldChar w:fldCharType="end"/>
      </w:r>
      <w:r w:rsidR="002F721D" w:rsidRPr="002F721D">
        <w:rPr>
          <w:rFonts w:ascii="Calibri" w:eastAsia="宋体" w:hAnsi="Calibri" w:cs="Calibri"/>
          <w:color w:val="000000"/>
          <w:kern w:val="0"/>
          <w:sz w:val="24"/>
          <w14:ligatures w14:val="none"/>
        </w:rPr>
        <w:t>.</w:t>
      </w:r>
      <w:r w:rsidR="002F721D" w:rsidRPr="002F721D">
        <w:t xml:space="preserve"> </w:t>
      </w:r>
      <w:r w:rsidR="002F721D" w:rsidRPr="002F721D">
        <w:rPr>
          <w:rFonts w:ascii="Calibri" w:eastAsia="宋体" w:hAnsi="Calibri" w:cs="Calibri"/>
          <w:color w:val="000000"/>
          <w:kern w:val="0"/>
          <w:sz w:val="24"/>
          <w14:ligatures w14:val="none"/>
        </w:rPr>
        <w:t>These findings highlight that the</w:t>
      </w:r>
      <w:ins w:id="31" w:author="Supeng Zhang" w:date="2025-12-01T14:05:00Z" w16du:dateUtc="2025-12-01T06:05:00Z">
        <w:r w:rsidR="00872B52">
          <w:rPr>
            <w:rFonts w:ascii="Calibri" w:eastAsia="宋体" w:hAnsi="Calibri" w:cs="Calibri" w:hint="eastAsia"/>
            <w:color w:val="000000"/>
            <w:kern w:val="0"/>
            <w:sz w:val="24"/>
            <w14:ligatures w14:val="none"/>
          </w:rPr>
          <w:t xml:space="preserve"> </w:t>
        </w:r>
        <w:r w:rsidR="0074449D">
          <w:rPr>
            <w:rFonts w:ascii="Calibri" w:eastAsia="宋体" w:hAnsi="Calibri" w:cs="Calibri" w:hint="eastAsia"/>
            <w:color w:val="000000"/>
            <w:kern w:val="0"/>
            <w:sz w:val="24"/>
            <w14:ligatures w14:val="none"/>
          </w:rPr>
          <w:t>effects of model input on power prediction</w:t>
        </w:r>
      </w:ins>
      <w:del w:id="32" w:author="Supeng Zhang" w:date="2025-12-01T14:05:00Z" w16du:dateUtc="2025-12-01T06:05:00Z">
        <w:r w:rsidR="002F721D" w:rsidRPr="002F721D" w:rsidDel="0074449D">
          <w:rPr>
            <w:rFonts w:ascii="Calibri" w:eastAsia="宋体" w:hAnsi="Calibri" w:cs="Calibri"/>
            <w:color w:val="000000"/>
            <w:kern w:val="0"/>
            <w:sz w:val="24"/>
            <w14:ligatures w14:val="none"/>
          </w:rPr>
          <w:delText xml:space="preserve"> </w:delText>
        </w:r>
        <w:commentRangeStart w:id="33"/>
        <w:commentRangeStart w:id="34"/>
        <w:commentRangeStart w:id="35"/>
        <w:r w:rsidR="002F721D" w:rsidRPr="002F721D" w:rsidDel="0074449D">
          <w:rPr>
            <w:rFonts w:ascii="Calibri" w:eastAsia="宋体" w:hAnsi="Calibri" w:cs="Calibri"/>
            <w:color w:val="000000"/>
            <w:kern w:val="0"/>
            <w:sz w:val="24"/>
            <w14:ligatures w14:val="none"/>
          </w:rPr>
          <w:delText>predictive power of inputs</w:delText>
        </w:r>
        <w:commentRangeEnd w:id="33"/>
        <w:r w:rsidR="00254221" w:rsidDel="0074449D">
          <w:rPr>
            <w:rStyle w:val="af6"/>
          </w:rPr>
          <w:commentReference w:id="33"/>
        </w:r>
        <w:commentRangeEnd w:id="34"/>
        <w:r w:rsidR="0077604A" w:rsidDel="0074449D">
          <w:rPr>
            <w:rStyle w:val="af6"/>
          </w:rPr>
          <w:commentReference w:id="34"/>
        </w:r>
      </w:del>
      <w:commentRangeEnd w:id="35"/>
      <w:r w:rsidR="0074449D">
        <w:rPr>
          <w:rStyle w:val="af6"/>
        </w:rPr>
        <w:commentReference w:id="35"/>
      </w:r>
      <w:r w:rsidR="002F721D" w:rsidRPr="002F721D">
        <w:rPr>
          <w:rFonts w:ascii="Calibri" w:eastAsia="宋体" w:hAnsi="Calibri" w:cs="Calibri"/>
          <w:color w:val="000000"/>
          <w:kern w:val="0"/>
          <w:sz w:val="24"/>
          <w14:ligatures w14:val="none"/>
        </w:rPr>
        <w:t xml:space="preserve"> is </w:t>
      </w:r>
      <w:r w:rsidR="002F721D" w:rsidRPr="002F721D">
        <w:rPr>
          <w:rFonts w:ascii="Calibri" w:eastAsia="宋体" w:hAnsi="Calibri" w:cs="Calibri"/>
          <w:color w:val="000000"/>
          <w:kern w:val="0"/>
          <w:sz w:val="24"/>
          <w14:ligatures w14:val="none"/>
        </w:rPr>
        <w:lastRenderedPageBreak/>
        <w:t xml:space="preserve">highly dependent on both vertical </w:t>
      </w:r>
      <w:r w:rsidR="00254221">
        <w:rPr>
          <w:rFonts w:ascii="Calibri" w:eastAsia="宋体" w:hAnsi="Calibri" w:cs="Calibri" w:hint="eastAsia"/>
          <w:color w:val="000000"/>
          <w:kern w:val="0"/>
          <w:sz w:val="24"/>
          <w14:ligatures w14:val="none"/>
        </w:rPr>
        <w:t xml:space="preserve">wind speed </w:t>
      </w:r>
      <w:r w:rsidR="0077604A">
        <w:rPr>
          <w:rFonts w:ascii="Calibri" w:eastAsia="宋体" w:hAnsi="Calibri" w:cs="Calibri" w:hint="eastAsia"/>
          <w:color w:val="000000"/>
          <w:kern w:val="0"/>
          <w:sz w:val="24"/>
          <w14:ligatures w14:val="none"/>
        </w:rPr>
        <w:t>structures</w:t>
      </w:r>
      <w:r w:rsidR="002F721D" w:rsidRPr="002F721D">
        <w:rPr>
          <w:rFonts w:ascii="Calibri" w:eastAsia="宋体" w:hAnsi="Calibri" w:cs="Calibri"/>
          <w:color w:val="000000"/>
          <w:kern w:val="0"/>
          <w:sz w:val="24"/>
          <w14:ligatures w14:val="none"/>
        </w:rPr>
        <w:t xml:space="preserve"> and non-speed variables tied to the flow regime</w:t>
      </w:r>
      <w:r w:rsidR="00BC3ED0">
        <w:rPr>
          <w:rFonts w:ascii="Calibri" w:eastAsia="宋体" w:hAnsi="Calibri" w:cs="Calibri" w:hint="eastAsia"/>
          <w:color w:val="000000"/>
          <w:kern w:val="0"/>
          <w:sz w:val="24"/>
          <w14:ligatures w14:val="none"/>
        </w:rPr>
        <w:t xml:space="preserve"> like tu</w:t>
      </w:r>
      <w:ins w:id="36" w:author="xiaxin" w:date="2025-12-01T11:20:00Z" w16du:dateUtc="2025-12-01T03:20:00Z">
        <w:r w:rsidR="001948F6">
          <w:rPr>
            <w:rFonts w:ascii="Calibri" w:eastAsia="宋体" w:hAnsi="Calibri" w:cs="Calibri"/>
            <w:color w:val="000000"/>
            <w:kern w:val="0"/>
            <w:sz w:val="24"/>
            <w14:ligatures w14:val="none"/>
          </w:rPr>
          <w:t>r</w:t>
        </w:r>
      </w:ins>
      <w:del w:id="37" w:author="xiaxin" w:date="2025-12-01T11:20:00Z" w16du:dateUtc="2025-12-01T03:20:00Z">
        <w:r w:rsidR="00BC3ED0" w:rsidDel="001948F6">
          <w:rPr>
            <w:rFonts w:ascii="Calibri" w:eastAsia="宋体" w:hAnsi="Calibri" w:cs="Calibri" w:hint="eastAsia"/>
            <w:color w:val="000000"/>
            <w:kern w:val="0"/>
            <w:sz w:val="24"/>
            <w14:ligatures w14:val="none"/>
          </w:rPr>
          <w:delText>e</w:delText>
        </w:r>
      </w:del>
      <w:r w:rsidR="00BC3ED0">
        <w:rPr>
          <w:rFonts w:ascii="Calibri" w:eastAsia="宋体" w:hAnsi="Calibri" w:cs="Calibri" w:hint="eastAsia"/>
          <w:color w:val="000000"/>
          <w:kern w:val="0"/>
          <w:sz w:val="24"/>
          <w14:ligatures w14:val="none"/>
        </w:rPr>
        <w:t>bulence</w:t>
      </w:r>
      <w:r w:rsidR="002F721D" w:rsidRPr="002F721D">
        <w:rPr>
          <w:rFonts w:ascii="Calibri" w:eastAsia="宋体" w:hAnsi="Calibri" w:cs="Calibri"/>
          <w:color w:val="000000"/>
          <w:kern w:val="0"/>
          <w:sz w:val="24"/>
          <w14:ligatures w14:val="none"/>
        </w:rPr>
        <w:t>.</w:t>
      </w:r>
      <w:r w:rsidR="00BE403F" w:rsidRPr="00BE403F">
        <w:rPr>
          <w:rFonts w:ascii="Calibri" w:eastAsia="宋体" w:hAnsi="Calibri" w:cs="Calibri"/>
          <w:color w:val="000000"/>
          <w:kern w:val="0"/>
          <w:sz w:val="24"/>
          <w14:ligatures w14:val="none"/>
        </w:rPr>
        <w:t xml:space="preserve"> </w:t>
      </w:r>
    </w:p>
    <w:p w14:paraId="638E1671" w14:textId="0A279C24" w:rsidR="001F1B4A" w:rsidRDefault="001F1B4A" w:rsidP="005E7115">
      <w:pPr>
        <w:widowControl/>
        <w:spacing w:before="100" w:beforeAutospacing="1" w:after="100" w:afterAutospacing="1" w:line="360" w:lineRule="auto"/>
        <w:rPr>
          <w:rFonts w:ascii="Calibri" w:eastAsia="宋体" w:hAnsi="Calibri" w:cs="Calibri"/>
          <w:color w:val="000000"/>
          <w:kern w:val="0"/>
          <w:sz w:val="24"/>
          <w14:ligatures w14:val="none"/>
        </w:rPr>
      </w:pPr>
      <w:commentRangeStart w:id="38"/>
      <w:commentRangeStart w:id="39"/>
      <w:commentRangeStart w:id="40"/>
      <w:r w:rsidRPr="001F1B4A">
        <w:rPr>
          <w:rFonts w:ascii="Calibri" w:eastAsia="宋体" w:hAnsi="Calibri" w:cs="Calibri"/>
          <w:color w:val="000000"/>
          <w:kern w:val="0"/>
          <w:sz w:val="24"/>
          <w14:ligatures w14:val="none"/>
        </w:rPr>
        <w:t xml:space="preserve">Motivated by the documented shortcomings of single-height inputs, recent deep learning studies at the wind farm scale have empirically demonstrated the benefit of integrating multi-height wind measurements, leading to improved power estimation compared with hub-height baselines </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{"citationID":"igmqDz5x","properties":{"formattedCitation":"(Sasser et al., 2022; Sebastiani et al., 2024)","plainCitation":"(Sasser et al., 2022; Sebastiani et al., 2024)","noteIndex":0},"citationItems":[{"id":1650,"uris":["http://zotero.org/users/14274501/items/45YLP2JC"],"itemData":{"id":1650,"type":"article-journal","abstract":"To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Pr>
          <w:rFonts w:ascii="Times New Roman" w:eastAsia="宋体" w:hAnsi="Times New Roman" w:cs="Times New Roman"/>
          <w:color w:val="000000"/>
          <w:kern w:val="0"/>
          <w:sz w:val="24"/>
          <w14:ligatures w14:val="none"/>
        </w:rPr>
        <w:instrText>ﬁ</w:instrText>
      </w:r>
      <w:r>
        <w:rPr>
          <w:rFonts w:ascii="Calibri" w:eastAsia="宋体" w:hAnsi="Calibri" w:cs="Calibri"/>
          <w:color w:val="000000"/>
          <w:kern w:val="0"/>
          <w:sz w:val="24"/>
          <w14:ligatures w14:val="none"/>
        </w:rPr>
        <w:instrText>les and meteorological characteristics to be able to predict power responses according to physical patterns. The decision tree model was trained for four vertical wind pro</w:instrText>
      </w:r>
      <w:r>
        <w:rPr>
          <w:rFonts w:ascii="Times New Roman" w:eastAsia="宋体" w:hAnsi="Times New Roman" w:cs="Times New Roman"/>
          <w:color w:val="000000"/>
          <w:kern w:val="0"/>
          <w:sz w:val="24"/>
          <w14:ligatures w14:val="none"/>
        </w:rPr>
        <w:instrText>ﬁ</w:instrText>
      </w:r>
      <w:r>
        <w:rPr>
          <w:rFonts w:ascii="Calibri" w:eastAsia="宋体" w:hAnsi="Calibri" w:cs="Calibri"/>
          <w:color w:val="000000"/>
          <w:kern w:val="0"/>
          <w:sz w:val="24"/>
          <w14:ligatures w14:val="none"/>
        </w:rPr>
        <w:instrText>le classi</w:instrText>
      </w:r>
      <w:r>
        <w:rPr>
          <w:rFonts w:ascii="Times New Roman" w:eastAsia="宋体" w:hAnsi="Times New Roman" w:cs="Times New Roman"/>
          <w:color w:val="000000"/>
          <w:kern w:val="0"/>
          <w:sz w:val="24"/>
          <w14:ligatures w14:val="none"/>
        </w:rPr>
        <w:instrText>ﬁ</w:instrText>
      </w:r>
      <w:r>
        <w:rPr>
          <w:rFonts w:ascii="Calibri" w:eastAsia="宋体" w:hAnsi="Calibri" w:cs="Calibri"/>
          <w:color w:val="000000"/>
          <w:kern w:val="0"/>
          <w:sz w:val="24"/>
          <w14:ligatures w14:val="none"/>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Pr>
          <w:rFonts w:ascii="Times New Roman" w:eastAsia="宋体" w:hAnsi="Times New Roman" w:cs="Times New Roman"/>
          <w:color w:val="000000"/>
          <w:kern w:val="0"/>
          <w:sz w:val="24"/>
          <w14:ligatures w14:val="none"/>
        </w:rPr>
        <w:instrText>ﬁ</w:instrText>
      </w:r>
      <w:r>
        <w:rPr>
          <w:rFonts w:ascii="Calibri" w:eastAsia="宋体" w:hAnsi="Calibri" w:cs="Calibri"/>
          <w:color w:val="000000"/>
          <w:kern w:val="0"/>
          <w:sz w:val="24"/>
          <w14:ligatures w14:val="none"/>
        </w:rPr>
        <w:instrText>ed vertical wind pro</w:instrText>
      </w:r>
      <w:r>
        <w:rPr>
          <w:rFonts w:ascii="Times New Roman" w:eastAsia="宋体" w:hAnsi="Times New Roman" w:cs="Times New Roman"/>
          <w:color w:val="000000"/>
          <w:kern w:val="0"/>
          <w:sz w:val="24"/>
          <w14:ligatures w14:val="none"/>
        </w:rPr>
        <w:instrText>ﬁ</w:instrText>
      </w:r>
      <w:r>
        <w:rPr>
          <w:rFonts w:ascii="Calibri" w:eastAsia="宋体" w:hAnsi="Calibri" w:cs="Calibri"/>
          <w:color w:val="000000"/>
          <w:kern w:val="0"/>
          <w:sz w:val="24"/>
          <w14:ligatures w14:val="none"/>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id":1644,"uris":["http://zotero.org/users/14274501/items/GSH62KFA"],"itemData":{"id":1644,"type":"article-journal","abstract":"Most wind turbines are installed inside wind farms, where they often operate under wake-affected inflow conditions. New methods are required to evaluate the power performance of a wind turbine in wake, as the International Electrotechnical Commission (IEC) standard procedure is applicable only to wake-free turbines. In this work, we investigate the accuracy of a multivariate power curve acquired through a polynomial regression, whose input variables are wind speed and turbulence measurements retrieved upstream of the turbine’s rotor. For this purpose, we use measurements from the SpinnerLidar, a continuous-wave, scanning Doppler lidar measuring the turbine inflow. The SpinnerLidar was mounted in the spinner of a Neg Micon 80 wind turbine located within an onshore wind farm in western Denmark. The input variables are selected among the available lidar measurements with a feature-selection algorithm, resulting in seven input variables, distributed in different locations along the rotor area: six wind speed and one turbulence measurements. The multivariate power curve is tested and compared with IEC-similar power curves under both wake-affected and wake-free conditions. Results show that the multivariate power curve estimates the turbine’s power output more accurately than the IEC-similar power curves, with error reductions up to 66.5% and 34.2% under wake-affected and wake-free conditions, respectively. Furthermore, the multivariate power curve estimates have an accuracy of the same order under both wake-affected and wake-free conditions. Finally, we show that the multivariate model accurately predicts the power even when a simple measuring geometry is used, such as circular scanning pattern with a diameter equal to 90% of the rotor.","container-title":"Applied Energy","DOI":"10.1016/j.apenergy.2024.122985","ISSN":"03062619","journalAbbreviation":"Applied Energy","language":"en","page":"122985","source":"DOI.org (Crossref)","title":"Wind turbine power curve modelling under wake conditions using measurements from a spinner-mounted lidar","volume":"364","author":[{"family":"Sebastiani","given":"Alessandro"},{"family":"Angelou","given":"Nikolas"},{"family":"Peña","given":"Alfredo"}],"issued":{"date-parts":[["2024",6]]}}}],"schema":"https://github.com/citation-style-language/schema/raw/master/csl-citation.json"} </w:instrText>
      </w:r>
      <w:r>
        <w:rPr>
          <w:rFonts w:ascii="Calibri" w:eastAsia="宋体" w:hAnsi="Calibri" w:cs="Calibri"/>
          <w:color w:val="000000"/>
          <w:kern w:val="0"/>
          <w:sz w:val="24"/>
          <w14:ligatures w14:val="none"/>
        </w:rPr>
        <w:fldChar w:fldCharType="separate"/>
      </w:r>
      <w:r>
        <w:rPr>
          <w:rFonts w:ascii="Calibri" w:eastAsia="宋体" w:hAnsi="Calibri" w:cs="Calibri"/>
          <w:noProof/>
          <w:color w:val="000000"/>
          <w:kern w:val="0"/>
          <w:sz w:val="24"/>
          <w14:ligatures w14:val="none"/>
        </w:rPr>
        <w:t>(Sasser et al., 2022; Sebastiani et al., 2024)</w:t>
      </w:r>
      <w:r>
        <w:rPr>
          <w:rFonts w:ascii="Calibri" w:eastAsia="宋体" w:hAnsi="Calibri" w:cs="Calibri"/>
          <w:color w:val="000000"/>
          <w:kern w:val="0"/>
          <w:sz w:val="24"/>
          <w14:ligatures w14:val="none"/>
        </w:rPr>
        <w:fldChar w:fldCharType="end"/>
      </w:r>
      <w:r w:rsidRPr="001F1B4A">
        <w:rPr>
          <w:rFonts w:ascii="Calibri" w:eastAsia="宋体" w:hAnsi="Calibri" w:cs="Calibri"/>
          <w:color w:val="000000"/>
          <w:kern w:val="0"/>
          <w:sz w:val="24"/>
          <w14:ligatures w14:val="none"/>
        </w:rPr>
        <w:t>. However, these works lack the mechanistic explanation needed to inform adaptive feature selection. They generally apply multi-height inputs globally, failing to disentangle or exploit the differentiated physical dynamics between the free-stream and wake-flow regimes. This limits their ability to explain why specific non-hub heights capture the atmospheric forcing relevant to farm power.</w:t>
      </w:r>
      <w:commentRangeEnd w:id="38"/>
      <w:r w:rsidR="00AD4A8B">
        <w:rPr>
          <w:rStyle w:val="af6"/>
        </w:rPr>
        <w:commentReference w:id="38"/>
      </w:r>
      <w:commentRangeEnd w:id="39"/>
      <w:r w:rsidR="0077604A">
        <w:rPr>
          <w:rStyle w:val="af6"/>
        </w:rPr>
        <w:commentReference w:id="39"/>
      </w:r>
      <w:commentRangeEnd w:id="40"/>
      <w:r w:rsidR="002633B3">
        <w:rPr>
          <w:rStyle w:val="af6"/>
        </w:rPr>
        <w:commentReference w:id="40"/>
      </w:r>
    </w:p>
    <w:p w14:paraId="0F8D7574" w14:textId="1A2171B5" w:rsidR="002F721D" w:rsidRDefault="00F62294" w:rsidP="005E7115">
      <w:pPr>
        <w:widowControl/>
        <w:spacing w:before="100" w:beforeAutospacing="1" w:after="100" w:afterAutospacing="1" w:line="360" w:lineRule="auto"/>
        <w:rPr>
          <w:rFonts w:ascii="Calibri" w:eastAsia="宋体" w:hAnsi="Calibri" w:cs="Calibri"/>
          <w:color w:val="000000"/>
          <w:kern w:val="0"/>
          <w:sz w:val="24"/>
          <w14:ligatures w14:val="none"/>
        </w:rPr>
      </w:pPr>
      <w:commentRangeStart w:id="41"/>
      <w:r>
        <w:rPr>
          <w:rFonts w:ascii="Calibri" w:eastAsia="宋体" w:hAnsi="Calibri" w:cs="Calibri" w:hint="eastAsia"/>
          <w:color w:val="000000"/>
          <w:kern w:val="0"/>
          <w:sz w:val="24"/>
          <w14:ligatures w14:val="none"/>
        </w:rPr>
        <w:t>The above</w:t>
      </w:r>
      <w:r w:rsidR="002F721D" w:rsidRPr="002F721D">
        <w:rPr>
          <w:rFonts w:ascii="Calibri" w:eastAsia="宋体" w:hAnsi="Calibri" w:cs="Calibri"/>
          <w:color w:val="000000"/>
          <w:kern w:val="0"/>
          <w:sz w:val="24"/>
          <w14:ligatures w14:val="none"/>
        </w:rPr>
        <w:t xml:space="preserve"> evidence reveals three fundamental gaps limit</w:t>
      </w:r>
      <w:r w:rsidR="00AD4A8B">
        <w:rPr>
          <w:rFonts w:ascii="Calibri" w:eastAsia="宋体" w:hAnsi="Calibri" w:cs="Calibri" w:hint="eastAsia"/>
          <w:color w:val="000000"/>
          <w:kern w:val="0"/>
          <w:sz w:val="24"/>
          <w14:ligatures w14:val="none"/>
        </w:rPr>
        <w:t>ing</w:t>
      </w:r>
      <w:r w:rsidR="002F721D" w:rsidRPr="002F721D">
        <w:rPr>
          <w:rFonts w:ascii="Calibri" w:eastAsia="宋体" w:hAnsi="Calibri" w:cs="Calibri"/>
          <w:color w:val="000000"/>
          <w:kern w:val="0"/>
          <w:sz w:val="24"/>
          <w14:ligatures w14:val="none"/>
        </w:rPr>
        <w:t xml:space="preserve"> the </w:t>
      </w:r>
      <w:r w:rsidR="005F29C8">
        <w:rPr>
          <w:rFonts w:ascii="Calibri" w:eastAsia="宋体" w:hAnsi="Calibri" w:cs="Calibri" w:hint="eastAsia"/>
          <w:color w:val="000000"/>
          <w:kern w:val="0"/>
          <w:sz w:val="24"/>
          <w14:ligatures w14:val="none"/>
        </w:rPr>
        <w:t>applica</w:t>
      </w:r>
      <w:del w:id="42" w:author="xiaxin" w:date="2025-12-01T11:13:00Z" w16du:dateUtc="2025-12-01T03:13:00Z">
        <w:r w:rsidR="005F29C8" w:rsidDel="00AA35E6">
          <w:rPr>
            <w:rFonts w:ascii="Calibri" w:eastAsia="宋体" w:hAnsi="Calibri" w:cs="Calibri" w:hint="eastAsia"/>
            <w:color w:val="000000"/>
            <w:kern w:val="0"/>
            <w:sz w:val="24"/>
            <w14:ligatures w14:val="none"/>
          </w:rPr>
          <w:delText>i</w:delText>
        </w:r>
      </w:del>
      <w:r w:rsidR="005F29C8">
        <w:rPr>
          <w:rFonts w:ascii="Calibri" w:eastAsia="宋体" w:hAnsi="Calibri" w:cs="Calibri" w:hint="eastAsia"/>
          <w:color w:val="000000"/>
          <w:kern w:val="0"/>
          <w:sz w:val="24"/>
          <w14:ligatures w14:val="none"/>
        </w:rPr>
        <w:t>t</w:t>
      </w:r>
      <w:ins w:id="43" w:author="xiaxin" w:date="2025-12-01T11:13:00Z" w16du:dateUtc="2025-12-01T03:13:00Z">
        <w:r w:rsidR="00AA35E6">
          <w:rPr>
            <w:rFonts w:ascii="Calibri" w:eastAsia="宋体" w:hAnsi="Calibri" w:cs="Calibri"/>
            <w:color w:val="000000"/>
            <w:kern w:val="0"/>
            <w:sz w:val="24"/>
            <w14:ligatures w14:val="none"/>
          </w:rPr>
          <w:t>i</w:t>
        </w:r>
      </w:ins>
      <w:r w:rsidR="005F29C8">
        <w:rPr>
          <w:rFonts w:ascii="Calibri" w:eastAsia="宋体" w:hAnsi="Calibri" w:cs="Calibri" w:hint="eastAsia"/>
          <w:color w:val="000000"/>
          <w:kern w:val="0"/>
          <w:sz w:val="24"/>
          <w14:ligatures w14:val="none"/>
        </w:rPr>
        <w:t>on</w:t>
      </w:r>
      <w:r w:rsidR="005F29C8" w:rsidRPr="002F721D">
        <w:rPr>
          <w:rFonts w:ascii="Calibri" w:eastAsia="宋体" w:hAnsi="Calibri" w:cs="Calibri"/>
          <w:color w:val="000000"/>
          <w:kern w:val="0"/>
          <w:sz w:val="24"/>
          <w14:ligatures w14:val="none"/>
        </w:rPr>
        <w:t xml:space="preserve"> </w:t>
      </w:r>
      <w:r w:rsidR="002F721D" w:rsidRPr="002F721D">
        <w:rPr>
          <w:rFonts w:ascii="Calibri" w:eastAsia="宋体" w:hAnsi="Calibri" w:cs="Calibri"/>
          <w:color w:val="000000"/>
          <w:kern w:val="0"/>
          <w:sz w:val="24"/>
          <w14:ligatures w14:val="none"/>
        </w:rPr>
        <w:t xml:space="preserve">of physical insights </w:t>
      </w:r>
      <w:r w:rsidR="005F29C8">
        <w:rPr>
          <w:rFonts w:ascii="Calibri" w:eastAsia="宋体" w:hAnsi="Calibri" w:cs="Calibri" w:hint="eastAsia"/>
          <w:color w:val="000000"/>
          <w:kern w:val="0"/>
          <w:sz w:val="24"/>
          <w14:ligatures w14:val="none"/>
        </w:rPr>
        <w:t>in farm-scale wind speed forecast</w:t>
      </w:r>
      <w:r w:rsidR="002F721D" w:rsidRPr="002F721D">
        <w:rPr>
          <w:rFonts w:ascii="Calibri" w:eastAsia="宋体" w:hAnsi="Calibri" w:cs="Calibri"/>
          <w:color w:val="000000"/>
          <w:kern w:val="0"/>
          <w:sz w:val="24"/>
          <w14:ligatures w14:val="none"/>
        </w:rPr>
        <w:t>. First, the governing atmospheric timescales remain unclear, hindering the physic</w:t>
      </w:r>
      <w:r w:rsidR="00A46AD2">
        <w:rPr>
          <w:rFonts w:ascii="Calibri" w:eastAsia="宋体" w:hAnsi="Calibri" w:cs="Calibri" w:hint="eastAsia"/>
          <w:color w:val="000000"/>
          <w:kern w:val="0"/>
          <w:sz w:val="24"/>
          <w14:ligatures w14:val="none"/>
        </w:rPr>
        <w:t>s</w:t>
      </w:r>
      <w:r w:rsidR="002F721D" w:rsidRPr="002F721D">
        <w:rPr>
          <w:rFonts w:ascii="Calibri" w:eastAsia="宋体" w:hAnsi="Calibri" w:cs="Calibri"/>
          <w:color w:val="000000"/>
          <w:kern w:val="0"/>
          <w:sz w:val="24"/>
          <w14:ligatures w14:val="none"/>
        </w:rPr>
        <w:t xml:space="preserve"> of feature selection and failing to explain anomalies such as the </w:t>
      </w:r>
      <w:commentRangeStart w:id="44"/>
      <w:r w:rsidR="002F721D" w:rsidRPr="002F721D">
        <w:rPr>
          <w:rFonts w:ascii="Calibri" w:eastAsia="宋体" w:hAnsi="Calibri" w:cs="Calibri"/>
          <w:color w:val="000000"/>
          <w:kern w:val="0"/>
          <w:sz w:val="24"/>
          <w14:ligatures w14:val="none"/>
        </w:rPr>
        <w:t>10 m correlation</w:t>
      </w:r>
      <w:del w:id="45" w:author="xiaxin" w:date="2025-12-01T11:07:00Z" w16du:dateUtc="2025-12-01T03:07:00Z">
        <w:r w:rsidR="006B6612" w:rsidDel="00AA35E6">
          <w:rPr>
            <w:rFonts w:ascii="Calibri" w:eastAsia="宋体" w:hAnsi="Calibri" w:cs="Calibri" w:hint="eastAsia"/>
            <w:color w:val="000000"/>
            <w:kern w:val="0"/>
            <w:sz w:val="24"/>
            <w14:ligatures w14:val="none"/>
          </w:rPr>
          <w:delText xml:space="preserve"> with?</w:delText>
        </w:r>
      </w:del>
      <w:commentRangeEnd w:id="44"/>
      <w:r w:rsidR="00291138">
        <w:rPr>
          <w:rStyle w:val="af6"/>
        </w:rPr>
        <w:commentReference w:id="44"/>
      </w:r>
      <w:r w:rsidR="002F721D" w:rsidRPr="002F721D">
        <w:rPr>
          <w:rFonts w:ascii="Calibri" w:eastAsia="宋体" w:hAnsi="Calibri" w:cs="Calibri"/>
          <w:color w:val="000000"/>
          <w:kern w:val="0"/>
          <w:sz w:val="24"/>
          <w14:ligatures w14:val="none"/>
        </w:rPr>
        <w:t xml:space="preserve">. Second, free-stream and wake-flow regimes exhibit distinct dynamics, yet few studies thoroughly compare feature importance across these regimes, limiting adaptive feature selection under mixed observational conditions. Third, despite extensive knowledge of wind </w:t>
      </w:r>
      <w:del w:id="46" w:author="xiaxin" w:date="2025-12-01T11:14:00Z" w16du:dateUtc="2025-12-01T03:14:00Z">
        <w:r w:rsidR="000B04C1" w:rsidDel="00AA35E6">
          <w:rPr>
            <w:rFonts w:ascii="Calibri" w:eastAsia="宋体" w:hAnsi="Calibri" w:cs="Calibri" w:hint="eastAsia"/>
            <w:color w:val="000000"/>
            <w:kern w:val="0"/>
            <w:sz w:val="24"/>
            <w14:ligatures w14:val="none"/>
          </w:rPr>
          <w:delText xml:space="preserve">speed </w:delText>
        </w:r>
      </w:del>
      <w:r w:rsidR="002F721D" w:rsidRPr="002F721D">
        <w:rPr>
          <w:rFonts w:ascii="Calibri" w:eastAsia="宋体" w:hAnsi="Calibri" w:cs="Calibri"/>
          <w:color w:val="000000"/>
          <w:kern w:val="0"/>
          <w:sz w:val="24"/>
          <w14:ligatures w14:val="none"/>
        </w:rPr>
        <w:t>profile structure, stability, and turbulence, these physical insights have not been translated into operational day-ahead forecasting strategies</w:t>
      </w:r>
      <w:commentRangeStart w:id="47"/>
      <w:commentRangeEnd w:id="47"/>
      <w:r w:rsidR="00DD7DB6">
        <w:rPr>
          <w:rStyle w:val="af6"/>
        </w:rPr>
        <w:commentReference w:id="47"/>
      </w:r>
      <w:r w:rsidR="002F721D" w:rsidRPr="002F721D">
        <w:rPr>
          <w:rFonts w:ascii="Calibri" w:eastAsia="宋体" w:hAnsi="Calibri" w:cs="Calibri"/>
          <w:color w:val="000000"/>
          <w:kern w:val="0"/>
          <w:sz w:val="24"/>
          <w14:ligatures w14:val="none"/>
        </w:rPr>
        <w:t>.</w:t>
      </w:r>
      <w:commentRangeEnd w:id="41"/>
      <w:r w:rsidR="002633B3">
        <w:rPr>
          <w:rStyle w:val="af6"/>
        </w:rPr>
        <w:commentReference w:id="41"/>
      </w:r>
    </w:p>
    <w:p w14:paraId="487AB1BF" w14:textId="6297018F" w:rsidR="00671094" w:rsidDel="00506207" w:rsidRDefault="007571CF" w:rsidP="005E7115">
      <w:pPr>
        <w:widowControl/>
        <w:spacing w:before="100" w:beforeAutospacing="1" w:after="100" w:afterAutospacing="1" w:line="360" w:lineRule="auto"/>
        <w:rPr>
          <w:del w:id="48" w:author="Supeng Zhang" w:date="2025-12-01T00:27:00Z" w16du:dateUtc="2025-11-30T16:27:00Z"/>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 xml:space="preserve">In </w:t>
      </w:r>
      <w:r w:rsidR="00460D2C">
        <w:rPr>
          <w:rFonts w:ascii="Calibri" w:eastAsia="宋体" w:hAnsi="Calibri" w:cs="Calibri" w:hint="eastAsia"/>
          <w:color w:val="000000"/>
          <w:kern w:val="0"/>
          <w:sz w:val="24"/>
          <w14:ligatures w14:val="none"/>
        </w:rPr>
        <w:t xml:space="preserve">this study, </w:t>
      </w:r>
      <w:r w:rsidR="00AA35E6">
        <w:rPr>
          <w:rFonts w:ascii="Calibri" w:eastAsia="宋体" w:hAnsi="Calibri" w:cs="Calibri"/>
          <w:color w:val="000000"/>
          <w:kern w:val="0"/>
          <w:sz w:val="24"/>
          <w14:ligatures w14:val="none"/>
        </w:rPr>
        <w:t>we</w:t>
      </w:r>
      <w:r w:rsidR="005E7115" w:rsidRPr="005E7115">
        <w:rPr>
          <w:rFonts w:ascii="Calibri" w:eastAsia="宋体" w:hAnsi="Calibri" w:cs="Calibri"/>
          <w:color w:val="000000"/>
          <w:kern w:val="0"/>
          <w:sz w:val="24"/>
          <w14:ligatures w14:val="none"/>
        </w:rPr>
        <w:t xml:space="preserve"> address</w:t>
      </w:r>
      <w:ins w:id="49" w:author="Supeng Zhang" w:date="2025-12-01T14:16:00Z" w16du:dateUtc="2025-12-01T06:16:00Z">
        <w:r w:rsidR="0045153D">
          <w:rPr>
            <w:rFonts w:ascii="Calibri" w:eastAsia="宋体" w:hAnsi="Calibri" w:cs="Calibri" w:hint="eastAsia"/>
            <w:color w:val="000000"/>
            <w:kern w:val="0"/>
            <w:sz w:val="24"/>
            <w14:ligatures w14:val="none"/>
          </w:rPr>
          <w:t>ed</w:t>
        </w:r>
      </w:ins>
      <w:r w:rsidR="005E7115" w:rsidRPr="005E7115">
        <w:rPr>
          <w:rFonts w:ascii="Calibri" w:eastAsia="宋体" w:hAnsi="Calibri" w:cs="Calibri"/>
          <w:color w:val="000000"/>
          <w:kern w:val="0"/>
          <w:sz w:val="24"/>
          <w14:ligatures w14:val="none"/>
        </w:rPr>
        <w:t xml:space="preserve"> </w:t>
      </w:r>
      <w:commentRangeStart w:id="50"/>
      <w:commentRangeStart w:id="51"/>
      <w:commentRangeStart w:id="52"/>
      <w:r w:rsidR="005E7115" w:rsidRPr="005E7115">
        <w:rPr>
          <w:rFonts w:ascii="Calibri" w:eastAsia="宋体" w:hAnsi="Calibri" w:cs="Calibri"/>
          <w:color w:val="000000"/>
          <w:kern w:val="0"/>
          <w:sz w:val="24"/>
          <w14:ligatures w14:val="none"/>
        </w:rPr>
        <w:t>these issues</w:t>
      </w:r>
      <w:commentRangeEnd w:id="50"/>
      <w:r w:rsidR="00457F12">
        <w:rPr>
          <w:rStyle w:val="af6"/>
        </w:rPr>
        <w:commentReference w:id="50"/>
      </w:r>
      <w:commentRangeEnd w:id="51"/>
      <w:r w:rsidR="009721D6">
        <w:rPr>
          <w:rStyle w:val="af6"/>
        </w:rPr>
        <w:commentReference w:id="51"/>
      </w:r>
      <w:commentRangeEnd w:id="52"/>
      <w:r w:rsidR="009721D6">
        <w:rPr>
          <w:rStyle w:val="af6"/>
        </w:rPr>
        <w:commentReference w:id="52"/>
      </w:r>
      <w:r w:rsidR="00AA35E6">
        <w:rPr>
          <w:rFonts w:ascii="Calibri" w:eastAsia="宋体" w:hAnsi="Calibri" w:cs="Calibri"/>
          <w:color w:val="000000"/>
          <w:kern w:val="0"/>
          <w:sz w:val="24"/>
          <w14:ligatures w14:val="none"/>
        </w:rPr>
        <w:t xml:space="preserve"> by developing a</w:t>
      </w:r>
      <w:del w:id="53" w:author="Supeng Zhang" w:date="2025-12-01T14:22:00Z" w16du:dateUtc="2025-12-01T06:22:00Z">
        <w:r w:rsidR="005E7115" w:rsidRPr="005E7115" w:rsidDel="005519F8">
          <w:rPr>
            <w:rFonts w:ascii="Calibri" w:eastAsia="宋体" w:hAnsi="Calibri" w:cs="Calibri"/>
            <w:color w:val="000000"/>
            <w:kern w:val="0"/>
            <w:sz w:val="24"/>
            <w14:ligatures w14:val="none"/>
          </w:rPr>
          <w:delText xml:space="preserve"> </w:delText>
        </w:r>
        <w:r w:rsidR="00AA35E6" w:rsidRPr="005E7115" w:rsidDel="005519F8">
          <w:rPr>
            <w:rFonts w:ascii="Calibri" w:eastAsia="宋体" w:hAnsi="Calibri" w:cs="Calibri"/>
            <w:color w:val="000000"/>
            <w:kern w:val="0"/>
            <w:sz w:val="24"/>
            <w14:ligatures w14:val="none"/>
          </w:rPr>
          <w:delText>three-tiered</w:delText>
        </w:r>
      </w:del>
      <w:r w:rsidR="00AA35E6" w:rsidRPr="005E7115">
        <w:rPr>
          <w:rFonts w:ascii="Calibri" w:eastAsia="宋体" w:hAnsi="Calibri" w:cs="Calibri"/>
          <w:color w:val="000000"/>
          <w:kern w:val="0"/>
          <w:sz w:val="24"/>
          <w14:ligatures w14:val="none"/>
        </w:rPr>
        <w:t xml:space="preserve"> </w:t>
      </w:r>
      <w:ins w:id="54" w:author="Supeng Zhang" w:date="2025-12-01T14:23:00Z" w16du:dateUtc="2025-12-01T06:23:00Z">
        <w:r w:rsidR="00C47185">
          <w:rPr>
            <w:rFonts w:ascii="Calibri" w:eastAsia="宋体" w:hAnsi="Calibri" w:cs="Calibri" w:hint="eastAsia"/>
            <w:color w:val="000000"/>
            <w:kern w:val="0"/>
            <w:sz w:val="24"/>
            <w14:ligatures w14:val="none"/>
          </w:rPr>
          <w:t xml:space="preserve">quantitative </w:t>
        </w:r>
      </w:ins>
      <w:r w:rsidR="00AA35E6" w:rsidRPr="005E7115">
        <w:rPr>
          <w:rFonts w:ascii="Calibri" w:eastAsia="宋体" w:hAnsi="Calibri" w:cs="Calibri"/>
          <w:color w:val="000000"/>
          <w:kern w:val="0"/>
          <w:sz w:val="24"/>
          <w14:ligatures w14:val="none"/>
        </w:rPr>
        <w:t>framework</w:t>
      </w:r>
      <w:r w:rsidR="00AA35E6">
        <w:rPr>
          <w:rFonts w:ascii="Calibri" w:eastAsia="宋体" w:hAnsi="Calibri" w:cs="Calibri" w:hint="eastAsia"/>
          <w:color w:val="000000"/>
          <w:kern w:val="0"/>
          <w:sz w:val="24"/>
          <w14:ligatures w14:val="none"/>
        </w:rPr>
        <w:t xml:space="preserve"> </w:t>
      </w:r>
      <w:r w:rsidR="00AA35E6">
        <w:rPr>
          <w:rFonts w:ascii="Calibri" w:eastAsia="宋体" w:hAnsi="Calibri" w:cs="Calibri"/>
          <w:color w:val="000000"/>
          <w:kern w:val="0"/>
          <w:sz w:val="24"/>
          <w14:ligatures w14:val="none"/>
        </w:rPr>
        <w:t xml:space="preserve">using </w:t>
      </w:r>
      <w:r w:rsidR="005E7115" w:rsidRPr="005E7115">
        <w:rPr>
          <w:rFonts w:ascii="Calibri" w:eastAsia="宋体" w:hAnsi="Calibri" w:cs="Calibri"/>
          <w:color w:val="000000"/>
          <w:kern w:val="0"/>
          <w:sz w:val="24"/>
          <w14:ligatures w14:val="none"/>
        </w:rPr>
        <w:t xml:space="preserve">full-profile wind observations (10 m, 30 m, 50 m, 70 m) together with power production </w:t>
      </w:r>
      <w:r>
        <w:rPr>
          <w:rFonts w:ascii="Calibri" w:eastAsia="宋体" w:hAnsi="Calibri" w:cs="Calibri" w:hint="eastAsia"/>
          <w:color w:val="000000"/>
          <w:kern w:val="0"/>
          <w:sz w:val="24"/>
          <w14:ligatures w14:val="none"/>
        </w:rPr>
        <w:t>at</w:t>
      </w:r>
      <w:r w:rsidR="005E7115" w:rsidRPr="005E7115">
        <w:rPr>
          <w:rFonts w:ascii="Calibri" w:eastAsia="宋体" w:hAnsi="Calibri" w:cs="Calibri"/>
          <w:color w:val="000000"/>
          <w:kern w:val="0"/>
          <w:sz w:val="24"/>
          <w14:ligatures w14:val="none"/>
        </w:rPr>
        <w:t xml:space="preserve"> a representative </w:t>
      </w:r>
      <w:r>
        <w:rPr>
          <w:rFonts w:ascii="Calibri" w:eastAsia="宋体" w:hAnsi="Calibri" w:cs="Calibri" w:hint="eastAsia"/>
          <w:color w:val="000000"/>
          <w:kern w:val="0"/>
          <w:sz w:val="24"/>
          <w14:ligatures w14:val="none"/>
        </w:rPr>
        <w:t>wind farm</w:t>
      </w:r>
      <w:r w:rsidR="005E7115" w:rsidRPr="005E7115">
        <w:rPr>
          <w:rFonts w:ascii="Calibri" w:eastAsia="宋体" w:hAnsi="Calibri" w:cs="Calibri"/>
          <w:color w:val="000000"/>
          <w:kern w:val="0"/>
          <w:sz w:val="24"/>
          <w14:ligatures w14:val="none"/>
        </w:rPr>
        <w:t>.</w:t>
      </w:r>
      <w:r w:rsidR="00671094" w:rsidRPr="00671094">
        <w:rPr>
          <w:rFonts w:ascii="Calibri" w:eastAsia="宋体" w:hAnsi="Calibri" w:cs="Calibri"/>
          <w:color w:val="000000"/>
          <w:kern w:val="0"/>
          <w:sz w:val="24"/>
          <w14:ligatures w14:val="none"/>
        </w:rPr>
        <w:t xml:space="preserve"> </w:t>
      </w:r>
      <w:ins w:id="55" w:author="Supeng Zhang" w:date="2025-12-01T14:23:00Z" w16du:dateUtc="2025-12-01T06:23:00Z">
        <w:r w:rsidR="00C47185">
          <w:rPr>
            <w:rFonts w:ascii="Calibri" w:eastAsia="宋体" w:hAnsi="Calibri" w:cs="Calibri" w:hint="eastAsia"/>
            <w:color w:val="000000"/>
            <w:kern w:val="0"/>
            <w:sz w:val="24"/>
            <w14:ligatures w14:val="none"/>
          </w:rPr>
          <w:t>The framework includes three components</w:t>
        </w:r>
        <w:r w:rsidR="00EF37DF">
          <w:rPr>
            <w:rFonts w:ascii="Calibri" w:eastAsia="宋体" w:hAnsi="Calibri" w:cs="Calibri" w:hint="eastAsia"/>
            <w:color w:val="000000"/>
            <w:kern w:val="0"/>
            <w:sz w:val="24"/>
            <w14:ligatures w14:val="none"/>
          </w:rPr>
          <w:t xml:space="preserve">: </w:t>
        </w:r>
      </w:ins>
      <w:r w:rsidR="00671094" w:rsidRPr="00671094">
        <w:rPr>
          <w:rFonts w:ascii="Calibri" w:eastAsia="宋体" w:hAnsi="Calibri" w:cs="Calibri"/>
          <w:color w:val="000000"/>
          <w:kern w:val="0"/>
          <w:sz w:val="24"/>
          <w14:ligatures w14:val="none"/>
        </w:rPr>
        <w:t xml:space="preserve">First, ensemble empirical mode decomposition (EEMD) and empirical orthogonal function (EOF) analysis </w:t>
      </w:r>
      <w:r w:rsidR="00AA35E6">
        <w:rPr>
          <w:rFonts w:ascii="Calibri" w:eastAsia="宋体" w:hAnsi="Calibri" w:cs="Calibri"/>
          <w:color w:val="000000"/>
          <w:kern w:val="0"/>
          <w:sz w:val="24"/>
          <w14:ligatures w14:val="none"/>
        </w:rPr>
        <w:t>were</w:t>
      </w:r>
      <w:r w:rsidR="00671094" w:rsidRPr="00671094">
        <w:rPr>
          <w:rFonts w:ascii="Calibri" w:eastAsia="宋体" w:hAnsi="Calibri" w:cs="Calibri"/>
          <w:color w:val="000000"/>
          <w:kern w:val="0"/>
          <w:sz w:val="24"/>
          <w14:ligatures w14:val="none"/>
        </w:rPr>
        <w:t xml:space="preserve"> applied to quantify the dominant atmospheric timescales governing farm power and their physical mechanisms. Second, </w:t>
      </w:r>
      <w:r w:rsidR="00E02581">
        <w:rPr>
          <w:rFonts w:ascii="Calibri" w:eastAsia="宋体" w:hAnsi="Calibri" w:cs="Calibri"/>
          <w:color w:val="000000"/>
          <w:kern w:val="0"/>
          <w:sz w:val="24"/>
          <w14:ligatures w14:val="none"/>
        </w:rPr>
        <w:t>free-stream</w:t>
      </w:r>
      <w:r w:rsidR="00671094" w:rsidRPr="00671094">
        <w:rPr>
          <w:rFonts w:ascii="Calibri" w:eastAsia="宋体" w:hAnsi="Calibri" w:cs="Calibri"/>
          <w:color w:val="000000"/>
          <w:kern w:val="0"/>
          <w:sz w:val="24"/>
          <w14:ligatures w14:val="none"/>
        </w:rPr>
        <w:t xml:space="preserve"> and </w:t>
      </w:r>
      <w:r w:rsidR="00F30B53" w:rsidRPr="00CC3718">
        <w:rPr>
          <w:rFonts w:ascii="Calibri" w:eastAsia="宋体" w:hAnsi="Calibri" w:cs="Calibri"/>
          <w:color w:val="000000"/>
          <w:kern w:val="0"/>
          <w:sz w:val="24"/>
          <w14:ligatures w14:val="none"/>
        </w:rPr>
        <w:t>wake-flow</w:t>
      </w:r>
      <w:r w:rsidR="00F30B53">
        <w:rPr>
          <w:rFonts w:ascii="Calibri" w:eastAsia="宋体" w:hAnsi="Calibri" w:cs="Calibri" w:hint="eastAsia"/>
          <w:color w:val="000000"/>
          <w:kern w:val="0"/>
          <w:sz w:val="24"/>
          <w14:ligatures w14:val="none"/>
        </w:rPr>
        <w:t xml:space="preserve"> </w:t>
      </w:r>
      <w:r w:rsidR="00671094" w:rsidRPr="00671094">
        <w:rPr>
          <w:rFonts w:ascii="Calibri" w:eastAsia="宋体" w:hAnsi="Calibri" w:cs="Calibri"/>
          <w:color w:val="000000"/>
          <w:kern w:val="0"/>
          <w:sz w:val="24"/>
          <w14:ligatures w14:val="none"/>
        </w:rPr>
        <w:t xml:space="preserve">conditions </w:t>
      </w:r>
      <w:ins w:id="56" w:author="Supeng Zhang" w:date="2025-12-01T14:24:00Z" w16du:dateUtc="2025-12-01T06:24:00Z">
        <w:r w:rsidR="006E7CE8">
          <w:rPr>
            <w:rFonts w:ascii="Calibri" w:eastAsia="宋体" w:hAnsi="Calibri" w:cs="Calibri" w:hint="eastAsia"/>
            <w:color w:val="000000"/>
            <w:kern w:val="0"/>
            <w:sz w:val="24"/>
            <w14:ligatures w14:val="none"/>
          </w:rPr>
          <w:t>were</w:t>
        </w:r>
      </w:ins>
      <w:del w:id="57" w:author="Supeng Zhang" w:date="2025-12-01T14:24:00Z" w16du:dateUtc="2025-12-01T06:24:00Z">
        <w:r w:rsidR="00671094" w:rsidRPr="00671094" w:rsidDel="006E7CE8">
          <w:rPr>
            <w:rFonts w:ascii="Calibri" w:eastAsia="宋体" w:hAnsi="Calibri" w:cs="Calibri"/>
            <w:color w:val="000000"/>
            <w:kern w:val="0"/>
            <w:sz w:val="24"/>
            <w14:ligatures w14:val="none"/>
          </w:rPr>
          <w:delText>are</w:delText>
        </w:r>
      </w:del>
      <w:r w:rsidR="00671094" w:rsidRPr="00671094">
        <w:rPr>
          <w:rFonts w:ascii="Calibri" w:eastAsia="宋体" w:hAnsi="Calibri" w:cs="Calibri"/>
          <w:color w:val="000000"/>
          <w:kern w:val="0"/>
          <w:sz w:val="24"/>
          <w14:ligatures w14:val="none"/>
        </w:rPr>
        <w:t xml:space="preserve"> classified using wind direction</w:t>
      </w:r>
      <w:ins w:id="58" w:author="Supeng Zhang" w:date="2025-12-01T14:25:00Z" w16du:dateUtc="2025-12-01T06:25:00Z">
        <w:r w:rsidR="006E7CE8">
          <w:rPr>
            <w:rFonts w:ascii="Calibri" w:eastAsia="宋体" w:hAnsi="Calibri" w:cs="Calibri" w:hint="eastAsia"/>
            <w:color w:val="000000"/>
            <w:kern w:val="0"/>
            <w:sz w:val="24"/>
            <w14:ligatures w14:val="none"/>
          </w:rPr>
          <w:t xml:space="preserve"> </w:t>
        </w:r>
        <w:proofErr w:type="gramStart"/>
        <w:r w:rsidR="006E7CE8">
          <w:rPr>
            <w:rFonts w:ascii="Calibri" w:eastAsia="宋体" w:hAnsi="Calibri" w:cs="Calibri" w:hint="eastAsia"/>
            <w:color w:val="000000"/>
            <w:kern w:val="0"/>
            <w:sz w:val="24"/>
            <w14:ligatures w14:val="none"/>
          </w:rPr>
          <w:t>for?</w:t>
        </w:r>
      </w:ins>
      <w:r w:rsidR="00671094" w:rsidRPr="00671094">
        <w:rPr>
          <w:rFonts w:ascii="Calibri" w:eastAsia="宋体" w:hAnsi="Calibri" w:cs="Calibri"/>
          <w:color w:val="000000"/>
          <w:kern w:val="0"/>
          <w:sz w:val="24"/>
          <w14:ligatures w14:val="none"/>
        </w:rPr>
        <w:t>,</w:t>
      </w:r>
      <w:proofErr w:type="gramEnd"/>
      <w:r w:rsidR="00671094" w:rsidRPr="00671094">
        <w:rPr>
          <w:rFonts w:ascii="Calibri" w:eastAsia="宋体" w:hAnsi="Calibri" w:cs="Calibri"/>
          <w:color w:val="000000"/>
          <w:kern w:val="0"/>
          <w:sz w:val="24"/>
          <w14:ligatures w14:val="none"/>
        </w:rPr>
        <w:t xml:space="preserve"> and SHAP analysis </w:t>
      </w:r>
      <w:r w:rsidR="00AA35E6">
        <w:rPr>
          <w:rFonts w:ascii="Calibri" w:eastAsia="宋体" w:hAnsi="Calibri" w:cs="Calibri"/>
          <w:color w:val="000000"/>
          <w:kern w:val="0"/>
          <w:sz w:val="24"/>
          <w14:ligatures w14:val="none"/>
        </w:rPr>
        <w:t>was</w:t>
      </w:r>
      <w:r w:rsidR="00671094" w:rsidRPr="00671094">
        <w:rPr>
          <w:rFonts w:ascii="Calibri" w:eastAsia="宋体" w:hAnsi="Calibri" w:cs="Calibri"/>
          <w:color w:val="000000"/>
          <w:kern w:val="0"/>
          <w:sz w:val="24"/>
          <w14:ligatures w14:val="none"/>
        </w:rPr>
        <w:t xml:space="preserve"> used to identify differentiated</w:t>
      </w:r>
      <w:r w:rsidR="00D64AEB">
        <w:rPr>
          <w:rFonts w:ascii="Calibri" w:eastAsia="宋体" w:hAnsi="Calibri" w:cs="Calibri" w:hint="eastAsia"/>
          <w:color w:val="000000"/>
          <w:kern w:val="0"/>
          <w:sz w:val="24"/>
          <w14:ligatures w14:val="none"/>
        </w:rPr>
        <w:t xml:space="preserve"> </w:t>
      </w:r>
      <w:r w:rsidR="00D64AEB">
        <w:rPr>
          <w:rFonts w:ascii="Calibri" w:eastAsia="宋体" w:hAnsi="Calibri" w:cs="Calibri"/>
          <w:color w:val="000000"/>
          <w:kern w:val="0"/>
          <w:sz w:val="24"/>
          <w14:ligatures w14:val="none"/>
        </w:rPr>
        <w:t xml:space="preserve">input </w:t>
      </w:r>
      <w:r w:rsidR="00671094" w:rsidRPr="00671094">
        <w:rPr>
          <w:rFonts w:ascii="Calibri" w:eastAsia="宋体" w:hAnsi="Calibri" w:cs="Calibri" w:hint="eastAsia"/>
          <w:color w:val="000000"/>
          <w:kern w:val="0"/>
          <w:sz w:val="24"/>
          <w14:ligatures w14:val="none"/>
        </w:rPr>
        <w:lastRenderedPageBreak/>
        <w:t>c</w:t>
      </w:r>
      <w:r w:rsidR="00671094" w:rsidRPr="00671094">
        <w:rPr>
          <w:rFonts w:ascii="Calibri" w:eastAsia="宋体" w:hAnsi="Calibri" w:cs="Calibri"/>
          <w:color w:val="000000"/>
          <w:kern w:val="0"/>
          <w:sz w:val="24"/>
          <w14:ligatures w14:val="none"/>
        </w:rPr>
        <w:t xml:space="preserve">haracteristics for each regime. Third, the physically informed </w:t>
      </w:r>
      <w:r w:rsidR="00D64AEB">
        <w:rPr>
          <w:rFonts w:ascii="Calibri" w:eastAsia="宋体" w:hAnsi="Calibri" w:cs="Calibri"/>
          <w:color w:val="000000"/>
          <w:kern w:val="0"/>
          <w:sz w:val="24"/>
          <w14:ligatures w14:val="none"/>
        </w:rPr>
        <w:t>inputs</w:t>
      </w:r>
      <w:r w:rsidR="00671094" w:rsidRPr="00671094">
        <w:rPr>
          <w:rFonts w:ascii="Calibri" w:eastAsia="宋体" w:hAnsi="Calibri" w:cs="Calibri"/>
          <w:color w:val="000000"/>
          <w:kern w:val="0"/>
          <w:sz w:val="24"/>
          <w14:ligatures w14:val="none"/>
        </w:rPr>
        <w:t xml:space="preserve"> </w:t>
      </w:r>
      <w:del w:id="59" w:author="Supeng Zhang" w:date="2025-12-01T14:25:00Z" w16du:dateUtc="2025-12-01T06:25:00Z">
        <w:r w:rsidR="00671094" w:rsidRPr="00671094" w:rsidDel="00AA7D73">
          <w:rPr>
            <w:rFonts w:ascii="Calibri" w:eastAsia="宋体" w:hAnsi="Calibri" w:cs="Calibri"/>
            <w:color w:val="000000"/>
            <w:kern w:val="0"/>
            <w:sz w:val="24"/>
            <w14:ligatures w14:val="none"/>
          </w:rPr>
          <w:delText xml:space="preserve">identified </w:delText>
        </w:r>
      </w:del>
      <w:r w:rsidR="00671094" w:rsidRPr="00671094">
        <w:rPr>
          <w:rFonts w:ascii="Calibri" w:eastAsia="宋体" w:hAnsi="Calibri" w:cs="Calibri"/>
          <w:color w:val="000000"/>
          <w:kern w:val="0"/>
          <w:sz w:val="24"/>
          <w14:ligatures w14:val="none"/>
        </w:rPr>
        <w:t xml:space="preserve">from observations </w:t>
      </w:r>
      <w:ins w:id="60" w:author="Supeng Zhang" w:date="2025-12-01T14:25:00Z" w16du:dateUtc="2025-12-01T06:25:00Z">
        <w:r w:rsidR="00AA7D73">
          <w:rPr>
            <w:rFonts w:ascii="Calibri" w:eastAsia="宋体" w:hAnsi="Calibri" w:cs="Calibri" w:hint="eastAsia"/>
            <w:color w:val="000000"/>
            <w:kern w:val="0"/>
            <w:sz w:val="24"/>
            <w14:ligatures w14:val="none"/>
          </w:rPr>
          <w:t>were</w:t>
        </w:r>
      </w:ins>
      <w:del w:id="61" w:author="Supeng Zhang" w:date="2025-12-01T14:25:00Z" w16du:dateUtc="2025-12-01T06:25:00Z">
        <w:r w:rsidR="00671094" w:rsidRPr="00671094" w:rsidDel="00AA7D73">
          <w:rPr>
            <w:rFonts w:ascii="Calibri" w:eastAsia="宋体" w:hAnsi="Calibri" w:cs="Calibri"/>
            <w:color w:val="000000"/>
            <w:kern w:val="0"/>
            <w:sz w:val="24"/>
            <w14:ligatures w14:val="none"/>
          </w:rPr>
          <w:delText>are</w:delText>
        </w:r>
      </w:del>
      <w:r w:rsidR="00671094" w:rsidRPr="00671094">
        <w:rPr>
          <w:rFonts w:ascii="Calibri" w:eastAsia="宋体" w:hAnsi="Calibri" w:cs="Calibri"/>
          <w:color w:val="000000"/>
          <w:kern w:val="0"/>
          <w:sz w:val="24"/>
          <w14:ligatures w14:val="none"/>
        </w:rPr>
        <w:t xml:space="preserve"> integrated with retrospective NWP forecasts (EC-WRF and GFS-WRF) to </w:t>
      </w:r>
      <w:ins w:id="62" w:author="Supeng Zhang" w:date="2025-12-01T14:26:00Z" w16du:dateUtc="2025-12-01T06:26:00Z">
        <w:r w:rsidR="005F1D4B">
          <w:rPr>
            <w:rFonts w:ascii="Calibri" w:eastAsia="宋体" w:hAnsi="Calibri" w:cs="Calibri" w:hint="eastAsia"/>
            <w:color w:val="000000"/>
            <w:kern w:val="0"/>
            <w:sz w:val="24"/>
            <w14:ligatures w14:val="none"/>
          </w:rPr>
          <w:t>perform</w:t>
        </w:r>
      </w:ins>
      <w:del w:id="63" w:author="Supeng Zhang" w:date="2025-12-01T14:26:00Z" w16du:dateUtc="2025-12-01T06:26:00Z">
        <w:r w:rsidR="00671094" w:rsidRPr="00671094" w:rsidDel="005F1D4B">
          <w:rPr>
            <w:rFonts w:ascii="Calibri" w:eastAsia="宋体" w:hAnsi="Calibri" w:cs="Calibri"/>
            <w:color w:val="000000"/>
            <w:kern w:val="0"/>
            <w:sz w:val="24"/>
            <w14:ligatures w14:val="none"/>
          </w:rPr>
          <w:delText>construct</w:delText>
        </w:r>
      </w:del>
      <w:r w:rsidR="00671094" w:rsidRPr="00671094">
        <w:rPr>
          <w:rFonts w:ascii="Calibri" w:eastAsia="宋体" w:hAnsi="Calibri" w:cs="Calibri"/>
          <w:color w:val="000000"/>
          <w:kern w:val="0"/>
          <w:sz w:val="24"/>
          <w14:ligatures w14:val="none"/>
        </w:rPr>
        <w:t xml:space="preserve"> day-ahead power forecasting </w:t>
      </w:r>
      <w:del w:id="64" w:author="Supeng Zhang" w:date="2025-12-01T14:26:00Z" w16du:dateUtc="2025-12-01T06:26:00Z">
        <w:r w:rsidR="00671094" w:rsidRPr="00671094" w:rsidDel="005F1D4B">
          <w:rPr>
            <w:rFonts w:ascii="Calibri" w:eastAsia="宋体" w:hAnsi="Calibri" w:cs="Calibri"/>
            <w:color w:val="000000"/>
            <w:kern w:val="0"/>
            <w:sz w:val="24"/>
            <w14:ligatures w14:val="none"/>
          </w:rPr>
          <w:delText xml:space="preserve">strategies </w:delText>
        </w:r>
      </w:del>
      <w:r w:rsidR="00671094" w:rsidRPr="00671094">
        <w:rPr>
          <w:rFonts w:ascii="Calibri" w:eastAsia="宋体" w:hAnsi="Calibri" w:cs="Calibri"/>
          <w:color w:val="000000"/>
          <w:kern w:val="0"/>
          <w:sz w:val="24"/>
          <w14:ligatures w14:val="none"/>
        </w:rPr>
        <w:t xml:space="preserve">using </w:t>
      </w:r>
      <w:proofErr w:type="spellStart"/>
      <w:r w:rsidR="00671094" w:rsidRPr="00671094">
        <w:rPr>
          <w:rFonts w:ascii="Calibri" w:eastAsia="宋体" w:hAnsi="Calibri" w:cs="Calibri"/>
          <w:color w:val="000000"/>
          <w:kern w:val="0"/>
          <w:sz w:val="24"/>
          <w14:ligatures w14:val="none"/>
        </w:rPr>
        <w:t>LightGBM</w:t>
      </w:r>
      <w:proofErr w:type="spellEnd"/>
      <w:r w:rsidR="00671094" w:rsidRPr="00671094">
        <w:rPr>
          <w:rFonts w:ascii="Calibri" w:eastAsia="宋体" w:hAnsi="Calibri" w:cs="Calibri"/>
          <w:color w:val="000000"/>
          <w:kern w:val="0"/>
          <w:sz w:val="24"/>
          <w14:ligatures w14:val="none"/>
        </w:rPr>
        <w:t xml:space="preserve"> models tailored to inflow characteristics. </w:t>
      </w:r>
    </w:p>
    <w:p w14:paraId="272C85F4" w14:textId="424B36DA" w:rsidR="00494AA6" w:rsidRPr="00856693" w:rsidRDefault="00D54A86" w:rsidP="005E7115">
      <w:pPr>
        <w:widowControl/>
        <w:spacing w:before="100" w:beforeAutospacing="1" w:after="100" w:afterAutospacing="1" w:line="36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Our</w:t>
      </w:r>
      <w:r w:rsidRPr="00494AA6">
        <w:rPr>
          <w:rFonts w:ascii="Calibri" w:eastAsia="宋体" w:hAnsi="Calibri" w:cs="Calibri"/>
          <w:color w:val="000000"/>
          <w:kern w:val="0"/>
          <w:sz w:val="24"/>
          <w14:ligatures w14:val="none"/>
        </w:rPr>
        <w:t xml:space="preserve"> </w:t>
      </w:r>
      <w:r w:rsidR="00494AA6" w:rsidRPr="00494AA6">
        <w:rPr>
          <w:rFonts w:ascii="Calibri" w:eastAsia="宋体" w:hAnsi="Calibri" w:cs="Calibri"/>
          <w:color w:val="000000"/>
          <w:kern w:val="0"/>
          <w:sz w:val="24"/>
          <w14:ligatures w14:val="none"/>
        </w:rPr>
        <w:t>study shows that both multi-height wind profiles and flow-regime characteristics significantly affect day-ahead power forecasting accuracy</w:t>
      </w:r>
      <w:r w:rsidR="005E1018">
        <w:rPr>
          <w:rFonts w:ascii="Calibri" w:eastAsia="宋体" w:hAnsi="Calibri" w:cs="Calibri" w:hint="eastAsia"/>
          <w:color w:val="000000"/>
          <w:kern w:val="0"/>
          <w:sz w:val="24"/>
          <w14:ligatures w14:val="none"/>
        </w:rPr>
        <w:t>, which</w:t>
      </w:r>
      <w:commentRangeStart w:id="65"/>
      <w:ins w:id="66" w:author="xiaxin" w:date="2025-12-01T11:15:00Z" w16du:dateUtc="2025-12-01T03:15:00Z">
        <w:r w:rsidR="00AA35E6">
          <w:rPr>
            <w:rFonts w:ascii="Calibri" w:eastAsia="宋体" w:hAnsi="Calibri" w:cs="Calibri"/>
            <w:color w:val="000000"/>
            <w:kern w:val="0"/>
            <w:sz w:val="24"/>
            <w14:ligatures w14:val="none"/>
          </w:rPr>
          <w:t xml:space="preserve"> </w:t>
        </w:r>
      </w:ins>
      <w:del w:id="67" w:author="xiaxin" w:date="2025-12-01T11:15:00Z" w16du:dateUtc="2025-12-01T03:15:00Z">
        <w:r w:rsidR="005E1018" w:rsidDel="00AA35E6">
          <w:rPr>
            <w:rFonts w:ascii="Calibri" w:eastAsia="宋体" w:hAnsi="Calibri" w:cs="Calibri" w:hint="eastAsia"/>
            <w:color w:val="000000"/>
            <w:kern w:val="0"/>
            <w:sz w:val="24"/>
            <w14:ligatures w14:val="none"/>
          </w:rPr>
          <w:delText xml:space="preserve"> </w:delText>
        </w:r>
        <w:r w:rsidR="00A8675D" w:rsidDel="00AA35E6">
          <w:rPr>
            <w:rFonts w:ascii="Calibri" w:eastAsia="宋体" w:hAnsi="Calibri" w:cs="Calibri" w:hint="eastAsia"/>
            <w:color w:val="000000"/>
            <w:kern w:val="0"/>
            <w:sz w:val="24"/>
            <w14:ligatures w14:val="none"/>
          </w:rPr>
          <w:delText>may</w:delText>
        </w:r>
        <w:r w:rsidR="005E1018" w:rsidDel="00AA35E6">
          <w:rPr>
            <w:rFonts w:ascii="Calibri" w:eastAsia="宋体" w:hAnsi="Calibri" w:cs="Calibri" w:hint="eastAsia"/>
            <w:color w:val="000000"/>
            <w:kern w:val="0"/>
            <w:sz w:val="24"/>
            <w14:ligatures w14:val="none"/>
          </w:rPr>
          <w:delText xml:space="preserve"> </w:delText>
        </w:r>
      </w:del>
      <w:r w:rsidR="00494AA6" w:rsidRPr="00494AA6">
        <w:rPr>
          <w:rFonts w:ascii="Calibri" w:eastAsia="宋体" w:hAnsi="Calibri" w:cs="Calibri"/>
          <w:color w:val="000000"/>
          <w:kern w:val="0"/>
          <w:sz w:val="24"/>
          <w14:ligatures w14:val="none"/>
        </w:rPr>
        <w:t>provide</w:t>
      </w:r>
      <w:ins w:id="68" w:author="xiaxin" w:date="2025-12-01T11:15:00Z" w16du:dateUtc="2025-12-01T03:15:00Z">
        <w:r w:rsidR="00AA35E6">
          <w:rPr>
            <w:rFonts w:ascii="Calibri" w:eastAsia="宋体" w:hAnsi="Calibri" w:cs="Calibri"/>
            <w:color w:val="000000"/>
            <w:kern w:val="0"/>
            <w:sz w:val="24"/>
            <w14:ligatures w14:val="none"/>
          </w:rPr>
          <w:t>s</w:t>
        </w:r>
      </w:ins>
      <w:commentRangeEnd w:id="65"/>
      <w:r w:rsidR="0078633F">
        <w:rPr>
          <w:rStyle w:val="af6"/>
        </w:rPr>
        <w:commentReference w:id="65"/>
      </w:r>
      <w:r w:rsidR="00494AA6" w:rsidRPr="00494AA6">
        <w:rPr>
          <w:rFonts w:ascii="Calibri" w:eastAsia="宋体" w:hAnsi="Calibri" w:cs="Calibri"/>
          <w:color w:val="000000"/>
          <w:kern w:val="0"/>
          <w:sz w:val="24"/>
          <w14:ligatures w14:val="none"/>
        </w:rPr>
        <w:t xml:space="preserve"> </w:t>
      </w:r>
      <w:r w:rsidR="00F64CBE">
        <w:rPr>
          <w:rFonts w:ascii="Calibri" w:eastAsia="宋体" w:hAnsi="Calibri" w:cs="Calibri" w:hint="eastAsia"/>
          <w:color w:val="000000"/>
          <w:kern w:val="0"/>
          <w:sz w:val="24"/>
          <w14:ligatures w14:val="none"/>
        </w:rPr>
        <w:t>practical</w:t>
      </w:r>
      <w:r w:rsidR="00494AA6" w:rsidRPr="00494AA6">
        <w:rPr>
          <w:rFonts w:ascii="Calibri" w:eastAsia="宋体" w:hAnsi="Calibri" w:cs="Calibri"/>
          <w:color w:val="000000"/>
          <w:kern w:val="0"/>
          <w:sz w:val="24"/>
          <w14:ligatures w14:val="none"/>
        </w:rPr>
        <w:t xml:space="preserve"> guidance for improving NWP-driven day-ahead forecasting.</w:t>
      </w:r>
    </w:p>
    <w:bookmarkEnd w:id="0"/>
    <w:p w14:paraId="0B33D39A" w14:textId="77777777" w:rsidR="00960A35" w:rsidRPr="00960A35" w:rsidRDefault="00EC1864" w:rsidP="00960A35">
      <w:pPr>
        <w:pStyle w:val="af4"/>
        <w:rPr>
          <w:rFonts w:ascii="Calibri" w:hAnsi="Calibri" w:cs="Calibri"/>
          <w:color w:val="000000"/>
          <w:sz w:val="24"/>
        </w:rPr>
      </w:pPr>
      <w:r>
        <w:rPr>
          <w:rFonts w:ascii="Calibri" w:eastAsia="宋体" w:hAnsi="Calibri" w:cs="Calibri"/>
          <w:color w:val="000000"/>
          <w14:ligatures w14:val="none"/>
        </w:rPr>
        <w:fldChar w:fldCharType="begin"/>
      </w:r>
      <w:r w:rsidR="00960A35">
        <w:rPr>
          <w:rFonts w:ascii="Calibri" w:eastAsia="宋体" w:hAnsi="Calibri" w:cs="Calibri"/>
          <w:color w:val="000000"/>
          <w14:ligatures w14:val="none"/>
        </w:rPr>
        <w:instrText xml:space="preserve"> ADDIN ZOTERO_BIBL {"uncited":[],"omitted":[],"custom":[]} CSL_BIBLIOGRAPHY </w:instrText>
      </w:r>
      <w:r>
        <w:rPr>
          <w:rFonts w:ascii="Calibri" w:eastAsia="宋体" w:hAnsi="Calibri" w:cs="Calibri"/>
          <w:color w:val="000000"/>
          <w14:ligatures w14:val="none"/>
        </w:rPr>
        <w:fldChar w:fldCharType="separate"/>
      </w:r>
      <w:r w:rsidR="00960A35" w:rsidRPr="00960A35">
        <w:rPr>
          <w:rFonts w:ascii="Calibri" w:hAnsi="Calibri" w:cs="Calibri"/>
          <w:color w:val="000000"/>
          <w:sz w:val="24"/>
        </w:rPr>
        <w:t xml:space="preserve">Barthelmie, R. J., Frandsen, S. T., Nielsen, M. N., Pryor, S. C., Rethore, P. ‐E., &amp; Jørgensen, H. E. (2007). Modelling and measurements of power losses and turbulence intensity in wind turbine wakes at Middelgrunden offshore wind farm. </w:t>
      </w:r>
      <w:r w:rsidR="00960A35" w:rsidRPr="00960A35">
        <w:rPr>
          <w:rFonts w:ascii="Calibri" w:hAnsi="Calibri" w:cs="Calibri"/>
          <w:i/>
          <w:iCs/>
          <w:color w:val="000000"/>
          <w:sz w:val="24"/>
        </w:rPr>
        <w:t>Wind Energy</w:t>
      </w:r>
      <w:r w:rsidR="00960A35" w:rsidRPr="00960A35">
        <w:rPr>
          <w:rFonts w:ascii="Calibri" w:hAnsi="Calibri" w:cs="Calibri"/>
          <w:color w:val="000000"/>
          <w:sz w:val="24"/>
        </w:rPr>
        <w:t xml:space="preserve">, </w:t>
      </w:r>
      <w:r w:rsidR="00960A35" w:rsidRPr="00960A35">
        <w:rPr>
          <w:rFonts w:ascii="Calibri" w:hAnsi="Calibri" w:cs="Calibri"/>
          <w:i/>
          <w:iCs/>
          <w:color w:val="000000"/>
          <w:sz w:val="24"/>
        </w:rPr>
        <w:t>10</w:t>
      </w:r>
      <w:r w:rsidR="00960A35" w:rsidRPr="00960A35">
        <w:rPr>
          <w:rFonts w:ascii="Calibri" w:hAnsi="Calibri" w:cs="Calibri"/>
          <w:color w:val="000000"/>
          <w:sz w:val="24"/>
        </w:rPr>
        <w:t>(6), 517–528. https://doi.org/10.1002/we.238</w:t>
      </w:r>
    </w:p>
    <w:p w14:paraId="5E496B1F"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Buhan, S., Ozkazanc, Y., &amp; Cadirci, I. (2016). Wind Pattern Recognition and Reference Wind Mast Data Correlations With NWP for Improved Wind-Electric Power Forecasts. </w:t>
      </w:r>
      <w:r w:rsidRPr="00960A35">
        <w:rPr>
          <w:rFonts w:ascii="Calibri" w:hAnsi="Calibri" w:cs="Calibri"/>
          <w:i/>
          <w:iCs/>
          <w:color w:val="000000"/>
          <w:sz w:val="24"/>
        </w:rPr>
        <w:t>IEEE Transactions on Industrial Informatics</w:t>
      </w:r>
      <w:r w:rsidRPr="00960A35">
        <w:rPr>
          <w:rFonts w:ascii="Calibri" w:hAnsi="Calibri" w:cs="Calibri"/>
          <w:color w:val="000000"/>
          <w:sz w:val="24"/>
        </w:rPr>
        <w:t xml:space="preserve">, </w:t>
      </w:r>
      <w:r w:rsidRPr="00960A35">
        <w:rPr>
          <w:rFonts w:ascii="Calibri" w:hAnsi="Calibri" w:cs="Calibri"/>
          <w:i/>
          <w:iCs/>
          <w:color w:val="000000"/>
          <w:sz w:val="24"/>
        </w:rPr>
        <w:t>12</w:t>
      </w:r>
      <w:r w:rsidRPr="00960A35">
        <w:rPr>
          <w:rFonts w:ascii="Calibri" w:hAnsi="Calibri" w:cs="Calibri"/>
          <w:color w:val="000000"/>
          <w:sz w:val="24"/>
        </w:rPr>
        <w:t>(3), 991–1004. https://doi.org/10.1109/TII.2016.2543004</w:t>
      </w:r>
    </w:p>
    <w:p w14:paraId="419F7C99"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Che, Y., A. Salazar, A., Peng, S., Zheng, J., Chen, Y., &amp; Yuan, L. (2022). A multi-scale model for day-ahead wind speed forecasting: A case study of the Houhoku wind farm, Japan. </w:t>
      </w:r>
      <w:r w:rsidRPr="00960A35">
        <w:rPr>
          <w:rFonts w:ascii="Calibri" w:hAnsi="Calibri" w:cs="Calibri"/>
          <w:i/>
          <w:iCs/>
          <w:color w:val="000000"/>
          <w:sz w:val="24"/>
        </w:rPr>
        <w:t>Sustainable Energy Technologies and Assessments</w:t>
      </w:r>
      <w:r w:rsidRPr="00960A35">
        <w:rPr>
          <w:rFonts w:ascii="Calibri" w:hAnsi="Calibri" w:cs="Calibri"/>
          <w:color w:val="000000"/>
          <w:sz w:val="24"/>
        </w:rPr>
        <w:t xml:space="preserve">, </w:t>
      </w:r>
      <w:r w:rsidRPr="00960A35">
        <w:rPr>
          <w:rFonts w:ascii="Calibri" w:hAnsi="Calibri" w:cs="Calibri"/>
          <w:i/>
          <w:iCs/>
          <w:color w:val="000000"/>
          <w:sz w:val="24"/>
        </w:rPr>
        <w:t>52</w:t>
      </w:r>
      <w:r w:rsidRPr="00960A35">
        <w:rPr>
          <w:rFonts w:ascii="Calibri" w:hAnsi="Calibri" w:cs="Calibri"/>
          <w:color w:val="000000"/>
          <w:sz w:val="24"/>
        </w:rPr>
        <w:t>, 101995. https://doi.org/10.1016/j.seta.2022.101995</w:t>
      </w:r>
    </w:p>
    <w:p w14:paraId="1E7BC87C"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Chen, Y., &amp; Xu, J. (2022). Solar and wind power data from the Chinese State Grid Renewable Energy Generation Forecasting Competition. </w:t>
      </w:r>
      <w:r w:rsidRPr="00960A35">
        <w:rPr>
          <w:rFonts w:ascii="Calibri" w:hAnsi="Calibri" w:cs="Calibri"/>
          <w:i/>
          <w:iCs/>
          <w:color w:val="000000"/>
          <w:sz w:val="24"/>
        </w:rPr>
        <w:t>Scientific Data</w:t>
      </w:r>
      <w:r w:rsidRPr="00960A35">
        <w:rPr>
          <w:rFonts w:ascii="Calibri" w:hAnsi="Calibri" w:cs="Calibri"/>
          <w:color w:val="000000"/>
          <w:sz w:val="24"/>
        </w:rPr>
        <w:t xml:space="preserve">, </w:t>
      </w:r>
      <w:r w:rsidRPr="00960A35">
        <w:rPr>
          <w:rFonts w:ascii="Calibri" w:hAnsi="Calibri" w:cs="Calibri"/>
          <w:i/>
          <w:iCs/>
          <w:color w:val="000000"/>
          <w:sz w:val="24"/>
        </w:rPr>
        <w:t>9</w:t>
      </w:r>
      <w:r w:rsidRPr="00960A35">
        <w:rPr>
          <w:rFonts w:ascii="Calibri" w:hAnsi="Calibri" w:cs="Calibri"/>
          <w:color w:val="000000"/>
          <w:sz w:val="24"/>
        </w:rPr>
        <w:t>(1), 577. https://doi.org/10.1038/s41597-022-01696-6</w:t>
      </w:r>
    </w:p>
    <w:p w14:paraId="0DC6FACB"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Clifton, A., Kilcher, L., Lundquist, J. K., &amp; Fleming, P. (2013). Using machine learning to </w:t>
      </w:r>
      <w:r w:rsidRPr="00960A35">
        <w:rPr>
          <w:rFonts w:ascii="Calibri" w:hAnsi="Calibri" w:cs="Calibri"/>
          <w:color w:val="000000"/>
          <w:sz w:val="24"/>
        </w:rPr>
        <w:lastRenderedPageBreak/>
        <w:t xml:space="preserve">predict wind turbine power output. </w:t>
      </w:r>
      <w:r w:rsidRPr="00960A35">
        <w:rPr>
          <w:rFonts w:ascii="Calibri" w:hAnsi="Calibri" w:cs="Calibri"/>
          <w:i/>
          <w:iCs/>
          <w:color w:val="000000"/>
          <w:sz w:val="24"/>
        </w:rPr>
        <w:t>Environmental Research Letters</w:t>
      </w:r>
      <w:r w:rsidRPr="00960A35">
        <w:rPr>
          <w:rFonts w:ascii="Calibri" w:hAnsi="Calibri" w:cs="Calibri"/>
          <w:color w:val="000000"/>
          <w:sz w:val="24"/>
        </w:rPr>
        <w:t xml:space="preserve">, </w:t>
      </w:r>
      <w:r w:rsidRPr="00960A35">
        <w:rPr>
          <w:rFonts w:ascii="Calibri" w:hAnsi="Calibri" w:cs="Calibri"/>
          <w:i/>
          <w:iCs/>
          <w:color w:val="000000"/>
          <w:sz w:val="24"/>
        </w:rPr>
        <w:t>8</w:t>
      </w:r>
      <w:r w:rsidRPr="00960A35">
        <w:rPr>
          <w:rFonts w:ascii="Calibri" w:hAnsi="Calibri" w:cs="Calibri"/>
          <w:color w:val="000000"/>
          <w:sz w:val="24"/>
        </w:rPr>
        <w:t>(2), 024009. https://doi.org/10.1088/1748-9326/8/2/024009</w:t>
      </w:r>
    </w:p>
    <w:p w14:paraId="258FE4A3"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Cutler, N. J., Outhred, H. R., &amp; MacGill, I. F. (2012). Using nacelle‐based wind speed observations to improve power curve modeling for wind power forecasting. </w:t>
      </w:r>
      <w:r w:rsidRPr="00960A35">
        <w:rPr>
          <w:rFonts w:ascii="Calibri" w:hAnsi="Calibri" w:cs="Calibri"/>
          <w:i/>
          <w:iCs/>
          <w:color w:val="000000"/>
          <w:sz w:val="24"/>
        </w:rPr>
        <w:t>Wind Energy</w:t>
      </w:r>
      <w:r w:rsidRPr="00960A35">
        <w:rPr>
          <w:rFonts w:ascii="Calibri" w:hAnsi="Calibri" w:cs="Calibri"/>
          <w:color w:val="000000"/>
          <w:sz w:val="24"/>
        </w:rPr>
        <w:t xml:space="preserve">, </w:t>
      </w:r>
      <w:r w:rsidRPr="00960A35">
        <w:rPr>
          <w:rFonts w:ascii="Calibri" w:hAnsi="Calibri" w:cs="Calibri"/>
          <w:i/>
          <w:iCs/>
          <w:color w:val="000000"/>
          <w:sz w:val="24"/>
        </w:rPr>
        <w:t>15</w:t>
      </w:r>
      <w:r w:rsidRPr="00960A35">
        <w:rPr>
          <w:rFonts w:ascii="Calibri" w:hAnsi="Calibri" w:cs="Calibri"/>
          <w:color w:val="000000"/>
          <w:sz w:val="24"/>
        </w:rPr>
        <w:t>(2), 245–258. https://doi.org/10.1002/we.465</w:t>
      </w:r>
    </w:p>
    <w:p w14:paraId="1C42FF1C"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Feroz, R. M. A., Javed, A., Syed, A. H., Kazmi, S. A. A., &amp; Uddin, E. (2020). Wind speed and power forecasting of a utility-scale wind farm with inter-farm wake interference and seasonal variation. </w:t>
      </w:r>
      <w:r w:rsidRPr="00960A35">
        <w:rPr>
          <w:rFonts w:ascii="Calibri" w:hAnsi="Calibri" w:cs="Calibri"/>
          <w:i/>
          <w:iCs/>
          <w:color w:val="000000"/>
          <w:sz w:val="24"/>
        </w:rPr>
        <w:t>Sustainable Energy Technologies and Assessments</w:t>
      </w:r>
      <w:r w:rsidRPr="00960A35">
        <w:rPr>
          <w:rFonts w:ascii="Calibri" w:hAnsi="Calibri" w:cs="Calibri"/>
          <w:color w:val="000000"/>
          <w:sz w:val="24"/>
        </w:rPr>
        <w:t xml:space="preserve">, </w:t>
      </w:r>
      <w:r w:rsidRPr="00960A35">
        <w:rPr>
          <w:rFonts w:ascii="Calibri" w:hAnsi="Calibri" w:cs="Calibri"/>
          <w:i/>
          <w:iCs/>
          <w:color w:val="000000"/>
          <w:sz w:val="24"/>
        </w:rPr>
        <w:t>42</w:t>
      </w:r>
      <w:r w:rsidRPr="00960A35">
        <w:rPr>
          <w:rFonts w:ascii="Calibri" w:hAnsi="Calibri" w:cs="Calibri"/>
          <w:color w:val="000000"/>
          <w:sz w:val="24"/>
        </w:rPr>
        <w:t>, 100882. https://doi.org/10.1016/j.seta.2020.100882</w:t>
      </w:r>
    </w:p>
    <w:p w14:paraId="514189FF"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Haq, I. U., Kumar, A., &amp; Rathore, P. S. (2025). Machine learning approaches for wind power forecasting: a comprehensive review. </w:t>
      </w:r>
      <w:r w:rsidRPr="00960A35">
        <w:rPr>
          <w:rFonts w:ascii="Calibri" w:hAnsi="Calibri" w:cs="Calibri"/>
          <w:i/>
          <w:iCs/>
          <w:color w:val="000000"/>
          <w:sz w:val="24"/>
        </w:rPr>
        <w:t>Discover Applied Sciences</w:t>
      </w:r>
      <w:r w:rsidRPr="00960A35">
        <w:rPr>
          <w:rFonts w:ascii="Calibri" w:hAnsi="Calibri" w:cs="Calibri"/>
          <w:color w:val="000000"/>
          <w:sz w:val="24"/>
        </w:rPr>
        <w:t xml:space="preserve">, </w:t>
      </w:r>
      <w:r w:rsidRPr="00960A35">
        <w:rPr>
          <w:rFonts w:ascii="Calibri" w:hAnsi="Calibri" w:cs="Calibri"/>
          <w:i/>
          <w:iCs/>
          <w:color w:val="000000"/>
          <w:sz w:val="24"/>
        </w:rPr>
        <w:t>7</w:t>
      </w:r>
      <w:r w:rsidRPr="00960A35">
        <w:rPr>
          <w:rFonts w:ascii="Calibri" w:hAnsi="Calibri" w:cs="Calibri"/>
          <w:color w:val="000000"/>
          <w:sz w:val="24"/>
        </w:rPr>
        <w:t>(10), 1139. https://doi.org/10.1007/s42452-025-07675-x</w:t>
      </w:r>
    </w:p>
    <w:p w14:paraId="5A57D7A6"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Holttinen, H. (2005). Optimal electricity market for wind power. </w:t>
      </w:r>
      <w:r w:rsidRPr="00960A35">
        <w:rPr>
          <w:rFonts w:ascii="Calibri" w:hAnsi="Calibri" w:cs="Calibri"/>
          <w:i/>
          <w:iCs/>
          <w:color w:val="000000"/>
          <w:sz w:val="24"/>
        </w:rPr>
        <w:t>Energy Policy</w:t>
      </w:r>
      <w:r w:rsidRPr="00960A35">
        <w:rPr>
          <w:rFonts w:ascii="Calibri" w:hAnsi="Calibri" w:cs="Calibri"/>
          <w:color w:val="000000"/>
          <w:sz w:val="24"/>
        </w:rPr>
        <w:t xml:space="preserve">, </w:t>
      </w:r>
      <w:r w:rsidRPr="00960A35">
        <w:rPr>
          <w:rFonts w:ascii="Calibri" w:hAnsi="Calibri" w:cs="Calibri"/>
          <w:i/>
          <w:iCs/>
          <w:color w:val="000000"/>
          <w:sz w:val="24"/>
        </w:rPr>
        <w:t>33</w:t>
      </w:r>
      <w:r w:rsidRPr="00960A35">
        <w:rPr>
          <w:rFonts w:ascii="Calibri" w:hAnsi="Calibri" w:cs="Calibri"/>
          <w:color w:val="000000"/>
          <w:sz w:val="24"/>
        </w:rPr>
        <w:t>(16), 2052–2063. https://doi.org/10.1016/j.enpol.2004.04.001</w:t>
      </w:r>
    </w:p>
    <w:p w14:paraId="76F8D73D"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Kim, D.-Y., &amp; Kim, B.-S. (2023). Contribution of meteorological factors based on explainable artificial intelligence in predicting wind farm power production using machine learning algorithms. </w:t>
      </w:r>
      <w:r w:rsidRPr="00960A35">
        <w:rPr>
          <w:rFonts w:ascii="Calibri" w:hAnsi="Calibri" w:cs="Calibri"/>
          <w:i/>
          <w:iCs/>
          <w:color w:val="000000"/>
          <w:sz w:val="24"/>
        </w:rPr>
        <w:t>Journal of Renewable and Sustainable Energy</w:t>
      </w:r>
      <w:r w:rsidRPr="00960A35">
        <w:rPr>
          <w:rFonts w:ascii="Calibri" w:hAnsi="Calibri" w:cs="Calibri"/>
          <w:color w:val="000000"/>
          <w:sz w:val="24"/>
        </w:rPr>
        <w:t xml:space="preserve">, </w:t>
      </w:r>
      <w:r w:rsidRPr="00960A35">
        <w:rPr>
          <w:rFonts w:ascii="Calibri" w:hAnsi="Calibri" w:cs="Calibri"/>
          <w:i/>
          <w:iCs/>
          <w:color w:val="000000"/>
          <w:sz w:val="24"/>
        </w:rPr>
        <w:t>15</w:t>
      </w:r>
      <w:r w:rsidRPr="00960A35">
        <w:rPr>
          <w:rFonts w:ascii="Calibri" w:hAnsi="Calibri" w:cs="Calibri"/>
          <w:color w:val="000000"/>
          <w:sz w:val="24"/>
        </w:rPr>
        <w:t>(1), 013307. https://doi.org/10.1063/5.0127519</w:t>
      </w:r>
    </w:p>
    <w:p w14:paraId="43663A7E"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Liu, H., &amp; Zhang, Z. (2024). Development and trending of deep learning methods for wind power predictions. </w:t>
      </w:r>
      <w:r w:rsidRPr="00960A35">
        <w:rPr>
          <w:rFonts w:ascii="Calibri" w:hAnsi="Calibri" w:cs="Calibri"/>
          <w:i/>
          <w:iCs/>
          <w:color w:val="000000"/>
          <w:sz w:val="24"/>
        </w:rPr>
        <w:t>Artificial Intelligence Review</w:t>
      </w:r>
      <w:r w:rsidRPr="00960A35">
        <w:rPr>
          <w:rFonts w:ascii="Calibri" w:hAnsi="Calibri" w:cs="Calibri"/>
          <w:color w:val="000000"/>
          <w:sz w:val="24"/>
        </w:rPr>
        <w:t xml:space="preserve">, </w:t>
      </w:r>
      <w:r w:rsidRPr="00960A35">
        <w:rPr>
          <w:rFonts w:ascii="Calibri" w:hAnsi="Calibri" w:cs="Calibri"/>
          <w:i/>
          <w:iCs/>
          <w:color w:val="000000"/>
          <w:sz w:val="24"/>
        </w:rPr>
        <w:t>57</w:t>
      </w:r>
      <w:r w:rsidRPr="00960A35">
        <w:rPr>
          <w:rFonts w:ascii="Calibri" w:hAnsi="Calibri" w:cs="Calibri"/>
          <w:color w:val="000000"/>
          <w:sz w:val="24"/>
        </w:rPr>
        <w:t>(5), 112. https://doi.org/10.1007/s10462-024-10728-z</w:t>
      </w:r>
    </w:p>
    <w:p w14:paraId="43DECCDD"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Mahoney, W. P., Parks, K., Wiener, G., Liu, Y., Myers, W. L., Sun, J., et al. (2012). A </w:t>
      </w:r>
      <w:r w:rsidRPr="00960A35">
        <w:rPr>
          <w:rFonts w:ascii="Calibri" w:hAnsi="Calibri" w:cs="Calibri"/>
          <w:color w:val="000000"/>
          <w:sz w:val="24"/>
        </w:rPr>
        <w:lastRenderedPageBreak/>
        <w:t xml:space="preserve">Wind Power Forecasting System to Optimize Grid Integration. </w:t>
      </w:r>
      <w:r w:rsidRPr="00960A35">
        <w:rPr>
          <w:rFonts w:ascii="Calibri" w:hAnsi="Calibri" w:cs="Calibri"/>
          <w:i/>
          <w:iCs/>
          <w:color w:val="000000"/>
          <w:sz w:val="24"/>
        </w:rPr>
        <w:t>IEEE Transactions on Sustainable Energy</w:t>
      </w:r>
      <w:r w:rsidRPr="00960A35">
        <w:rPr>
          <w:rFonts w:ascii="Calibri" w:hAnsi="Calibri" w:cs="Calibri"/>
          <w:color w:val="000000"/>
          <w:sz w:val="24"/>
        </w:rPr>
        <w:t xml:space="preserve">, </w:t>
      </w:r>
      <w:r w:rsidRPr="00960A35">
        <w:rPr>
          <w:rFonts w:ascii="Calibri" w:hAnsi="Calibri" w:cs="Calibri"/>
          <w:i/>
          <w:iCs/>
          <w:color w:val="000000"/>
          <w:sz w:val="24"/>
        </w:rPr>
        <w:t>3</w:t>
      </w:r>
      <w:r w:rsidRPr="00960A35">
        <w:rPr>
          <w:rFonts w:ascii="Calibri" w:hAnsi="Calibri" w:cs="Calibri"/>
          <w:color w:val="000000"/>
          <w:sz w:val="24"/>
        </w:rPr>
        <w:t>(4), 670–682. https://doi.org/10.1109/TSTE.2012.2201758</w:t>
      </w:r>
    </w:p>
    <w:p w14:paraId="55661300"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Optis, M., &amp; Perr-Sauer, J. (2019). The importance of atmospheric turbulence and stability in machine-learning models of wind farm power production. </w:t>
      </w:r>
      <w:r w:rsidRPr="00960A35">
        <w:rPr>
          <w:rFonts w:ascii="Calibri" w:hAnsi="Calibri" w:cs="Calibri"/>
          <w:i/>
          <w:iCs/>
          <w:color w:val="000000"/>
          <w:sz w:val="24"/>
        </w:rPr>
        <w:t>Renewable and Sustainable Energy Reviews</w:t>
      </w:r>
      <w:r w:rsidRPr="00960A35">
        <w:rPr>
          <w:rFonts w:ascii="Calibri" w:hAnsi="Calibri" w:cs="Calibri"/>
          <w:color w:val="000000"/>
          <w:sz w:val="24"/>
        </w:rPr>
        <w:t xml:space="preserve">, </w:t>
      </w:r>
      <w:r w:rsidRPr="00960A35">
        <w:rPr>
          <w:rFonts w:ascii="Calibri" w:hAnsi="Calibri" w:cs="Calibri"/>
          <w:i/>
          <w:iCs/>
          <w:color w:val="000000"/>
          <w:sz w:val="24"/>
        </w:rPr>
        <w:t>112</w:t>
      </w:r>
      <w:r w:rsidRPr="00960A35">
        <w:rPr>
          <w:rFonts w:ascii="Calibri" w:hAnsi="Calibri" w:cs="Calibri"/>
          <w:color w:val="000000"/>
          <w:sz w:val="24"/>
        </w:rPr>
        <w:t>, 27–41. https://doi.org/10.1016/j.rser.2019.05.031</w:t>
      </w:r>
    </w:p>
    <w:p w14:paraId="47F3C33D"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Rubanenko, O., Miroshnyk, O., Shevchenko, S., Yanovych, V., Danylchenko, D., &amp; Rubanenko, O. (2020). Distribution of Wind Power Generation Dependently of Meteorological Factors. In </w:t>
      </w:r>
      <w:r w:rsidRPr="00960A35">
        <w:rPr>
          <w:rFonts w:ascii="Calibri" w:hAnsi="Calibri" w:cs="Calibri"/>
          <w:i/>
          <w:iCs/>
          <w:color w:val="000000"/>
          <w:sz w:val="24"/>
        </w:rPr>
        <w:t>2020 IEEE KhPI Week on Advanced Technology (KhPIWeek)</w:t>
      </w:r>
      <w:r w:rsidRPr="00960A35">
        <w:rPr>
          <w:rFonts w:ascii="Calibri" w:hAnsi="Calibri" w:cs="Calibri"/>
          <w:color w:val="000000"/>
          <w:sz w:val="24"/>
        </w:rPr>
        <w:t xml:space="preserve"> (pp. 472–477). Kharkiv, Ukraine: IEEE. https://doi.org/10.1109/KhPIWeek51551.2020.9250114</w:t>
      </w:r>
    </w:p>
    <w:p w14:paraId="6D95C5A3"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Sasser, C., Yu, M., &amp; Delgado, R. (2022). Improvement of wind power prediction from meteorological characterization with machine learning models. </w:t>
      </w:r>
      <w:r w:rsidRPr="00960A35">
        <w:rPr>
          <w:rFonts w:ascii="Calibri" w:hAnsi="Calibri" w:cs="Calibri"/>
          <w:i/>
          <w:iCs/>
          <w:color w:val="000000"/>
          <w:sz w:val="24"/>
        </w:rPr>
        <w:t>Renewable Energy</w:t>
      </w:r>
      <w:r w:rsidRPr="00960A35">
        <w:rPr>
          <w:rFonts w:ascii="Calibri" w:hAnsi="Calibri" w:cs="Calibri"/>
          <w:color w:val="000000"/>
          <w:sz w:val="24"/>
        </w:rPr>
        <w:t xml:space="preserve">, </w:t>
      </w:r>
      <w:r w:rsidRPr="00960A35">
        <w:rPr>
          <w:rFonts w:ascii="Calibri" w:hAnsi="Calibri" w:cs="Calibri"/>
          <w:i/>
          <w:iCs/>
          <w:color w:val="000000"/>
          <w:sz w:val="24"/>
        </w:rPr>
        <w:t>183</w:t>
      </w:r>
      <w:r w:rsidRPr="00960A35">
        <w:rPr>
          <w:rFonts w:ascii="Calibri" w:hAnsi="Calibri" w:cs="Calibri"/>
          <w:color w:val="000000"/>
          <w:sz w:val="24"/>
        </w:rPr>
        <w:t>, 491–501. https://doi.org/10.1016/j.renene.2021.10.034</w:t>
      </w:r>
    </w:p>
    <w:p w14:paraId="25CBED30"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Sebastiani, A., Angelou, N., &amp; Peña, A. (2024). Wind turbine power curve modelling under wake conditions using measurements from a spinner-mounted lidar. </w:t>
      </w:r>
      <w:r w:rsidRPr="00960A35">
        <w:rPr>
          <w:rFonts w:ascii="Calibri" w:hAnsi="Calibri" w:cs="Calibri"/>
          <w:i/>
          <w:iCs/>
          <w:color w:val="000000"/>
          <w:sz w:val="24"/>
        </w:rPr>
        <w:t>Applied Energy</w:t>
      </w:r>
      <w:r w:rsidRPr="00960A35">
        <w:rPr>
          <w:rFonts w:ascii="Calibri" w:hAnsi="Calibri" w:cs="Calibri"/>
          <w:color w:val="000000"/>
          <w:sz w:val="24"/>
        </w:rPr>
        <w:t xml:space="preserve">, </w:t>
      </w:r>
      <w:r w:rsidRPr="00960A35">
        <w:rPr>
          <w:rFonts w:ascii="Calibri" w:hAnsi="Calibri" w:cs="Calibri"/>
          <w:i/>
          <w:iCs/>
          <w:color w:val="000000"/>
          <w:sz w:val="24"/>
        </w:rPr>
        <w:t>364</w:t>
      </w:r>
      <w:r w:rsidRPr="00960A35">
        <w:rPr>
          <w:rFonts w:ascii="Calibri" w:hAnsi="Calibri" w:cs="Calibri"/>
          <w:color w:val="000000"/>
          <w:sz w:val="24"/>
        </w:rPr>
        <w:t>, 122985. https://doi.org/10.1016/j.apenergy.2024.122985</w:t>
      </w:r>
    </w:p>
    <w:p w14:paraId="1B56FE5E"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Turbines—Part, W. (2005). 12-1: Power Performance Measurements of Electricity Producing Wind Turbines. </w:t>
      </w:r>
      <w:r w:rsidRPr="00960A35">
        <w:rPr>
          <w:rFonts w:ascii="Calibri" w:hAnsi="Calibri" w:cs="Calibri"/>
          <w:i/>
          <w:iCs/>
          <w:color w:val="000000"/>
          <w:sz w:val="24"/>
        </w:rPr>
        <w:t>British Standard, IEC</w:t>
      </w:r>
      <w:r w:rsidRPr="00960A35">
        <w:rPr>
          <w:rFonts w:ascii="Calibri" w:hAnsi="Calibri" w:cs="Calibri"/>
          <w:color w:val="000000"/>
          <w:sz w:val="24"/>
        </w:rPr>
        <w:t>, 61400–12.</w:t>
      </w:r>
    </w:p>
    <w:p w14:paraId="73690AE7"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Verdone, A., Panella, M., De Santis, E., &amp; Rizzi, A. (2025). A review of solar and wind </w:t>
      </w:r>
      <w:r w:rsidRPr="00960A35">
        <w:rPr>
          <w:rFonts w:ascii="Calibri" w:hAnsi="Calibri" w:cs="Calibri"/>
          <w:color w:val="000000"/>
          <w:sz w:val="24"/>
        </w:rPr>
        <w:lastRenderedPageBreak/>
        <w:t xml:space="preserve">energy forecasting: from single-site to multi-site paradigm. </w:t>
      </w:r>
      <w:r w:rsidRPr="00960A35">
        <w:rPr>
          <w:rFonts w:ascii="Calibri" w:hAnsi="Calibri" w:cs="Calibri"/>
          <w:i/>
          <w:iCs/>
          <w:color w:val="000000"/>
          <w:sz w:val="24"/>
        </w:rPr>
        <w:t>Applied Energy</w:t>
      </w:r>
      <w:r w:rsidRPr="00960A35">
        <w:rPr>
          <w:rFonts w:ascii="Calibri" w:hAnsi="Calibri" w:cs="Calibri"/>
          <w:color w:val="000000"/>
          <w:sz w:val="24"/>
        </w:rPr>
        <w:t xml:space="preserve">, </w:t>
      </w:r>
      <w:r w:rsidRPr="00960A35">
        <w:rPr>
          <w:rFonts w:ascii="Calibri" w:hAnsi="Calibri" w:cs="Calibri"/>
          <w:i/>
          <w:iCs/>
          <w:color w:val="000000"/>
          <w:sz w:val="24"/>
        </w:rPr>
        <w:t>392</w:t>
      </w:r>
      <w:r w:rsidRPr="00960A35">
        <w:rPr>
          <w:rFonts w:ascii="Calibri" w:hAnsi="Calibri" w:cs="Calibri"/>
          <w:color w:val="000000"/>
          <w:sz w:val="24"/>
        </w:rPr>
        <w:t>, 126016. https://doi.org/10.1016/j.apenergy.2025.126016</w:t>
      </w:r>
    </w:p>
    <w:p w14:paraId="1FD426F2"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Wagner, R., Antoniou, I., Pedersen, S. M., Courtney, M. S., &amp; Jørgensen, H. E. (2009). The influence of the wind speed profile on wind turbine performance measurements. </w:t>
      </w:r>
      <w:r w:rsidRPr="00960A35">
        <w:rPr>
          <w:rFonts w:ascii="Calibri" w:hAnsi="Calibri" w:cs="Calibri"/>
          <w:i/>
          <w:iCs/>
          <w:color w:val="000000"/>
          <w:sz w:val="24"/>
        </w:rPr>
        <w:t>Wind Energy</w:t>
      </w:r>
      <w:r w:rsidRPr="00960A35">
        <w:rPr>
          <w:rFonts w:ascii="Calibri" w:hAnsi="Calibri" w:cs="Calibri"/>
          <w:color w:val="000000"/>
          <w:sz w:val="24"/>
        </w:rPr>
        <w:t xml:space="preserve">, </w:t>
      </w:r>
      <w:r w:rsidRPr="00960A35">
        <w:rPr>
          <w:rFonts w:ascii="Calibri" w:hAnsi="Calibri" w:cs="Calibri"/>
          <w:i/>
          <w:iCs/>
          <w:color w:val="000000"/>
          <w:sz w:val="24"/>
        </w:rPr>
        <w:t>12</w:t>
      </w:r>
      <w:r w:rsidRPr="00960A35">
        <w:rPr>
          <w:rFonts w:ascii="Calibri" w:hAnsi="Calibri" w:cs="Calibri"/>
          <w:color w:val="000000"/>
          <w:sz w:val="24"/>
        </w:rPr>
        <w:t>(4), 348–362. https://doi.org/10.1002/we.297</w:t>
      </w:r>
    </w:p>
    <w:p w14:paraId="28E6E277"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Wharton, S., &amp; Lundquist, J. K. (2012). Atmospheric stability affects wind turbine power collection. </w:t>
      </w:r>
      <w:r w:rsidRPr="00960A35">
        <w:rPr>
          <w:rFonts w:ascii="Calibri" w:hAnsi="Calibri" w:cs="Calibri"/>
          <w:i/>
          <w:iCs/>
          <w:color w:val="000000"/>
          <w:sz w:val="24"/>
        </w:rPr>
        <w:t>Environmental Research Letters</w:t>
      </w:r>
      <w:r w:rsidRPr="00960A35">
        <w:rPr>
          <w:rFonts w:ascii="Calibri" w:hAnsi="Calibri" w:cs="Calibri"/>
          <w:color w:val="000000"/>
          <w:sz w:val="24"/>
        </w:rPr>
        <w:t xml:space="preserve">, </w:t>
      </w:r>
      <w:r w:rsidRPr="00960A35">
        <w:rPr>
          <w:rFonts w:ascii="Calibri" w:hAnsi="Calibri" w:cs="Calibri"/>
          <w:i/>
          <w:iCs/>
          <w:color w:val="000000"/>
          <w:sz w:val="24"/>
        </w:rPr>
        <w:t>7</w:t>
      </w:r>
      <w:r w:rsidRPr="00960A35">
        <w:rPr>
          <w:rFonts w:ascii="Calibri" w:hAnsi="Calibri" w:cs="Calibri"/>
          <w:color w:val="000000"/>
          <w:sz w:val="24"/>
        </w:rPr>
        <w:t>(1), 014005. https://doi.org/10.1088/1748-9326/7/1/014005</w:t>
      </w:r>
    </w:p>
    <w:p w14:paraId="3C8AACD2"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Ye, L., Zhao, Y., Zeng, C., &amp; Zhang, C. (2017). Short-term wind power prediction based on spatial model. </w:t>
      </w:r>
      <w:r w:rsidRPr="00960A35">
        <w:rPr>
          <w:rFonts w:ascii="Calibri" w:hAnsi="Calibri" w:cs="Calibri"/>
          <w:i/>
          <w:iCs/>
          <w:color w:val="000000"/>
          <w:sz w:val="24"/>
        </w:rPr>
        <w:t>Renewable Energy</w:t>
      </w:r>
      <w:r w:rsidRPr="00960A35">
        <w:rPr>
          <w:rFonts w:ascii="Calibri" w:hAnsi="Calibri" w:cs="Calibri"/>
          <w:color w:val="000000"/>
          <w:sz w:val="24"/>
        </w:rPr>
        <w:t xml:space="preserve">, </w:t>
      </w:r>
      <w:r w:rsidRPr="00960A35">
        <w:rPr>
          <w:rFonts w:ascii="Calibri" w:hAnsi="Calibri" w:cs="Calibri"/>
          <w:i/>
          <w:iCs/>
          <w:color w:val="000000"/>
          <w:sz w:val="24"/>
        </w:rPr>
        <w:t>101</w:t>
      </w:r>
      <w:r w:rsidRPr="00960A35">
        <w:rPr>
          <w:rFonts w:ascii="Calibri" w:hAnsi="Calibri" w:cs="Calibri"/>
          <w:color w:val="000000"/>
          <w:sz w:val="24"/>
        </w:rPr>
        <w:t>, 1067–1074. https://doi.org/10.1016/j.renene.2016.09.069</w:t>
      </w:r>
    </w:p>
    <w:p w14:paraId="2F14D9F8"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Zhang, Z., Lin, L., Gao, S., Wang, J., Zhao, H., &amp; Yu, H. (2025). A machine learning model for hub-height short-term wind speed prediction. </w:t>
      </w:r>
      <w:r w:rsidRPr="00960A35">
        <w:rPr>
          <w:rFonts w:ascii="Calibri" w:hAnsi="Calibri" w:cs="Calibri"/>
          <w:i/>
          <w:iCs/>
          <w:color w:val="000000"/>
          <w:sz w:val="24"/>
        </w:rPr>
        <w:t>Nature Communications</w:t>
      </w:r>
      <w:r w:rsidRPr="00960A35">
        <w:rPr>
          <w:rFonts w:ascii="Calibri" w:hAnsi="Calibri" w:cs="Calibri"/>
          <w:color w:val="000000"/>
          <w:sz w:val="24"/>
        </w:rPr>
        <w:t xml:space="preserve">, </w:t>
      </w:r>
      <w:r w:rsidRPr="00960A35">
        <w:rPr>
          <w:rFonts w:ascii="Calibri" w:hAnsi="Calibri" w:cs="Calibri"/>
          <w:i/>
          <w:iCs/>
          <w:color w:val="000000"/>
          <w:sz w:val="24"/>
        </w:rPr>
        <w:t>16</w:t>
      </w:r>
      <w:r w:rsidRPr="00960A35">
        <w:rPr>
          <w:rFonts w:ascii="Calibri" w:hAnsi="Calibri" w:cs="Calibri"/>
          <w:color w:val="000000"/>
          <w:sz w:val="24"/>
        </w:rPr>
        <w:t>(1), 3195. https://doi.org/10.1038/s41467-025-58456-4</w:t>
      </w:r>
    </w:p>
    <w:p w14:paraId="5BF6DE4F" w14:textId="4DFAC53A" w:rsidR="00EC1864" w:rsidRDefault="00EC1864" w:rsidP="00960A35">
      <w:pPr>
        <w:pStyle w:val="af4"/>
        <w:rPr>
          <w:rFonts w:ascii="Calibri" w:eastAsia="宋体" w:hAnsi="Calibri" w:cs="Calibri"/>
          <w:color w:val="000000"/>
          <w:kern w:val="0"/>
          <w:sz w:val="24"/>
          <w14:ligatures w14:val="none"/>
        </w:rPr>
      </w:pPr>
      <w:r>
        <w:rPr>
          <w:rFonts w:ascii="Calibri" w:eastAsia="宋体" w:hAnsi="Calibri" w:cs="Calibri"/>
          <w:color w:val="000000"/>
          <w:kern w:val="0"/>
          <w:sz w:val="24"/>
          <w14:ligatures w14:val="none"/>
        </w:rPr>
        <w:fldChar w:fldCharType="end"/>
      </w:r>
      <w:bookmarkEnd w:id="1"/>
      <w:bookmarkEnd w:id="2"/>
    </w:p>
    <w:sectPr w:rsidR="00EC1864" w:rsidSect="00DF62CA">
      <w:footerReference w:type="even" r:id="rId12"/>
      <w:footerReference w:type="default" r:id="rId13"/>
      <w:pgSz w:w="11906" w:h="16838"/>
      <w:pgMar w:top="1440" w:right="1800" w:bottom="1440" w:left="1800" w:header="851" w:footer="992" w:gutter="0"/>
      <w:lnNumType w:countBy="1" w:restart="continuous"/>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xiaxin" w:date="2025-12-01T10:20:00Z" w:initials="x">
    <w:p w14:paraId="7B65EFCC" w14:textId="5722734B" w:rsidR="00DD5CAB" w:rsidRDefault="00DD5CAB">
      <w:pPr>
        <w:pStyle w:val="af7"/>
        <w:rPr>
          <w:rFonts w:hint="eastAsia"/>
        </w:rPr>
      </w:pPr>
      <w:r>
        <w:rPr>
          <w:rStyle w:val="af6"/>
        </w:rPr>
        <w:annotationRef/>
      </w:r>
      <w:r>
        <w:rPr>
          <w:rFonts w:hint="eastAsia"/>
        </w:rPr>
        <w:t>我认为原来这个题目更清晰</w:t>
      </w:r>
    </w:p>
  </w:comment>
  <w:comment w:id="4" w:author="Supeng Zhang" w:date="2025-12-01T13:46:00Z" w:initials="SZ">
    <w:p w14:paraId="3506CCBB" w14:textId="77777777" w:rsidR="002A6D62" w:rsidRDefault="002A6D62" w:rsidP="002A6D62">
      <w:pPr>
        <w:pStyle w:val="af7"/>
      </w:pPr>
      <w:r>
        <w:rPr>
          <w:rStyle w:val="af6"/>
          <w:rFonts w:hint="eastAsia"/>
        </w:rPr>
        <w:annotationRef/>
      </w:r>
      <w:r>
        <w:rPr>
          <w:rFonts w:hint="eastAsia"/>
        </w:rPr>
        <w:t>建议在后面加几个单次把这种做法的作用凸显出来</w:t>
      </w:r>
    </w:p>
  </w:comment>
  <w:comment w:id="6" w:author="Supeng Zhang" w:date="2025-12-01T13:48:00Z" w:initials="SZ">
    <w:p w14:paraId="5F06C184" w14:textId="77777777" w:rsidR="00180B5A" w:rsidRDefault="00180B5A" w:rsidP="00180B5A">
      <w:pPr>
        <w:pStyle w:val="af7"/>
      </w:pPr>
      <w:r>
        <w:rPr>
          <w:rStyle w:val="af6"/>
          <w:rFonts w:hint="eastAsia"/>
        </w:rPr>
        <w:annotationRef/>
      </w:r>
      <w:r>
        <w:rPr>
          <w:rFonts w:hint="eastAsia"/>
        </w:rPr>
        <w:t>检查一下这几篇文献是否可以合并</w:t>
      </w:r>
    </w:p>
  </w:comment>
  <w:comment w:id="16" w:author="Supeng Zhang" w:date="2025-11-30T23:51:00Z" w:initials="SZ">
    <w:p w14:paraId="62F8C7DC" w14:textId="77777777" w:rsidR="00D01A98" w:rsidRDefault="00D01A98" w:rsidP="00D01A98">
      <w:pPr>
        <w:pStyle w:val="af7"/>
        <w:rPr>
          <w:rFonts w:hint="eastAsia"/>
        </w:rPr>
      </w:pPr>
      <w:r>
        <w:rPr>
          <w:rStyle w:val="af6"/>
          <w:rFonts w:hint="eastAsia"/>
        </w:rPr>
        <w:annotationRef/>
      </w:r>
      <w:r>
        <w:rPr>
          <w:rFonts w:hint="eastAsia"/>
        </w:rPr>
        <w:t>整个风电场尺度的研究，是不是应该放到下一段去？</w:t>
      </w:r>
    </w:p>
  </w:comment>
  <w:comment w:id="17" w:author="xiaxin" w:date="2025-12-01T10:01:00Z" w:initials="x">
    <w:p w14:paraId="2B28499B" w14:textId="0D94273E" w:rsidR="00CF3433" w:rsidRDefault="00CF3433">
      <w:pPr>
        <w:pStyle w:val="af7"/>
        <w:rPr>
          <w:rFonts w:hint="eastAsia"/>
        </w:rPr>
      </w:pPr>
      <w:r>
        <w:rPr>
          <w:rStyle w:val="af6"/>
        </w:rPr>
        <w:annotationRef/>
      </w:r>
      <w:r>
        <w:rPr>
          <w:rFonts w:hint="eastAsia"/>
        </w:rPr>
        <w:t>这个是为了引出下一段的风电场的相似研究。</w:t>
      </w:r>
    </w:p>
  </w:comment>
  <w:comment w:id="18" w:author="Supeng Zhang" w:date="2025-12-01T13:57:00Z" w:initials="SZ">
    <w:p w14:paraId="4D7268F5" w14:textId="77777777" w:rsidR="00903CBD" w:rsidRDefault="00903CBD" w:rsidP="00903CBD">
      <w:pPr>
        <w:pStyle w:val="af7"/>
      </w:pPr>
      <w:r>
        <w:rPr>
          <w:rStyle w:val="af6"/>
          <w:rFonts w:hint="eastAsia"/>
        </w:rPr>
        <w:annotationRef/>
      </w:r>
      <w:r>
        <w:rPr>
          <w:rFonts w:hint="eastAsia"/>
        </w:rPr>
        <w:t>不用在这里引出，把讲风电场尺度的研究的都放到下一段，引出风电场尺度的研究的话也放到下一段开头，这样使每一段的核心都明确。当然如果说这一段是在讲不同高度的风速，下一段主要讲的是尾流和flow-regiem，那么可以在这一段里面既说单风机又说风电场尺度的事情。</w:t>
      </w:r>
    </w:p>
  </w:comment>
  <w:comment w:id="23" w:author="xiaxin" w:date="2025-12-01T10:04:00Z" w:initials="x">
    <w:p w14:paraId="2B445890" w14:textId="7F69002F" w:rsidR="0077604A" w:rsidRDefault="0077604A">
      <w:pPr>
        <w:pStyle w:val="af7"/>
        <w:rPr>
          <w:rFonts w:hint="eastAsia"/>
        </w:rPr>
      </w:pPr>
      <w:r>
        <w:rPr>
          <w:rStyle w:val="af6"/>
        </w:rPr>
        <w:annotationRef/>
      </w:r>
      <w:r>
        <w:rPr>
          <w:rFonts w:hint="eastAsia"/>
        </w:rPr>
        <w:t>这句话也是举例，而不是上一句话的结果，感觉不能用</w:t>
      </w:r>
      <w:r>
        <w:t>as a result</w:t>
      </w:r>
    </w:p>
  </w:comment>
  <w:comment w:id="24" w:author="Supeng Zhang" w:date="2025-12-01T14:02:00Z" w:initials="SZ">
    <w:p w14:paraId="341851A3" w14:textId="77777777" w:rsidR="00776C83" w:rsidRDefault="00776C83" w:rsidP="00776C83">
      <w:pPr>
        <w:pStyle w:val="af7"/>
      </w:pPr>
      <w:r>
        <w:rPr>
          <w:rStyle w:val="af6"/>
          <w:rFonts w:hint="eastAsia"/>
        </w:rPr>
        <w:annotationRef/>
      </w:r>
      <w:r>
        <w:rPr>
          <w:rFonts w:hint="eastAsia"/>
        </w:rPr>
        <w:t>既然这样，那我建议把它放到总结性语句的前面。</w:t>
      </w:r>
    </w:p>
  </w:comment>
  <w:comment w:id="33" w:author="Supeng Zhang" w:date="2025-12-01T00:04:00Z" w:initials="SZ">
    <w:p w14:paraId="3C07DBBA" w14:textId="77777777" w:rsidR="00254221" w:rsidRDefault="00254221" w:rsidP="00254221">
      <w:pPr>
        <w:pStyle w:val="af7"/>
        <w:rPr>
          <w:rFonts w:hint="eastAsia"/>
        </w:rPr>
      </w:pPr>
      <w:r>
        <w:rPr>
          <w:rStyle w:val="af6"/>
          <w:rFonts w:hint="eastAsia"/>
        </w:rPr>
        <w:annotationRef/>
      </w:r>
      <w:r>
        <w:rPr>
          <w:rFonts w:hint="eastAsia"/>
        </w:rPr>
        <w:t>这还是一个典型的中式表达</w:t>
      </w:r>
    </w:p>
  </w:comment>
  <w:comment w:id="34" w:author="xiaxin" w:date="2025-12-01T10:08:00Z" w:initials="x">
    <w:p w14:paraId="11D1218F" w14:textId="230CF904" w:rsidR="0077604A" w:rsidRDefault="0077604A">
      <w:pPr>
        <w:pStyle w:val="af7"/>
        <w:rPr>
          <w:rFonts w:hint="eastAsia"/>
        </w:rPr>
      </w:pPr>
      <w:r>
        <w:rPr>
          <w:rStyle w:val="af6"/>
        </w:rPr>
        <w:annotationRef/>
      </w:r>
      <w:r>
        <w:rPr>
          <w:rFonts w:hint="eastAsia"/>
        </w:rPr>
        <w:t>那这个咋改？</w:t>
      </w:r>
    </w:p>
  </w:comment>
  <w:comment w:id="35" w:author="Supeng Zhang" w:date="2025-12-01T14:06:00Z" w:initials="SZ">
    <w:p w14:paraId="69DC2953" w14:textId="77777777" w:rsidR="0074449D" w:rsidRDefault="0074449D" w:rsidP="0074449D">
      <w:pPr>
        <w:pStyle w:val="af7"/>
      </w:pPr>
      <w:r>
        <w:rPr>
          <w:rStyle w:val="af6"/>
          <w:rFonts w:hint="eastAsia"/>
        </w:rPr>
        <w:annotationRef/>
      </w:r>
      <w:r>
        <w:rPr>
          <w:rFonts w:hint="eastAsia"/>
        </w:rPr>
        <w:t>看看我改的</w:t>
      </w:r>
    </w:p>
  </w:comment>
  <w:comment w:id="38" w:author="Supeng Zhang" w:date="2025-12-01T00:12:00Z" w:initials="SZ">
    <w:p w14:paraId="3411DD33" w14:textId="576C72CA" w:rsidR="00AD4A8B" w:rsidRDefault="00AD4A8B" w:rsidP="00AD4A8B">
      <w:pPr>
        <w:pStyle w:val="af7"/>
        <w:rPr>
          <w:rFonts w:hint="eastAsia"/>
        </w:rPr>
      </w:pPr>
      <w:r>
        <w:rPr>
          <w:rStyle w:val="af6"/>
          <w:rFonts w:hint="eastAsia"/>
        </w:rPr>
        <w:annotationRef/>
      </w:r>
      <w:r>
        <w:rPr>
          <w:rFonts w:hint="eastAsia"/>
        </w:rPr>
        <w:t>这一段很好，但是太长了，可以考虑精简文字，然后整合进上一段里。毕竟都是wind farm尺度的研究</w:t>
      </w:r>
    </w:p>
  </w:comment>
  <w:comment w:id="39" w:author="xiaxin" w:date="2025-12-01T10:09:00Z" w:initials="x">
    <w:p w14:paraId="2C6FD7D7" w14:textId="7D167AD8" w:rsidR="0077604A" w:rsidRDefault="0077604A">
      <w:pPr>
        <w:pStyle w:val="af7"/>
        <w:rPr>
          <w:rFonts w:hint="eastAsia"/>
        </w:rPr>
      </w:pPr>
      <w:r>
        <w:rPr>
          <w:rStyle w:val="af6"/>
        </w:rPr>
        <w:annotationRef/>
      </w:r>
      <w:r>
        <w:rPr>
          <w:rFonts w:hint="eastAsia"/>
        </w:rPr>
        <w:t>这段的目的是research motivation</w:t>
      </w:r>
    </w:p>
  </w:comment>
  <w:comment w:id="40" w:author="Supeng Zhang" w:date="2025-12-01T14:09:00Z" w:initials="SZ">
    <w:p w14:paraId="7931521C" w14:textId="77777777" w:rsidR="002633B3" w:rsidRDefault="002633B3" w:rsidP="002633B3">
      <w:pPr>
        <w:pStyle w:val="af7"/>
        <w:rPr>
          <w:rFonts w:hint="eastAsia"/>
        </w:rPr>
      </w:pPr>
      <w:r>
        <w:rPr>
          <w:rStyle w:val="af6"/>
          <w:rFonts w:hint="eastAsia"/>
        </w:rPr>
        <w:annotationRef/>
      </w:r>
      <w:r>
        <w:rPr>
          <w:rFonts w:hint="eastAsia"/>
        </w:rPr>
        <w:t>Research motivation应该放进最后一段的开头，只用一句话说清楚就行，就说你为了解决什么问题而开展了这项研究。</w:t>
      </w:r>
    </w:p>
    <w:p w14:paraId="2A55D6DC" w14:textId="77777777" w:rsidR="002633B3" w:rsidRDefault="002633B3" w:rsidP="002633B3">
      <w:pPr>
        <w:pStyle w:val="af7"/>
      </w:pPr>
      <w:r>
        <w:rPr>
          <w:rFonts w:hint="eastAsia"/>
        </w:rPr>
        <w:t>这一段建议还是按照文献综述处理，说清楚目前研究的缺陷然后整合进上一段。</w:t>
      </w:r>
    </w:p>
  </w:comment>
  <w:comment w:id="44" w:author="Supeng Zhang" w:date="2025-12-01T14:08:00Z" w:initials="SZ">
    <w:p w14:paraId="6F166818" w14:textId="3A607F59" w:rsidR="00291138" w:rsidRDefault="00291138" w:rsidP="00291138">
      <w:pPr>
        <w:pStyle w:val="af7"/>
      </w:pPr>
      <w:r>
        <w:rPr>
          <w:rStyle w:val="af6"/>
          <w:rFonts w:hint="eastAsia"/>
        </w:rPr>
        <w:annotationRef/>
      </w:r>
      <w:r>
        <w:rPr>
          <w:rFonts w:hint="eastAsia"/>
        </w:rPr>
        <w:t>什么东西的10m相关性？这句话感觉没有说完</w:t>
      </w:r>
    </w:p>
  </w:comment>
  <w:comment w:id="47" w:author="Supeng Zhang" w:date="2025-12-01T00:18:00Z" w:initials="SZ">
    <w:p w14:paraId="66025094" w14:textId="77777777" w:rsidR="00DD7DB6" w:rsidRDefault="00DD7DB6" w:rsidP="00DD7DB6">
      <w:pPr>
        <w:pStyle w:val="af7"/>
        <w:rPr>
          <w:rFonts w:hint="eastAsia"/>
        </w:rPr>
      </w:pPr>
      <w:r>
        <w:rPr>
          <w:rStyle w:val="af6"/>
          <w:rFonts w:hint="eastAsia"/>
        </w:rPr>
        <w:annotationRef/>
      </w:r>
      <w:r>
        <w:rPr>
          <w:rFonts w:hint="eastAsia"/>
        </w:rPr>
        <w:t>Redundant information because you have stated it  previously.</w:t>
      </w:r>
    </w:p>
  </w:comment>
  <w:comment w:id="41" w:author="Supeng Zhang" w:date="2025-12-01T14:13:00Z" w:initials="SZ">
    <w:p w14:paraId="47BC5C38" w14:textId="77777777" w:rsidR="002633B3" w:rsidRDefault="002633B3" w:rsidP="002633B3">
      <w:pPr>
        <w:pStyle w:val="af7"/>
        <w:rPr>
          <w:rFonts w:hint="eastAsia"/>
        </w:rPr>
      </w:pPr>
      <w:r>
        <w:rPr>
          <w:rStyle w:val="af6"/>
          <w:rFonts w:hint="eastAsia"/>
        </w:rPr>
        <w:annotationRef/>
      </w:r>
      <w:r>
        <w:rPr>
          <w:rFonts w:hint="eastAsia"/>
        </w:rPr>
        <w:t>这些是对前面的研究缺陷的总结吧？</w:t>
      </w:r>
    </w:p>
    <w:p w14:paraId="793DE4E4" w14:textId="77777777" w:rsidR="002633B3" w:rsidRDefault="002633B3" w:rsidP="002633B3">
      <w:pPr>
        <w:pStyle w:val="af7"/>
      </w:pPr>
      <w:r>
        <w:rPr>
          <w:rFonts w:hint="eastAsia"/>
        </w:rPr>
        <w:t>我建议不要单独写这么长一段，在前面每一个相应的文献综述介绍完之后的最后一句话里面说一下相关研究的缺陷是什么就行。</w:t>
      </w:r>
    </w:p>
  </w:comment>
  <w:comment w:id="50" w:author="Supeng Zhang" w:date="2025-12-01T00:20:00Z" w:initials="SZ">
    <w:p w14:paraId="27128D97" w14:textId="1E6B2EC9" w:rsidR="00457F12" w:rsidRDefault="00457F12" w:rsidP="00457F12">
      <w:pPr>
        <w:pStyle w:val="af7"/>
        <w:rPr>
          <w:rFonts w:hint="eastAsia"/>
        </w:rPr>
      </w:pPr>
      <w:r>
        <w:rPr>
          <w:rStyle w:val="af6"/>
          <w:rFonts w:hint="eastAsia"/>
        </w:rPr>
        <w:annotationRef/>
      </w:r>
      <w:r>
        <w:rPr>
          <w:rFonts w:hint="eastAsia"/>
        </w:rPr>
        <w:t>Briefly state what the issues is. Using several words.</w:t>
      </w:r>
    </w:p>
  </w:comment>
  <w:comment w:id="51" w:author="Supeng Zhang" w:date="2025-12-01T14:15:00Z" w:initials="SZ">
    <w:p w14:paraId="4115B9AA" w14:textId="77777777" w:rsidR="009721D6" w:rsidRDefault="009721D6" w:rsidP="009721D6">
      <w:pPr>
        <w:pStyle w:val="af7"/>
      </w:pPr>
      <w:r>
        <w:rPr>
          <w:rStyle w:val="af6"/>
          <w:rFonts w:hint="eastAsia"/>
        </w:rPr>
        <w:annotationRef/>
      </w:r>
      <w:r>
        <w:rPr>
          <w:rFonts w:hint="eastAsia"/>
        </w:rPr>
        <w:t>这里应该写你的research motivation，这些issues需要解释一下，解决它们就是你的motivation</w:t>
      </w:r>
    </w:p>
  </w:comment>
  <w:comment w:id="52" w:author="Supeng Zhang" w:date="2025-12-01T14:15:00Z" w:initials="SZ">
    <w:p w14:paraId="144C5E66" w14:textId="77777777" w:rsidR="009721D6" w:rsidRDefault="009721D6" w:rsidP="009721D6">
      <w:pPr>
        <w:pStyle w:val="af7"/>
      </w:pPr>
      <w:r>
        <w:rPr>
          <w:rStyle w:val="af6"/>
          <w:rFonts w:hint="eastAsia"/>
        </w:rPr>
        <w:annotationRef/>
      </w:r>
      <w:r>
        <w:rPr>
          <w:rFonts w:hint="eastAsia"/>
        </w:rPr>
        <w:t>但是不要解释得太长了，一个从句，或者一句话就行</w:t>
      </w:r>
    </w:p>
  </w:comment>
  <w:comment w:id="65" w:author="Supeng Zhang" w:date="2025-12-01T14:27:00Z" w:initials="SZ">
    <w:p w14:paraId="0B5175D0" w14:textId="77777777" w:rsidR="00317EBF" w:rsidRDefault="0078633F" w:rsidP="00317EBF">
      <w:pPr>
        <w:pStyle w:val="af7"/>
      </w:pPr>
      <w:r>
        <w:rPr>
          <w:rStyle w:val="af6"/>
          <w:rFonts w:hint="eastAsia"/>
        </w:rPr>
        <w:annotationRef/>
      </w:r>
      <w:r w:rsidR="00317EBF">
        <w:rPr>
          <w:rFonts w:hint="eastAsia"/>
        </w:rPr>
        <w:t>尽量避免把研究的implication说得太肯定，可以说could 或者would provide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65EFCC" w15:done="0"/>
  <w15:commentEx w15:paraId="3506CCBB" w15:paraIdParent="7B65EFCC" w15:done="0"/>
  <w15:commentEx w15:paraId="5F06C184" w15:done="0"/>
  <w15:commentEx w15:paraId="62F8C7DC" w15:done="0"/>
  <w15:commentEx w15:paraId="2B28499B" w15:paraIdParent="62F8C7DC" w15:done="0"/>
  <w15:commentEx w15:paraId="4D7268F5" w15:paraIdParent="62F8C7DC" w15:done="0"/>
  <w15:commentEx w15:paraId="2B445890" w15:done="0"/>
  <w15:commentEx w15:paraId="341851A3" w15:paraIdParent="2B445890" w15:done="0"/>
  <w15:commentEx w15:paraId="3C07DBBA" w15:done="0"/>
  <w15:commentEx w15:paraId="11D1218F" w15:paraIdParent="3C07DBBA" w15:done="0"/>
  <w15:commentEx w15:paraId="69DC2953" w15:paraIdParent="3C07DBBA" w15:done="0"/>
  <w15:commentEx w15:paraId="3411DD33" w15:done="0"/>
  <w15:commentEx w15:paraId="2C6FD7D7" w15:paraIdParent="3411DD33" w15:done="0"/>
  <w15:commentEx w15:paraId="2A55D6DC" w15:paraIdParent="3411DD33" w15:done="0"/>
  <w15:commentEx w15:paraId="6F166818" w15:done="0"/>
  <w15:commentEx w15:paraId="66025094" w15:done="0"/>
  <w15:commentEx w15:paraId="793DE4E4" w15:done="0"/>
  <w15:commentEx w15:paraId="27128D97" w15:done="0"/>
  <w15:commentEx w15:paraId="4115B9AA" w15:paraIdParent="27128D97" w15:done="0"/>
  <w15:commentEx w15:paraId="144C5E66" w15:paraIdParent="27128D97" w15:done="0"/>
  <w15:commentEx w15:paraId="0B5175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DEC9DC" w16cex:dateUtc="2025-12-01T02:20:00Z"/>
  <w16cex:commentExtensible w16cex:durableId="40A37A6E" w16cex:dateUtc="2025-12-01T05:46:00Z"/>
  <w16cex:commentExtensible w16cex:durableId="306D6F00" w16cex:dateUtc="2025-12-01T05:48:00Z"/>
  <w16cex:commentExtensible w16cex:durableId="3BE3473C" w16cex:dateUtc="2025-11-30T15:51:00Z"/>
  <w16cex:commentExtensible w16cex:durableId="10F2B531" w16cex:dateUtc="2025-12-01T02:01:00Z"/>
  <w16cex:commentExtensible w16cex:durableId="55A3B95D" w16cex:dateUtc="2025-12-01T05:57:00Z"/>
  <w16cex:commentExtensible w16cex:durableId="57DDB4B2" w16cex:dateUtc="2025-12-01T02:04:00Z"/>
  <w16cex:commentExtensible w16cex:durableId="7964DB3B" w16cex:dateUtc="2025-12-01T06:02:00Z"/>
  <w16cex:commentExtensible w16cex:durableId="0C260EAA" w16cex:dateUtc="2025-11-30T16:04:00Z"/>
  <w16cex:commentExtensible w16cex:durableId="5E193157" w16cex:dateUtc="2025-12-01T02:08:00Z"/>
  <w16cex:commentExtensible w16cex:durableId="4233429D" w16cex:dateUtc="2025-12-01T06:06:00Z"/>
  <w16cex:commentExtensible w16cex:durableId="631B7BB1" w16cex:dateUtc="2025-11-30T16:12:00Z"/>
  <w16cex:commentExtensible w16cex:durableId="29D2B4C5" w16cex:dateUtc="2025-12-01T02:09:00Z"/>
  <w16cex:commentExtensible w16cex:durableId="4BD95BE7" w16cex:dateUtc="2025-12-01T06:09:00Z"/>
  <w16cex:commentExtensible w16cex:durableId="49DE3184" w16cex:dateUtc="2025-12-01T06:08:00Z"/>
  <w16cex:commentExtensible w16cex:durableId="41E2FBF8" w16cex:dateUtc="2025-11-30T16:18:00Z"/>
  <w16cex:commentExtensible w16cex:durableId="1BF69F09" w16cex:dateUtc="2025-12-01T06:13:00Z"/>
  <w16cex:commentExtensible w16cex:durableId="5A3782C4" w16cex:dateUtc="2025-11-30T16:20:00Z"/>
  <w16cex:commentExtensible w16cex:durableId="7B5495F2" w16cex:dateUtc="2025-12-01T06:15:00Z"/>
  <w16cex:commentExtensible w16cex:durableId="0F780D6D" w16cex:dateUtc="2025-12-01T06:15:00Z"/>
  <w16cex:commentExtensible w16cex:durableId="4A2C78CE" w16cex:dateUtc="2025-12-01T0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65EFCC" w16cid:durableId="0FDEC9DC"/>
  <w16cid:commentId w16cid:paraId="3506CCBB" w16cid:durableId="40A37A6E"/>
  <w16cid:commentId w16cid:paraId="5F06C184" w16cid:durableId="306D6F00"/>
  <w16cid:commentId w16cid:paraId="62F8C7DC" w16cid:durableId="3BE3473C"/>
  <w16cid:commentId w16cid:paraId="2B28499B" w16cid:durableId="10F2B531"/>
  <w16cid:commentId w16cid:paraId="4D7268F5" w16cid:durableId="55A3B95D"/>
  <w16cid:commentId w16cid:paraId="2B445890" w16cid:durableId="57DDB4B2"/>
  <w16cid:commentId w16cid:paraId="341851A3" w16cid:durableId="7964DB3B"/>
  <w16cid:commentId w16cid:paraId="3C07DBBA" w16cid:durableId="0C260EAA"/>
  <w16cid:commentId w16cid:paraId="11D1218F" w16cid:durableId="5E193157"/>
  <w16cid:commentId w16cid:paraId="69DC2953" w16cid:durableId="4233429D"/>
  <w16cid:commentId w16cid:paraId="3411DD33" w16cid:durableId="631B7BB1"/>
  <w16cid:commentId w16cid:paraId="2C6FD7D7" w16cid:durableId="29D2B4C5"/>
  <w16cid:commentId w16cid:paraId="2A55D6DC" w16cid:durableId="4BD95BE7"/>
  <w16cid:commentId w16cid:paraId="6F166818" w16cid:durableId="49DE3184"/>
  <w16cid:commentId w16cid:paraId="66025094" w16cid:durableId="41E2FBF8"/>
  <w16cid:commentId w16cid:paraId="793DE4E4" w16cid:durableId="1BF69F09"/>
  <w16cid:commentId w16cid:paraId="27128D97" w16cid:durableId="5A3782C4"/>
  <w16cid:commentId w16cid:paraId="4115B9AA" w16cid:durableId="7B5495F2"/>
  <w16cid:commentId w16cid:paraId="144C5E66" w16cid:durableId="0F780D6D"/>
  <w16cid:commentId w16cid:paraId="0B5175D0" w16cid:durableId="4A2C78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2EE50" w14:textId="77777777" w:rsidR="00DC002A" w:rsidRDefault="00DC002A" w:rsidP="007144ED">
      <w:pPr>
        <w:spacing w:after="0" w:line="240" w:lineRule="auto"/>
        <w:rPr>
          <w:rFonts w:hint="eastAsia"/>
        </w:rPr>
      </w:pPr>
      <w:r>
        <w:separator/>
      </w:r>
    </w:p>
  </w:endnote>
  <w:endnote w:type="continuationSeparator" w:id="0">
    <w:p w14:paraId="5FF2795F" w14:textId="77777777" w:rsidR="00DC002A" w:rsidRDefault="00DC002A" w:rsidP="007144E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579720682"/>
      <w:docPartObj>
        <w:docPartGallery w:val="Page Numbers (Bottom of Page)"/>
        <w:docPartUnique/>
      </w:docPartObj>
    </w:sdtPr>
    <w:sdtContent>
      <w:p w14:paraId="4BFBB8D7" w14:textId="77777777" w:rsidR="007144ED" w:rsidRDefault="007144ED" w:rsidP="0023561C">
        <w:pPr>
          <w:pStyle w:val="af1"/>
          <w:framePr w:wrap="none" w:vAnchor="text" w:hAnchor="margin" w:xAlign="center" w:y="1"/>
          <w:rPr>
            <w:rStyle w:val="af3"/>
            <w:rFonts w:hint="eastAsia"/>
          </w:rPr>
        </w:pPr>
        <w:r>
          <w:rPr>
            <w:rStyle w:val="af3"/>
          </w:rPr>
          <w:fldChar w:fldCharType="begin"/>
        </w:r>
        <w:r>
          <w:rPr>
            <w:rStyle w:val="af3"/>
          </w:rPr>
          <w:instrText xml:space="preserve"> PAGE </w:instrText>
        </w:r>
        <w:r>
          <w:rPr>
            <w:rStyle w:val="af3"/>
            <w:rFonts w:hint="eastAsia"/>
          </w:rPr>
          <w:fldChar w:fldCharType="separate"/>
        </w:r>
        <w:r>
          <w:rPr>
            <w:rStyle w:val="af3"/>
          </w:rPr>
          <w:fldChar w:fldCharType="end"/>
        </w:r>
      </w:p>
    </w:sdtContent>
  </w:sdt>
  <w:p w14:paraId="12EEE65A" w14:textId="77777777" w:rsidR="007144ED" w:rsidRDefault="007144ED">
    <w:pPr>
      <w:pStyle w:val="af1"/>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687147574"/>
      <w:docPartObj>
        <w:docPartGallery w:val="Page Numbers (Bottom of Page)"/>
        <w:docPartUnique/>
      </w:docPartObj>
    </w:sdtPr>
    <w:sdtContent>
      <w:p w14:paraId="2E7C0B22" w14:textId="77777777" w:rsidR="007144ED" w:rsidRDefault="007144ED" w:rsidP="0023561C">
        <w:pPr>
          <w:pStyle w:val="af1"/>
          <w:framePr w:wrap="none" w:vAnchor="text" w:hAnchor="margin" w:xAlign="center" w:y="1"/>
          <w:rPr>
            <w:rStyle w:val="af3"/>
            <w:rFonts w:hint="eastAsia"/>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67C3D3AB" w14:textId="77777777" w:rsidR="007144ED" w:rsidRDefault="007144ED">
    <w:pPr>
      <w:pStyle w:val="af1"/>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7267A" w14:textId="77777777" w:rsidR="00DC002A" w:rsidRDefault="00DC002A" w:rsidP="007144ED">
      <w:pPr>
        <w:spacing w:after="0" w:line="240" w:lineRule="auto"/>
        <w:rPr>
          <w:rFonts w:hint="eastAsia"/>
        </w:rPr>
      </w:pPr>
      <w:r>
        <w:separator/>
      </w:r>
    </w:p>
  </w:footnote>
  <w:footnote w:type="continuationSeparator" w:id="0">
    <w:p w14:paraId="31AC5707" w14:textId="77777777" w:rsidR="00DC002A" w:rsidRDefault="00DC002A" w:rsidP="007144E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63DFE"/>
    <w:multiLevelType w:val="multilevel"/>
    <w:tmpl w:val="F4D6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1116E"/>
    <w:multiLevelType w:val="multilevel"/>
    <w:tmpl w:val="C38C8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4D385B"/>
    <w:multiLevelType w:val="hybridMultilevel"/>
    <w:tmpl w:val="675252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6D3558F2"/>
    <w:multiLevelType w:val="multilevel"/>
    <w:tmpl w:val="142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666055">
    <w:abstractNumId w:val="1"/>
  </w:num>
  <w:num w:numId="2" w16cid:durableId="2104186948">
    <w:abstractNumId w:val="2"/>
  </w:num>
  <w:num w:numId="3" w16cid:durableId="162167136">
    <w:abstractNumId w:val="3"/>
  </w:num>
  <w:num w:numId="4" w16cid:durableId="211408547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xin">
    <w15:presenceInfo w15:providerId="None" w15:userId="xiaxin"/>
  </w15:person>
  <w15:person w15:author="Supeng Zhang">
    <w15:presenceInfo w15:providerId="None" w15:userId="Supeng 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proofState w:spelling="clean" w:grammar="clean"/>
  <w:trackRevisions/>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64E"/>
    <w:rsid w:val="00013028"/>
    <w:rsid w:val="000138EE"/>
    <w:rsid w:val="00015FCB"/>
    <w:rsid w:val="00026ABF"/>
    <w:rsid w:val="00027E3A"/>
    <w:rsid w:val="0003176D"/>
    <w:rsid w:val="00041D05"/>
    <w:rsid w:val="00042E0B"/>
    <w:rsid w:val="0006189D"/>
    <w:rsid w:val="00061A68"/>
    <w:rsid w:val="00061B9A"/>
    <w:rsid w:val="00062514"/>
    <w:rsid w:val="00091910"/>
    <w:rsid w:val="000A7979"/>
    <w:rsid w:val="000B04C1"/>
    <w:rsid w:val="000B1D17"/>
    <w:rsid w:val="000B5C40"/>
    <w:rsid w:val="000C14DC"/>
    <w:rsid w:val="000C2457"/>
    <w:rsid w:val="000E1414"/>
    <w:rsid w:val="000F03A7"/>
    <w:rsid w:val="00131A13"/>
    <w:rsid w:val="00137CC6"/>
    <w:rsid w:val="00141881"/>
    <w:rsid w:val="001466B0"/>
    <w:rsid w:val="00161C2C"/>
    <w:rsid w:val="0016658F"/>
    <w:rsid w:val="00167F30"/>
    <w:rsid w:val="00173643"/>
    <w:rsid w:val="00180B5A"/>
    <w:rsid w:val="0018194D"/>
    <w:rsid w:val="00191F33"/>
    <w:rsid w:val="001938B1"/>
    <w:rsid w:val="001948F6"/>
    <w:rsid w:val="00197B8F"/>
    <w:rsid w:val="001A160B"/>
    <w:rsid w:val="001A3EEA"/>
    <w:rsid w:val="001A5216"/>
    <w:rsid w:val="001B1B35"/>
    <w:rsid w:val="001B2DB1"/>
    <w:rsid w:val="001C4D4C"/>
    <w:rsid w:val="001D4C8D"/>
    <w:rsid w:val="001D61F8"/>
    <w:rsid w:val="001E6530"/>
    <w:rsid w:val="001F1B4A"/>
    <w:rsid w:val="001F3479"/>
    <w:rsid w:val="002013D5"/>
    <w:rsid w:val="00201916"/>
    <w:rsid w:val="00202400"/>
    <w:rsid w:val="00207993"/>
    <w:rsid w:val="002102C4"/>
    <w:rsid w:val="00211AD7"/>
    <w:rsid w:val="00216B7A"/>
    <w:rsid w:val="00217F0B"/>
    <w:rsid w:val="002267EB"/>
    <w:rsid w:val="00231F7C"/>
    <w:rsid w:val="00234729"/>
    <w:rsid w:val="00234767"/>
    <w:rsid w:val="00237E8A"/>
    <w:rsid w:val="0024501A"/>
    <w:rsid w:val="00254221"/>
    <w:rsid w:val="002633B3"/>
    <w:rsid w:val="0026407D"/>
    <w:rsid w:val="00267713"/>
    <w:rsid w:val="00271C64"/>
    <w:rsid w:val="0027516F"/>
    <w:rsid w:val="00276643"/>
    <w:rsid w:val="00280274"/>
    <w:rsid w:val="00280414"/>
    <w:rsid w:val="00291138"/>
    <w:rsid w:val="002925DE"/>
    <w:rsid w:val="00296C53"/>
    <w:rsid w:val="00296D3E"/>
    <w:rsid w:val="002A6D62"/>
    <w:rsid w:val="002B7705"/>
    <w:rsid w:val="002C443F"/>
    <w:rsid w:val="002D002E"/>
    <w:rsid w:val="002D356C"/>
    <w:rsid w:val="002E4720"/>
    <w:rsid w:val="002E7183"/>
    <w:rsid w:val="002F46B3"/>
    <w:rsid w:val="002F721D"/>
    <w:rsid w:val="00300A44"/>
    <w:rsid w:val="00311C0F"/>
    <w:rsid w:val="00311F01"/>
    <w:rsid w:val="00312D1E"/>
    <w:rsid w:val="00312DCB"/>
    <w:rsid w:val="00314C88"/>
    <w:rsid w:val="00316F83"/>
    <w:rsid w:val="00317EBF"/>
    <w:rsid w:val="00324F8B"/>
    <w:rsid w:val="00334699"/>
    <w:rsid w:val="00353B66"/>
    <w:rsid w:val="00357447"/>
    <w:rsid w:val="00360724"/>
    <w:rsid w:val="00360E8A"/>
    <w:rsid w:val="00373A14"/>
    <w:rsid w:val="003827D9"/>
    <w:rsid w:val="0038664E"/>
    <w:rsid w:val="00391FA4"/>
    <w:rsid w:val="00393710"/>
    <w:rsid w:val="00394449"/>
    <w:rsid w:val="003978C1"/>
    <w:rsid w:val="003B6D68"/>
    <w:rsid w:val="003C3BBD"/>
    <w:rsid w:val="003C6614"/>
    <w:rsid w:val="003C7458"/>
    <w:rsid w:val="003D25A2"/>
    <w:rsid w:val="003D5CAA"/>
    <w:rsid w:val="003E4261"/>
    <w:rsid w:val="003F5143"/>
    <w:rsid w:val="004005D9"/>
    <w:rsid w:val="00401647"/>
    <w:rsid w:val="004053DC"/>
    <w:rsid w:val="004074DC"/>
    <w:rsid w:val="004128A5"/>
    <w:rsid w:val="00413D21"/>
    <w:rsid w:val="00414955"/>
    <w:rsid w:val="00414F1D"/>
    <w:rsid w:val="004474AF"/>
    <w:rsid w:val="0045153D"/>
    <w:rsid w:val="0045486E"/>
    <w:rsid w:val="00455E8F"/>
    <w:rsid w:val="00456E4F"/>
    <w:rsid w:val="00457F12"/>
    <w:rsid w:val="00460D2C"/>
    <w:rsid w:val="00464511"/>
    <w:rsid w:val="00465803"/>
    <w:rsid w:val="0047082B"/>
    <w:rsid w:val="00481C42"/>
    <w:rsid w:val="00484DD5"/>
    <w:rsid w:val="004872BD"/>
    <w:rsid w:val="00494807"/>
    <w:rsid w:val="00494AA6"/>
    <w:rsid w:val="00497CE5"/>
    <w:rsid w:val="004B1E8D"/>
    <w:rsid w:val="004C0655"/>
    <w:rsid w:val="004C2EC3"/>
    <w:rsid w:val="004C727A"/>
    <w:rsid w:val="004D07ED"/>
    <w:rsid w:val="004D27B3"/>
    <w:rsid w:val="004D2C15"/>
    <w:rsid w:val="004D4E85"/>
    <w:rsid w:val="004E2D6A"/>
    <w:rsid w:val="004F237F"/>
    <w:rsid w:val="004F54CC"/>
    <w:rsid w:val="00504287"/>
    <w:rsid w:val="00506207"/>
    <w:rsid w:val="00506216"/>
    <w:rsid w:val="00523717"/>
    <w:rsid w:val="0052632F"/>
    <w:rsid w:val="005519F8"/>
    <w:rsid w:val="005547DB"/>
    <w:rsid w:val="005556C2"/>
    <w:rsid w:val="00557AD4"/>
    <w:rsid w:val="00561CD6"/>
    <w:rsid w:val="005675A6"/>
    <w:rsid w:val="00587EF3"/>
    <w:rsid w:val="00590D96"/>
    <w:rsid w:val="0059482B"/>
    <w:rsid w:val="005A0788"/>
    <w:rsid w:val="005A6592"/>
    <w:rsid w:val="005B0671"/>
    <w:rsid w:val="005B3BF3"/>
    <w:rsid w:val="005B4472"/>
    <w:rsid w:val="005C1D26"/>
    <w:rsid w:val="005C27DB"/>
    <w:rsid w:val="005C6146"/>
    <w:rsid w:val="005C6676"/>
    <w:rsid w:val="005D1DE4"/>
    <w:rsid w:val="005D5FC8"/>
    <w:rsid w:val="005E1018"/>
    <w:rsid w:val="005E11AE"/>
    <w:rsid w:val="005E1590"/>
    <w:rsid w:val="005E7115"/>
    <w:rsid w:val="005F024E"/>
    <w:rsid w:val="005F1559"/>
    <w:rsid w:val="005F1D4B"/>
    <w:rsid w:val="005F29C8"/>
    <w:rsid w:val="006040E9"/>
    <w:rsid w:val="006240F5"/>
    <w:rsid w:val="00624575"/>
    <w:rsid w:val="00630154"/>
    <w:rsid w:val="00637236"/>
    <w:rsid w:val="00644F6A"/>
    <w:rsid w:val="00661A31"/>
    <w:rsid w:val="00670753"/>
    <w:rsid w:val="00671094"/>
    <w:rsid w:val="0068000E"/>
    <w:rsid w:val="00684BAF"/>
    <w:rsid w:val="006923CE"/>
    <w:rsid w:val="00693D07"/>
    <w:rsid w:val="006A1ECD"/>
    <w:rsid w:val="006A1F5E"/>
    <w:rsid w:val="006A6089"/>
    <w:rsid w:val="006A7B7B"/>
    <w:rsid w:val="006B018D"/>
    <w:rsid w:val="006B3994"/>
    <w:rsid w:val="006B4576"/>
    <w:rsid w:val="006B6612"/>
    <w:rsid w:val="006C77C9"/>
    <w:rsid w:val="006D7847"/>
    <w:rsid w:val="006E3570"/>
    <w:rsid w:val="006E7CE8"/>
    <w:rsid w:val="00710F66"/>
    <w:rsid w:val="007144ED"/>
    <w:rsid w:val="00720ACE"/>
    <w:rsid w:val="00725EBE"/>
    <w:rsid w:val="007271F2"/>
    <w:rsid w:val="00731DBD"/>
    <w:rsid w:val="007375B1"/>
    <w:rsid w:val="00737D09"/>
    <w:rsid w:val="00741D7E"/>
    <w:rsid w:val="007423BF"/>
    <w:rsid w:val="0074449D"/>
    <w:rsid w:val="00747307"/>
    <w:rsid w:val="00747630"/>
    <w:rsid w:val="00751EA8"/>
    <w:rsid w:val="00752CC5"/>
    <w:rsid w:val="00753F8E"/>
    <w:rsid w:val="0075458A"/>
    <w:rsid w:val="007571CF"/>
    <w:rsid w:val="007608F0"/>
    <w:rsid w:val="0076512E"/>
    <w:rsid w:val="00770DAF"/>
    <w:rsid w:val="0077162F"/>
    <w:rsid w:val="0077604A"/>
    <w:rsid w:val="00776B57"/>
    <w:rsid w:val="00776C83"/>
    <w:rsid w:val="00777931"/>
    <w:rsid w:val="00782B98"/>
    <w:rsid w:val="007841B8"/>
    <w:rsid w:val="00784A04"/>
    <w:rsid w:val="0078633F"/>
    <w:rsid w:val="00793ED4"/>
    <w:rsid w:val="007948C0"/>
    <w:rsid w:val="007A1CC8"/>
    <w:rsid w:val="007A22E1"/>
    <w:rsid w:val="007A4C39"/>
    <w:rsid w:val="007B015B"/>
    <w:rsid w:val="007B5479"/>
    <w:rsid w:val="007D53EA"/>
    <w:rsid w:val="007D77AD"/>
    <w:rsid w:val="007E4906"/>
    <w:rsid w:val="007E6813"/>
    <w:rsid w:val="007E68DE"/>
    <w:rsid w:val="007E7590"/>
    <w:rsid w:val="007F610F"/>
    <w:rsid w:val="00804E7B"/>
    <w:rsid w:val="00805581"/>
    <w:rsid w:val="00827936"/>
    <w:rsid w:val="00831398"/>
    <w:rsid w:val="00835E9A"/>
    <w:rsid w:val="00837AA6"/>
    <w:rsid w:val="00837D1F"/>
    <w:rsid w:val="008408DA"/>
    <w:rsid w:val="008472B9"/>
    <w:rsid w:val="00856693"/>
    <w:rsid w:val="0086102C"/>
    <w:rsid w:val="008625DB"/>
    <w:rsid w:val="00864713"/>
    <w:rsid w:val="00864987"/>
    <w:rsid w:val="008725F4"/>
    <w:rsid w:val="00872B52"/>
    <w:rsid w:val="00872C24"/>
    <w:rsid w:val="00875072"/>
    <w:rsid w:val="00883857"/>
    <w:rsid w:val="00894ABC"/>
    <w:rsid w:val="0089718A"/>
    <w:rsid w:val="008A0A30"/>
    <w:rsid w:val="008A2E82"/>
    <w:rsid w:val="008A7294"/>
    <w:rsid w:val="008B1AE0"/>
    <w:rsid w:val="008B53B2"/>
    <w:rsid w:val="008B5D46"/>
    <w:rsid w:val="008C5B08"/>
    <w:rsid w:val="008C721C"/>
    <w:rsid w:val="008C7940"/>
    <w:rsid w:val="008D17BA"/>
    <w:rsid w:val="008D7EB9"/>
    <w:rsid w:val="008E3BEE"/>
    <w:rsid w:val="008E53F0"/>
    <w:rsid w:val="008F078F"/>
    <w:rsid w:val="008F41D1"/>
    <w:rsid w:val="008F4840"/>
    <w:rsid w:val="00903CBD"/>
    <w:rsid w:val="00904287"/>
    <w:rsid w:val="0090450E"/>
    <w:rsid w:val="00920844"/>
    <w:rsid w:val="00933F93"/>
    <w:rsid w:val="009347C5"/>
    <w:rsid w:val="00944A8F"/>
    <w:rsid w:val="009474F5"/>
    <w:rsid w:val="00951A0C"/>
    <w:rsid w:val="00952E75"/>
    <w:rsid w:val="00956B05"/>
    <w:rsid w:val="00960A35"/>
    <w:rsid w:val="00962508"/>
    <w:rsid w:val="00963061"/>
    <w:rsid w:val="009639FC"/>
    <w:rsid w:val="00964D19"/>
    <w:rsid w:val="00965EDD"/>
    <w:rsid w:val="00966ABF"/>
    <w:rsid w:val="009720F7"/>
    <w:rsid w:val="009721D6"/>
    <w:rsid w:val="00976362"/>
    <w:rsid w:val="009773D7"/>
    <w:rsid w:val="009A27C0"/>
    <w:rsid w:val="009A4D96"/>
    <w:rsid w:val="009B0331"/>
    <w:rsid w:val="009B05F1"/>
    <w:rsid w:val="009B1F11"/>
    <w:rsid w:val="009D0D98"/>
    <w:rsid w:val="009E1E35"/>
    <w:rsid w:val="009E2FA0"/>
    <w:rsid w:val="009E302F"/>
    <w:rsid w:val="009F3B97"/>
    <w:rsid w:val="009F68FE"/>
    <w:rsid w:val="00A03F0B"/>
    <w:rsid w:val="00A130D8"/>
    <w:rsid w:val="00A15D63"/>
    <w:rsid w:val="00A2440F"/>
    <w:rsid w:val="00A27232"/>
    <w:rsid w:val="00A30197"/>
    <w:rsid w:val="00A3480A"/>
    <w:rsid w:val="00A34BC3"/>
    <w:rsid w:val="00A43927"/>
    <w:rsid w:val="00A44840"/>
    <w:rsid w:val="00A46AD2"/>
    <w:rsid w:val="00A64427"/>
    <w:rsid w:val="00A64544"/>
    <w:rsid w:val="00A66547"/>
    <w:rsid w:val="00A743E1"/>
    <w:rsid w:val="00A83D32"/>
    <w:rsid w:val="00A8675D"/>
    <w:rsid w:val="00A90D9F"/>
    <w:rsid w:val="00A943FC"/>
    <w:rsid w:val="00A951CA"/>
    <w:rsid w:val="00AA35E6"/>
    <w:rsid w:val="00AA3CB4"/>
    <w:rsid w:val="00AA7D73"/>
    <w:rsid w:val="00AB5DCA"/>
    <w:rsid w:val="00AB6D95"/>
    <w:rsid w:val="00AC5681"/>
    <w:rsid w:val="00AC6665"/>
    <w:rsid w:val="00AD026C"/>
    <w:rsid w:val="00AD1AC0"/>
    <w:rsid w:val="00AD4A8B"/>
    <w:rsid w:val="00AE3516"/>
    <w:rsid w:val="00AE5D01"/>
    <w:rsid w:val="00AF218B"/>
    <w:rsid w:val="00AF453A"/>
    <w:rsid w:val="00B16E71"/>
    <w:rsid w:val="00B20D46"/>
    <w:rsid w:val="00B20EFC"/>
    <w:rsid w:val="00B256EC"/>
    <w:rsid w:val="00B36011"/>
    <w:rsid w:val="00B453D2"/>
    <w:rsid w:val="00B638D4"/>
    <w:rsid w:val="00B6558A"/>
    <w:rsid w:val="00B80E73"/>
    <w:rsid w:val="00B8410F"/>
    <w:rsid w:val="00B85209"/>
    <w:rsid w:val="00B9423F"/>
    <w:rsid w:val="00B94970"/>
    <w:rsid w:val="00BA39E5"/>
    <w:rsid w:val="00BA5308"/>
    <w:rsid w:val="00BB3BB0"/>
    <w:rsid w:val="00BB6E84"/>
    <w:rsid w:val="00BC3ED0"/>
    <w:rsid w:val="00BE403F"/>
    <w:rsid w:val="00BE7EB7"/>
    <w:rsid w:val="00C116B2"/>
    <w:rsid w:val="00C20216"/>
    <w:rsid w:val="00C214A3"/>
    <w:rsid w:val="00C268CD"/>
    <w:rsid w:val="00C32A44"/>
    <w:rsid w:val="00C41424"/>
    <w:rsid w:val="00C426AF"/>
    <w:rsid w:val="00C44004"/>
    <w:rsid w:val="00C47185"/>
    <w:rsid w:val="00C6642B"/>
    <w:rsid w:val="00C73287"/>
    <w:rsid w:val="00C75448"/>
    <w:rsid w:val="00C770D8"/>
    <w:rsid w:val="00C86899"/>
    <w:rsid w:val="00CA0126"/>
    <w:rsid w:val="00CA7275"/>
    <w:rsid w:val="00CB4D34"/>
    <w:rsid w:val="00CC3718"/>
    <w:rsid w:val="00CC6223"/>
    <w:rsid w:val="00CC784E"/>
    <w:rsid w:val="00CD01C7"/>
    <w:rsid w:val="00CD2737"/>
    <w:rsid w:val="00CE0F32"/>
    <w:rsid w:val="00CF3433"/>
    <w:rsid w:val="00CF5AF3"/>
    <w:rsid w:val="00D01A98"/>
    <w:rsid w:val="00D02340"/>
    <w:rsid w:val="00D25A88"/>
    <w:rsid w:val="00D26647"/>
    <w:rsid w:val="00D30FC9"/>
    <w:rsid w:val="00D36921"/>
    <w:rsid w:val="00D47F7E"/>
    <w:rsid w:val="00D54A86"/>
    <w:rsid w:val="00D558CB"/>
    <w:rsid w:val="00D568BA"/>
    <w:rsid w:val="00D64AEB"/>
    <w:rsid w:val="00D66B96"/>
    <w:rsid w:val="00D750BB"/>
    <w:rsid w:val="00D8212B"/>
    <w:rsid w:val="00D82982"/>
    <w:rsid w:val="00D8544A"/>
    <w:rsid w:val="00D856BF"/>
    <w:rsid w:val="00D85996"/>
    <w:rsid w:val="00D91BCE"/>
    <w:rsid w:val="00D94764"/>
    <w:rsid w:val="00DB0D6C"/>
    <w:rsid w:val="00DB509B"/>
    <w:rsid w:val="00DB5748"/>
    <w:rsid w:val="00DB60D3"/>
    <w:rsid w:val="00DB748A"/>
    <w:rsid w:val="00DC002A"/>
    <w:rsid w:val="00DC4E70"/>
    <w:rsid w:val="00DC7A4A"/>
    <w:rsid w:val="00DD5737"/>
    <w:rsid w:val="00DD5CAB"/>
    <w:rsid w:val="00DD7DB6"/>
    <w:rsid w:val="00DE1F37"/>
    <w:rsid w:val="00DE59B6"/>
    <w:rsid w:val="00DF62CA"/>
    <w:rsid w:val="00E009D6"/>
    <w:rsid w:val="00E02581"/>
    <w:rsid w:val="00E0450D"/>
    <w:rsid w:val="00E1116D"/>
    <w:rsid w:val="00E179CE"/>
    <w:rsid w:val="00E25927"/>
    <w:rsid w:val="00E30FB8"/>
    <w:rsid w:val="00E32CCA"/>
    <w:rsid w:val="00E34C04"/>
    <w:rsid w:val="00E4496B"/>
    <w:rsid w:val="00E5258C"/>
    <w:rsid w:val="00E658F8"/>
    <w:rsid w:val="00E7736F"/>
    <w:rsid w:val="00E85F46"/>
    <w:rsid w:val="00E93639"/>
    <w:rsid w:val="00EA5ED1"/>
    <w:rsid w:val="00EB7FBA"/>
    <w:rsid w:val="00EC1864"/>
    <w:rsid w:val="00EC533F"/>
    <w:rsid w:val="00EC6998"/>
    <w:rsid w:val="00ED3DB5"/>
    <w:rsid w:val="00EF1991"/>
    <w:rsid w:val="00EF37DF"/>
    <w:rsid w:val="00F00107"/>
    <w:rsid w:val="00F00A61"/>
    <w:rsid w:val="00F0412D"/>
    <w:rsid w:val="00F122D8"/>
    <w:rsid w:val="00F165DA"/>
    <w:rsid w:val="00F22794"/>
    <w:rsid w:val="00F228E1"/>
    <w:rsid w:val="00F24EC8"/>
    <w:rsid w:val="00F30429"/>
    <w:rsid w:val="00F30B53"/>
    <w:rsid w:val="00F31D5B"/>
    <w:rsid w:val="00F425DD"/>
    <w:rsid w:val="00F4427A"/>
    <w:rsid w:val="00F529D3"/>
    <w:rsid w:val="00F535EC"/>
    <w:rsid w:val="00F5556A"/>
    <w:rsid w:val="00F55A64"/>
    <w:rsid w:val="00F61B56"/>
    <w:rsid w:val="00F62294"/>
    <w:rsid w:val="00F64CBE"/>
    <w:rsid w:val="00F6572B"/>
    <w:rsid w:val="00F766B5"/>
    <w:rsid w:val="00F82213"/>
    <w:rsid w:val="00F82D77"/>
    <w:rsid w:val="00F844AA"/>
    <w:rsid w:val="00F95F0C"/>
    <w:rsid w:val="00FA43BD"/>
    <w:rsid w:val="00FA74E8"/>
    <w:rsid w:val="00FB090F"/>
    <w:rsid w:val="00FB7E68"/>
    <w:rsid w:val="00FC4CAC"/>
    <w:rsid w:val="00FD67A4"/>
    <w:rsid w:val="00FE52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75890B"/>
  <w15:chartTrackingRefBased/>
  <w15:docId w15:val="{9F8B29D2-CEFF-E144-B6C1-C0231DD16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1B4A"/>
    <w:pPr>
      <w:widowControl w:val="0"/>
    </w:pPr>
  </w:style>
  <w:style w:type="paragraph" w:styleId="1">
    <w:name w:val="heading 1"/>
    <w:basedOn w:val="a"/>
    <w:next w:val="a"/>
    <w:link w:val="10"/>
    <w:uiPriority w:val="9"/>
    <w:qFormat/>
    <w:rsid w:val="003866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866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866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66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66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66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66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66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866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66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866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866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664E"/>
    <w:rPr>
      <w:rFonts w:cstheme="majorBidi"/>
      <w:color w:val="0F4761" w:themeColor="accent1" w:themeShade="BF"/>
      <w:sz w:val="28"/>
      <w:szCs w:val="28"/>
    </w:rPr>
  </w:style>
  <w:style w:type="character" w:customStyle="1" w:styleId="50">
    <w:name w:val="标题 5 字符"/>
    <w:basedOn w:val="a0"/>
    <w:link w:val="5"/>
    <w:uiPriority w:val="9"/>
    <w:semiHidden/>
    <w:rsid w:val="0038664E"/>
    <w:rPr>
      <w:rFonts w:cstheme="majorBidi"/>
      <w:color w:val="0F4761" w:themeColor="accent1" w:themeShade="BF"/>
      <w:sz w:val="24"/>
    </w:rPr>
  </w:style>
  <w:style w:type="character" w:customStyle="1" w:styleId="60">
    <w:name w:val="标题 6 字符"/>
    <w:basedOn w:val="a0"/>
    <w:link w:val="6"/>
    <w:uiPriority w:val="9"/>
    <w:semiHidden/>
    <w:rsid w:val="0038664E"/>
    <w:rPr>
      <w:rFonts w:cstheme="majorBidi"/>
      <w:b/>
      <w:bCs/>
      <w:color w:val="0F4761" w:themeColor="accent1" w:themeShade="BF"/>
    </w:rPr>
  </w:style>
  <w:style w:type="character" w:customStyle="1" w:styleId="70">
    <w:name w:val="标题 7 字符"/>
    <w:basedOn w:val="a0"/>
    <w:link w:val="7"/>
    <w:uiPriority w:val="9"/>
    <w:semiHidden/>
    <w:rsid w:val="0038664E"/>
    <w:rPr>
      <w:rFonts w:cstheme="majorBidi"/>
      <w:b/>
      <w:bCs/>
      <w:color w:val="595959" w:themeColor="text1" w:themeTint="A6"/>
    </w:rPr>
  </w:style>
  <w:style w:type="character" w:customStyle="1" w:styleId="80">
    <w:name w:val="标题 8 字符"/>
    <w:basedOn w:val="a0"/>
    <w:link w:val="8"/>
    <w:uiPriority w:val="9"/>
    <w:semiHidden/>
    <w:rsid w:val="0038664E"/>
    <w:rPr>
      <w:rFonts w:cstheme="majorBidi"/>
      <w:color w:val="595959" w:themeColor="text1" w:themeTint="A6"/>
    </w:rPr>
  </w:style>
  <w:style w:type="character" w:customStyle="1" w:styleId="90">
    <w:name w:val="标题 9 字符"/>
    <w:basedOn w:val="a0"/>
    <w:link w:val="9"/>
    <w:uiPriority w:val="9"/>
    <w:semiHidden/>
    <w:rsid w:val="0038664E"/>
    <w:rPr>
      <w:rFonts w:eastAsiaTheme="majorEastAsia" w:cstheme="majorBidi"/>
      <w:color w:val="595959" w:themeColor="text1" w:themeTint="A6"/>
    </w:rPr>
  </w:style>
  <w:style w:type="paragraph" w:styleId="a3">
    <w:name w:val="Title"/>
    <w:basedOn w:val="a"/>
    <w:next w:val="a"/>
    <w:link w:val="a4"/>
    <w:uiPriority w:val="10"/>
    <w:qFormat/>
    <w:rsid w:val="003866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66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66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66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664E"/>
    <w:pPr>
      <w:spacing w:before="160"/>
      <w:jc w:val="center"/>
    </w:pPr>
    <w:rPr>
      <w:i/>
      <w:iCs/>
      <w:color w:val="404040" w:themeColor="text1" w:themeTint="BF"/>
    </w:rPr>
  </w:style>
  <w:style w:type="character" w:customStyle="1" w:styleId="a8">
    <w:name w:val="引用 字符"/>
    <w:basedOn w:val="a0"/>
    <w:link w:val="a7"/>
    <w:uiPriority w:val="29"/>
    <w:rsid w:val="0038664E"/>
    <w:rPr>
      <w:i/>
      <w:iCs/>
      <w:color w:val="404040" w:themeColor="text1" w:themeTint="BF"/>
    </w:rPr>
  </w:style>
  <w:style w:type="paragraph" w:styleId="a9">
    <w:name w:val="List Paragraph"/>
    <w:basedOn w:val="a"/>
    <w:uiPriority w:val="34"/>
    <w:qFormat/>
    <w:rsid w:val="0038664E"/>
    <w:pPr>
      <w:ind w:left="720"/>
      <w:contextualSpacing/>
    </w:pPr>
  </w:style>
  <w:style w:type="character" w:styleId="aa">
    <w:name w:val="Intense Emphasis"/>
    <w:basedOn w:val="a0"/>
    <w:uiPriority w:val="21"/>
    <w:qFormat/>
    <w:rsid w:val="0038664E"/>
    <w:rPr>
      <w:i/>
      <w:iCs/>
      <w:color w:val="0F4761" w:themeColor="accent1" w:themeShade="BF"/>
    </w:rPr>
  </w:style>
  <w:style w:type="paragraph" w:styleId="ab">
    <w:name w:val="Intense Quote"/>
    <w:basedOn w:val="a"/>
    <w:next w:val="a"/>
    <w:link w:val="ac"/>
    <w:uiPriority w:val="30"/>
    <w:qFormat/>
    <w:rsid w:val="00386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664E"/>
    <w:rPr>
      <w:i/>
      <w:iCs/>
      <w:color w:val="0F4761" w:themeColor="accent1" w:themeShade="BF"/>
    </w:rPr>
  </w:style>
  <w:style w:type="character" w:styleId="ad">
    <w:name w:val="Intense Reference"/>
    <w:basedOn w:val="a0"/>
    <w:uiPriority w:val="32"/>
    <w:qFormat/>
    <w:rsid w:val="0038664E"/>
    <w:rPr>
      <w:b/>
      <w:bCs/>
      <w:smallCaps/>
      <w:color w:val="0F4761" w:themeColor="accent1" w:themeShade="BF"/>
      <w:spacing w:val="5"/>
    </w:rPr>
  </w:style>
  <w:style w:type="paragraph" w:styleId="ae">
    <w:name w:val="Normal (Web)"/>
    <w:basedOn w:val="a"/>
    <w:uiPriority w:val="99"/>
    <w:semiHidden/>
    <w:unhideWhenUsed/>
    <w:rsid w:val="0038664E"/>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38664E"/>
    <w:rPr>
      <w:b/>
      <w:bCs/>
    </w:rPr>
  </w:style>
  <w:style w:type="character" w:customStyle="1" w:styleId="apple-converted-space">
    <w:name w:val="apple-converted-space"/>
    <w:basedOn w:val="a0"/>
    <w:rsid w:val="0038664E"/>
  </w:style>
  <w:style w:type="paragraph" w:styleId="HTML">
    <w:name w:val="HTML Preformatted"/>
    <w:basedOn w:val="a"/>
    <w:link w:val="HTML0"/>
    <w:uiPriority w:val="99"/>
    <w:semiHidden/>
    <w:unhideWhenUsed/>
    <w:rsid w:val="003866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38664E"/>
    <w:rPr>
      <w:rFonts w:ascii="宋体" w:eastAsia="宋体" w:hAnsi="宋体" w:cs="宋体"/>
      <w:kern w:val="0"/>
      <w:sz w:val="24"/>
      <w14:ligatures w14:val="none"/>
    </w:rPr>
  </w:style>
  <w:style w:type="character" w:styleId="HTML1">
    <w:name w:val="HTML Code"/>
    <w:basedOn w:val="a0"/>
    <w:uiPriority w:val="99"/>
    <w:semiHidden/>
    <w:unhideWhenUsed/>
    <w:rsid w:val="0038664E"/>
    <w:rPr>
      <w:rFonts w:ascii="宋体" w:eastAsia="宋体" w:hAnsi="宋体" w:cs="宋体"/>
      <w:sz w:val="24"/>
      <w:szCs w:val="24"/>
    </w:rPr>
  </w:style>
  <w:style w:type="paragraph" w:customStyle="1" w:styleId="p1">
    <w:name w:val="p1"/>
    <w:basedOn w:val="a"/>
    <w:rsid w:val="001D4C8D"/>
    <w:pPr>
      <w:widowControl/>
      <w:spacing w:after="0" w:line="240" w:lineRule="auto"/>
    </w:pPr>
    <w:rPr>
      <w:rFonts w:ascii="Times" w:eastAsia="宋体" w:hAnsi="Times" w:cs="Times"/>
      <w:color w:val="141413"/>
      <w:kern w:val="0"/>
      <w:sz w:val="15"/>
      <w:szCs w:val="15"/>
      <w14:ligatures w14:val="none"/>
    </w:rPr>
  </w:style>
  <w:style w:type="character" w:customStyle="1" w:styleId="s1">
    <w:name w:val="s1"/>
    <w:basedOn w:val="a0"/>
    <w:rsid w:val="001D4C8D"/>
    <w:rPr>
      <w:rFonts w:ascii="Times" w:hAnsi="Times" w:cs="Times" w:hint="default"/>
      <w:sz w:val="9"/>
      <w:szCs w:val="9"/>
    </w:rPr>
  </w:style>
  <w:style w:type="paragraph" w:customStyle="1" w:styleId="whitespace-normal">
    <w:name w:val="whitespace-normal"/>
    <w:basedOn w:val="a"/>
    <w:rsid w:val="009E2FA0"/>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line number"/>
    <w:basedOn w:val="a0"/>
    <w:uiPriority w:val="99"/>
    <w:semiHidden/>
    <w:unhideWhenUsed/>
    <w:rsid w:val="00DF62CA"/>
  </w:style>
  <w:style w:type="paragraph" w:customStyle="1" w:styleId="font-claude-response-body">
    <w:name w:val="font-claude-response-body"/>
    <w:basedOn w:val="a"/>
    <w:rsid w:val="00311C0F"/>
    <w:pPr>
      <w:widowControl/>
      <w:spacing w:before="100" w:beforeAutospacing="1" w:after="100" w:afterAutospacing="1" w:line="240" w:lineRule="auto"/>
    </w:pPr>
    <w:rPr>
      <w:rFonts w:ascii="宋体" w:eastAsia="宋体" w:hAnsi="宋体" w:cs="宋体"/>
      <w:kern w:val="0"/>
      <w:sz w:val="24"/>
      <w14:ligatures w14:val="none"/>
    </w:rPr>
  </w:style>
  <w:style w:type="paragraph" w:styleId="af1">
    <w:name w:val="footer"/>
    <w:basedOn w:val="a"/>
    <w:link w:val="af2"/>
    <w:uiPriority w:val="99"/>
    <w:unhideWhenUsed/>
    <w:rsid w:val="007144ED"/>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7144ED"/>
    <w:rPr>
      <w:sz w:val="18"/>
      <w:szCs w:val="18"/>
    </w:rPr>
  </w:style>
  <w:style w:type="character" w:styleId="af3">
    <w:name w:val="page number"/>
    <w:basedOn w:val="a0"/>
    <w:uiPriority w:val="99"/>
    <w:semiHidden/>
    <w:unhideWhenUsed/>
    <w:rsid w:val="007144ED"/>
  </w:style>
  <w:style w:type="paragraph" w:styleId="af4">
    <w:name w:val="Bibliography"/>
    <w:basedOn w:val="a"/>
    <w:next w:val="a"/>
    <w:uiPriority w:val="37"/>
    <w:unhideWhenUsed/>
    <w:rsid w:val="00EC1864"/>
    <w:pPr>
      <w:tabs>
        <w:tab w:val="left" w:pos="380"/>
      </w:tabs>
      <w:spacing w:after="0" w:line="480" w:lineRule="auto"/>
      <w:ind w:left="720" w:hanging="720"/>
    </w:pPr>
  </w:style>
  <w:style w:type="paragraph" w:styleId="af5">
    <w:name w:val="Revision"/>
    <w:hidden/>
    <w:uiPriority w:val="99"/>
    <w:semiHidden/>
    <w:rsid w:val="0003176D"/>
    <w:pPr>
      <w:spacing w:after="0" w:line="240" w:lineRule="auto"/>
    </w:pPr>
  </w:style>
  <w:style w:type="character" w:styleId="af6">
    <w:name w:val="annotation reference"/>
    <w:basedOn w:val="a0"/>
    <w:uiPriority w:val="99"/>
    <w:semiHidden/>
    <w:unhideWhenUsed/>
    <w:rsid w:val="00FA43BD"/>
    <w:rPr>
      <w:sz w:val="21"/>
      <w:szCs w:val="21"/>
    </w:rPr>
  </w:style>
  <w:style w:type="paragraph" w:styleId="af7">
    <w:name w:val="annotation text"/>
    <w:basedOn w:val="a"/>
    <w:link w:val="af8"/>
    <w:uiPriority w:val="99"/>
    <w:unhideWhenUsed/>
    <w:rsid w:val="00FA43BD"/>
  </w:style>
  <w:style w:type="character" w:customStyle="1" w:styleId="af8">
    <w:name w:val="批注文字 字符"/>
    <w:basedOn w:val="a0"/>
    <w:link w:val="af7"/>
    <w:uiPriority w:val="99"/>
    <w:rsid w:val="00FA43BD"/>
  </w:style>
  <w:style w:type="paragraph" w:styleId="af9">
    <w:name w:val="annotation subject"/>
    <w:basedOn w:val="af7"/>
    <w:next w:val="af7"/>
    <w:link w:val="afa"/>
    <w:uiPriority w:val="99"/>
    <w:semiHidden/>
    <w:unhideWhenUsed/>
    <w:rsid w:val="00FA43BD"/>
    <w:rPr>
      <w:b/>
      <w:bCs/>
    </w:rPr>
  </w:style>
  <w:style w:type="character" w:customStyle="1" w:styleId="afa">
    <w:name w:val="批注主题 字符"/>
    <w:basedOn w:val="af8"/>
    <w:link w:val="af9"/>
    <w:uiPriority w:val="99"/>
    <w:semiHidden/>
    <w:rsid w:val="00FA43BD"/>
    <w:rPr>
      <w:b/>
      <w:bCs/>
    </w:rPr>
  </w:style>
  <w:style w:type="paragraph" w:styleId="afb">
    <w:name w:val="header"/>
    <w:basedOn w:val="a"/>
    <w:link w:val="afc"/>
    <w:uiPriority w:val="99"/>
    <w:unhideWhenUsed/>
    <w:rsid w:val="00CC784E"/>
    <w:pPr>
      <w:tabs>
        <w:tab w:val="center" w:pos="4153"/>
        <w:tab w:val="right" w:pos="8306"/>
      </w:tabs>
      <w:snapToGrid w:val="0"/>
      <w:spacing w:line="240" w:lineRule="auto"/>
      <w:jc w:val="center"/>
    </w:pPr>
    <w:rPr>
      <w:sz w:val="18"/>
      <w:szCs w:val="18"/>
    </w:rPr>
  </w:style>
  <w:style w:type="character" w:customStyle="1" w:styleId="afc">
    <w:name w:val="页眉 字符"/>
    <w:basedOn w:val="a0"/>
    <w:link w:val="afb"/>
    <w:uiPriority w:val="99"/>
    <w:rsid w:val="00CC784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EE999-09C4-1046-9B70-148730759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7</Pages>
  <Words>9596</Words>
  <Characters>62189</Characters>
  <Application>Microsoft Office Word</Application>
  <DocSecurity>0</DocSecurity>
  <Lines>1003</Lines>
  <Paragraphs>218</Paragraphs>
  <ScaleCrop>false</ScaleCrop>
  <Company/>
  <LinksUpToDate>false</LinksUpToDate>
  <CharactersWithSpaces>71567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Supeng Zhang</cp:lastModifiedBy>
  <cp:revision>144</cp:revision>
  <dcterms:created xsi:type="dcterms:W3CDTF">2025-11-30T14:44:00Z</dcterms:created>
  <dcterms:modified xsi:type="dcterms:W3CDTF">2025-12-01T06:28:00Z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id="JtxzyvmS"/&gt;&lt;style id="http://www.zotero.org/styles/american-geophysical-union" hasBibliography="1" bibliographyStyleHasBeenSet="1"/&gt;&lt;prefs&gt;&lt;pref name="fieldType" value="Field"/&gt;&lt;/prefs&gt;&lt;/data&gt;</vt:lpwstr>
  </property>
</Properties>
</file>