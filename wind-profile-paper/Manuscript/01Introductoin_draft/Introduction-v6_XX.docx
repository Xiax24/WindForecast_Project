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27032" w14:textId="10D05FD2" w:rsidR="00391FA4" w:rsidRPr="00391FA4" w:rsidRDefault="00DB748A" w:rsidP="005E7115">
      <w:pPr>
        <w:widowControl/>
        <w:spacing w:before="100" w:beforeAutospacing="1" w:after="100" w:afterAutospacing="1" w:line="480" w:lineRule="auto"/>
        <w:jc w:val="center"/>
        <w:rPr>
          <w:rFonts w:ascii="Calibri" w:eastAsia="宋体" w:hAnsi="Calibri" w:cs="Calibri"/>
          <w:color w:val="000000"/>
          <w:kern w:val="0"/>
          <w:sz w:val="28"/>
          <w:szCs w:val="28"/>
          <w14:ligatures w14:val="none"/>
        </w:rPr>
      </w:pPr>
      <w:bookmarkStart w:id="0" w:name="OLE_LINK2"/>
      <w:bookmarkStart w:id="1" w:name="OLE_LINK5"/>
      <w:bookmarkStart w:id="2" w:name="OLE_LINK4"/>
      <w:commentRangeStart w:id="3"/>
      <w:r w:rsidRPr="00DB748A">
        <w:rPr>
          <w:rFonts w:ascii="Calibri" w:eastAsia="宋体" w:hAnsi="Calibri" w:cs="Calibri"/>
          <w:color w:val="000000"/>
          <w:kern w:val="0"/>
          <w:sz w:val="28"/>
          <w:szCs w:val="28"/>
          <w14:ligatures w14:val="none"/>
        </w:rPr>
        <w:t>Multi</w:t>
      </w:r>
      <w:commentRangeEnd w:id="3"/>
      <w:r w:rsidR="00DD5CAB">
        <w:rPr>
          <w:rStyle w:val="af6"/>
        </w:rPr>
        <w:commentReference w:id="3"/>
      </w:r>
      <w:r w:rsidRPr="00DB748A">
        <w:rPr>
          <w:rFonts w:ascii="Calibri" w:eastAsia="宋体" w:hAnsi="Calibri" w:cs="Calibri"/>
          <w:color w:val="000000"/>
          <w:kern w:val="0"/>
          <w:sz w:val="28"/>
          <w:szCs w:val="28"/>
          <w14:ligatures w14:val="none"/>
        </w:rPr>
        <w:t>-Height and Flow-Regime-Dependent Inputs for Day-Ahead Wind Farm Power Forecasting</w:t>
      </w:r>
    </w:p>
    <w:p w14:paraId="5B071989" w14:textId="1EE3A23E" w:rsidR="00394449" w:rsidRDefault="001A3EEA" w:rsidP="005E7115">
      <w:pPr>
        <w:widowControl/>
        <w:spacing w:before="100" w:beforeAutospacing="1" w:after="100" w:afterAutospacing="1" w:line="360" w:lineRule="auto"/>
        <w:rPr>
          <w:rFonts w:ascii="Calibri" w:eastAsia="宋体" w:hAnsi="Calibri" w:cs="Calibri"/>
          <w:color w:val="000000"/>
          <w:kern w:val="0"/>
          <w:sz w:val="24"/>
          <w14:ligatures w14:val="none"/>
        </w:rPr>
      </w:pPr>
      <w:r w:rsidRPr="001A3EEA">
        <w:rPr>
          <w:rFonts w:ascii="Calibri" w:eastAsia="宋体" w:hAnsi="Calibri" w:cs="Calibri"/>
          <w:color w:val="000000"/>
          <w:kern w:val="0"/>
          <w:sz w:val="24"/>
          <w14:ligatures w14:val="none"/>
        </w:rPr>
        <w:t>Accurate day-ahead wind farm power forecasting</w:t>
      </w:r>
      <w:r w:rsidR="00394449" w:rsidRPr="00394449">
        <w:rPr>
          <w:rFonts w:ascii="Calibri" w:eastAsia="宋体" w:hAnsi="Calibri" w:cs="Calibri"/>
          <w:color w:val="000000"/>
          <w:kern w:val="0"/>
          <w:sz w:val="24"/>
          <w14:ligatures w14:val="none"/>
        </w:rPr>
        <w:t xml:space="preserve"> is essential for power‐system operation, electricity markets, and large-scale integration of variable renewable energy</w:t>
      </w:r>
      <w:r w:rsidR="00EC1864">
        <w:rPr>
          <w:rFonts w:ascii="Calibri" w:eastAsia="宋体" w:hAnsi="Calibri" w:cs="Calibri"/>
          <w:color w:val="000000"/>
          <w:kern w:val="0"/>
          <w:sz w:val="24"/>
          <w14:ligatures w14:val="none"/>
        </w:rPr>
        <w:t xml:space="preserve"> </w:t>
      </w:r>
      <w:r w:rsidR="00EC1864">
        <w:rPr>
          <w:rFonts w:ascii="Calibri" w:eastAsia="宋体" w:hAnsi="Calibri" w:cs="Calibri"/>
          <w:color w:val="000000"/>
          <w:kern w:val="0"/>
          <w:sz w:val="24"/>
          <w14:ligatures w14:val="none"/>
        </w:rPr>
        <w:fldChar w:fldCharType="begin"/>
      </w:r>
      <w:r w:rsidR="00401647">
        <w:rPr>
          <w:rFonts w:ascii="Calibri" w:eastAsia="宋体" w:hAnsi="Calibri" w:cs="Calibri"/>
          <w:color w:val="000000"/>
          <w:kern w:val="0"/>
          <w:sz w:val="24"/>
          <w14:ligatures w14:val="none"/>
        </w:rPr>
        <w:instrText xml:space="preserve"> ADDIN ZOTERO_ITEM CSL_CITATION {"citationID":"FYJ4jqHq","properties":{"formattedCitation":"(Holttinen, 2005; Mahoney et al., 2012)","plainCitation":"(Holttinen, 2005; Mahoney et al., 2012)","noteIndex":0},"citationItems":[{"id":1627,"uris":["http://zotero.org/users/14274501/items/KNDMQHAV"],"itemData":{"id":1627,"type":"article-journal","abstract":"This paper is about electricity market operation when looking from the wind power producers’ point of view. The focus in on market time horizons: how many hours there is between the closing and delivering the bids. The case is for the Nordic countries, the Nordpool electricity market and the Danish wind power production. Real data from year 2001 was used to study the bene</w:instrText>
      </w:r>
      <w:r w:rsidR="00401647">
        <w:rPr>
          <w:rFonts w:ascii="Times New Roman" w:eastAsia="宋体" w:hAnsi="Times New Roman" w:cs="Times New Roman"/>
          <w:color w:val="000000"/>
          <w:kern w:val="0"/>
          <w:sz w:val="24"/>
          <w14:ligatures w14:val="none"/>
        </w:rPr>
        <w:instrText>ﬁ</w:instrText>
      </w:r>
      <w:r w:rsidR="00401647">
        <w:rPr>
          <w:rFonts w:ascii="Calibri" w:eastAsia="宋体" w:hAnsi="Calibri" w:cs="Calibri"/>
          <w:color w:val="000000"/>
          <w:kern w:val="0"/>
          <w:sz w:val="24"/>
          <w14:ligatures w14:val="none"/>
        </w:rPr>
        <w:instrText xml:space="preserve">ts of a more </w:instrText>
      </w:r>
      <w:r w:rsidR="00401647">
        <w:rPr>
          <w:rFonts w:ascii="Times New Roman" w:eastAsia="宋体" w:hAnsi="Times New Roman" w:cs="Times New Roman"/>
          <w:color w:val="000000"/>
          <w:kern w:val="0"/>
          <w:sz w:val="24"/>
          <w14:ligatures w14:val="none"/>
        </w:rPr>
        <w:instrText>ﬂ</w:instrText>
      </w:r>
      <w:r w:rsidR="00401647">
        <w:rPr>
          <w:rFonts w:ascii="Calibri" w:eastAsia="宋体" w:hAnsi="Calibri" w:cs="Calibri"/>
          <w:color w:val="000000"/>
          <w:kern w:val="0"/>
          <w:sz w:val="24"/>
          <w14:ligatures w14:val="none"/>
        </w:rPr>
        <w:instrText>exible market to wind power producer. As a result of reduced regulating market costs from better hourly predictions to the market, wind power producer would gain up to 8% more if the time between market bids and delivery was shortened from the day ahead Elspot market (hourly bids by noon for 12–36 h ahead). An after sales market where surplus or de</w:instrText>
      </w:r>
      <w:r w:rsidR="00401647">
        <w:rPr>
          <w:rFonts w:ascii="Times New Roman" w:eastAsia="宋体" w:hAnsi="Times New Roman" w:cs="Times New Roman"/>
          <w:color w:val="000000"/>
          <w:kern w:val="0"/>
          <w:sz w:val="24"/>
          <w14:ligatures w14:val="none"/>
        </w:rPr>
        <w:instrText>ﬁ</w:instrText>
      </w:r>
      <w:r w:rsidR="00401647">
        <w:rPr>
          <w:rFonts w:ascii="Calibri" w:eastAsia="宋体" w:hAnsi="Calibri" w:cs="Calibri"/>
          <w:color w:val="000000"/>
          <w:kern w:val="0"/>
          <w:sz w:val="24"/>
          <w14:ligatures w14:val="none"/>
        </w:rPr>
        <w:instrText>cit production could be traded 2 h before delivery could bene</w:instrText>
      </w:r>
      <w:r w:rsidR="00401647">
        <w:rPr>
          <w:rFonts w:ascii="Times New Roman" w:eastAsia="宋体" w:hAnsi="Times New Roman" w:cs="Times New Roman"/>
          <w:color w:val="000000"/>
          <w:kern w:val="0"/>
          <w:sz w:val="24"/>
          <w14:ligatures w14:val="none"/>
        </w:rPr>
        <w:instrText>ﬁ</w:instrText>
      </w:r>
      <w:r w:rsidR="00401647">
        <w:rPr>
          <w:rFonts w:ascii="Calibri" w:eastAsia="宋体" w:hAnsi="Calibri" w:cs="Calibri"/>
          <w:color w:val="000000"/>
          <w:kern w:val="0"/>
          <w:sz w:val="24"/>
          <w14:ligatures w14:val="none"/>
        </w:rPr>
        <w:instrText xml:space="preserve">t the producer almost as much, gaining 7%.","container-title":"Energy Policy","DOI":"10.1016/j.enpol.2004.04.001","ISSN":"03014215","issue":"16","journalAbbreviation":"Energy Policy","language":"en","page":"2052-2063","source":"DOI.org (Crossref)","title":"Optimal electricity market for wind power","volume":"33","author":[{"family":"Holttinen","given":"H."}],"issued":{"date-parts":[["2005",11]]}}},{"id":1625,"uris":["http://zotero.org/users/14274501/items/5TJHB4EM"],"itemData":{"id":1625,"type":"article-journal","abstract":"Wind power forecasting can enhance the value of wind energy by improving the reliability of integrating this variable resource and improving the economic feasibility. The National Center for Atmospheric Research (NCAR) has collaborated with Xcel Energy to develop a multifaceted wind power prediction system. Both the day-ahead forecast that is used in trading and the short-term forecast are critical to economic decision making.","container-title":"IEEE Transactions on Sustainable Energy","DOI":"10.1109/TSTE.2012.2201758","ISSN":"1949-3029, 1949-3037","issue":"4","journalAbbreviation":"IEEE Trans. Sustain. Energy","language":"en","page":"670-682","source":"DOI.org (Crossref)","title":"A Wind Power Forecasting System to Optimize Grid Integration","volume":"3","author":[{"family":"Mahoney","given":"William P."},{"family":"Parks","given":"Keith"},{"family":"Wiener","given":"Gerry"},{"family":"Liu","given":"Yubao"},{"family":"Myers","given":"William L."},{"family":"Sun","given":"Juanzhen"},{"family":"Delle Monache","given":"Luca"},{"family":"Hopson","given":"Thomas"},{"family":"Johnson","given":"David"},{"family":"Haupt","given":"Sue Ellen"}],"issued":{"date-parts":[["2012",10]]}}}],"schema":"https://github.com/citation-style-language/schema/raw/master/csl-citation.json"} </w:instrText>
      </w:r>
      <w:r w:rsidR="00EC1864">
        <w:rPr>
          <w:rFonts w:ascii="Calibri" w:eastAsia="宋体" w:hAnsi="Calibri" w:cs="Calibri"/>
          <w:color w:val="000000"/>
          <w:kern w:val="0"/>
          <w:sz w:val="24"/>
          <w14:ligatures w14:val="none"/>
        </w:rPr>
        <w:fldChar w:fldCharType="separate"/>
      </w:r>
      <w:r w:rsidR="00401647">
        <w:rPr>
          <w:rFonts w:ascii="Calibri" w:eastAsia="宋体" w:hAnsi="Calibri" w:cs="Calibri"/>
          <w:noProof/>
          <w:color w:val="000000"/>
          <w:kern w:val="0"/>
          <w:sz w:val="24"/>
          <w14:ligatures w14:val="none"/>
        </w:rPr>
        <w:t>(Holttinen, 2005; Mahoney et al., 2012)</w:t>
      </w:r>
      <w:r w:rsidR="00EC1864">
        <w:rPr>
          <w:rFonts w:ascii="Calibri" w:eastAsia="宋体" w:hAnsi="Calibri" w:cs="Calibri"/>
          <w:color w:val="000000"/>
          <w:kern w:val="0"/>
          <w:sz w:val="24"/>
          <w14:ligatures w14:val="none"/>
        </w:rPr>
        <w:fldChar w:fldCharType="end"/>
      </w:r>
      <w:r w:rsidR="00394449" w:rsidRPr="00394449">
        <w:rPr>
          <w:rFonts w:ascii="Calibri" w:eastAsia="宋体" w:hAnsi="Calibri" w:cs="Calibri"/>
          <w:color w:val="000000"/>
          <w:kern w:val="0"/>
          <w:sz w:val="24"/>
          <w14:ligatures w14:val="none"/>
        </w:rPr>
        <w:t xml:space="preserve">. </w:t>
      </w:r>
      <w:r w:rsidR="007D53EA">
        <w:rPr>
          <w:rFonts w:ascii="Calibri" w:eastAsia="宋体" w:hAnsi="Calibri" w:cs="Calibri" w:hint="eastAsia"/>
          <w:color w:val="000000"/>
          <w:kern w:val="0"/>
          <w:sz w:val="24"/>
          <w14:ligatures w14:val="none"/>
        </w:rPr>
        <w:t>The development of</w:t>
      </w:r>
      <w:r w:rsidR="007D53EA">
        <w:rPr>
          <w:rFonts w:ascii="Calibri" w:eastAsia="宋体" w:hAnsi="Calibri" w:cs="Calibri"/>
          <w:color w:val="000000"/>
          <w:kern w:val="0"/>
          <w:sz w:val="24"/>
          <w14:ligatures w14:val="none"/>
        </w:rPr>
        <w:t xml:space="preserve"> </w:t>
      </w:r>
      <w:r w:rsidR="00837D1F">
        <w:rPr>
          <w:rFonts w:ascii="Calibri" w:eastAsia="宋体" w:hAnsi="Calibri" w:cs="Calibri"/>
          <w:color w:val="000000"/>
          <w:kern w:val="0"/>
          <w:sz w:val="24"/>
          <w14:ligatures w14:val="none"/>
        </w:rPr>
        <w:t>d</w:t>
      </w:r>
      <w:r w:rsidR="00497CE5">
        <w:rPr>
          <w:rFonts w:ascii="Calibri" w:eastAsia="宋体" w:hAnsi="Calibri" w:cs="Calibri" w:hint="eastAsia"/>
          <w:color w:val="000000"/>
          <w:kern w:val="0"/>
          <w:sz w:val="24"/>
          <w14:ligatures w14:val="none"/>
        </w:rPr>
        <w:t xml:space="preserve">eep learning models </w:t>
      </w:r>
      <w:r w:rsidR="00D30FC9">
        <w:rPr>
          <w:rFonts w:ascii="Calibri" w:eastAsia="宋体" w:hAnsi="Calibri" w:cs="Calibri" w:hint="eastAsia"/>
          <w:color w:val="000000"/>
          <w:kern w:val="0"/>
          <w:sz w:val="24"/>
          <w14:ligatures w14:val="none"/>
        </w:rPr>
        <w:t>provide substantial advancement</w:t>
      </w:r>
      <w:r w:rsidR="00497CE5">
        <w:rPr>
          <w:rFonts w:ascii="Calibri" w:eastAsia="宋体" w:hAnsi="Calibri" w:cs="Calibri" w:hint="eastAsia"/>
          <w:color w:val="000000"/>
          <w:kern w:val="0"/>
          <w:sz w:val="24"/>
          <w14:ligatures w14:val="none"/>
        </w:rPr>
        <w:t xml:space="preserve"> for the forecast </w:t>
      </w:r>
      <w:r w:rsidR="006C77C9">
        <w:rPr>
          <w:rFonts w:ascii="Calibri" w:eastAsia="宋体" w:hAnsi="Calibri" w:cs="Calibri"/>
          <w:color w:val="000000"/>
          <w:kern w:val="0"/>
          <w:sz w:val="24"/>
          <w14:ligatures w14:val="none"/>
        </w:rPr>
        <w:fldChar w:fldCharType="begin"/>
      </w:r>
      <w:r w:rsidR="006C77C9">
        <w:rPr>
          <w:rFonts w:ascii="Calibri" w:eastAsia="宋体" w:hAnsi="Calibri" w:cs="Calibri"/>
          <w:color w:val="000000"/>
          <w:kern w:val="0"/>
          <w:sz w:val="24"/>
          <w14:ligatures w14:val="none"/>
        </w:rPr>
        <w:instrText xml:space="preserve"> ADDIN ZOTERO_ITEM CSL_CITATION {"citationID":"FpUMca5d","properties":{"formattedCitation":"(Liu &amp; Zhang, 2024)","plainCitation":"(Liu &amp; Zhang, 2024)","noteIndex":0},"citationItems":[{"id":1504,"uris":["http://zotero.org/users/14274501/items/TEVII5UA"],"itemData":{"id":1504,"type":"article-journal","abstract":"With the increasing data availability in wind power production processes due to advanced sensing technologies, data-driven models have become prevalent in studying wind power prediction (WPP) methods. Deep learning models have gained popularity in recent years due to their ability of handling high-dimensional input, automating data feature engineering, and providing high flexibility in modeling. However, with a large volume of deep learning based WPP studies developed in recent literature, it is important to survey the existing developments and their contributions in solving the issue of wind power uncertainty. This paper revisits deep learning-based wind power prediction studies from two perspectives, deep learning-enabled WPP formulations and developed deep learning methods. The advancement of WPP formulations is summarized from the following perspectives, the considered input and output designs as well as the performance evaluation metrics. The technical aspect review of deep learning leveraged in WPPs focuses on its advancement in feature processing and prediction model development. To derive a more insightful conclusion on the so-far development, over 140 recent deep learning-based WPP studies have been covered. Meanwhile, we have also conducted a comparative study on a set of deep models widely used in WPP studies and recently developed in the machine learning community. Results show that DLinear obtains more than 2% improvements by benchmarking a set of strong deep learning models. Potential research directions for WPPs, which can bring profound impacts, are also highlighted.","container-title":"Artificial Intelligence Review","DOI":"10.1007/s10462-024-10728-z","ISSN":"1573-7462","issue":"5","journalAbbreviation":"Artif Intell Rev","language":"en","page":"112","source":"DOI.org (Crossref)","title":"Development and trending of deep learning methods for wind power predictions","volume":"57","author":[{"family":"Liu","given":"Hong"},{"family":"Zhang","given":"Zijun"}],"issued":{"date-parts":[["2024",4,5]]}}}],"schema":"https://github.com/citation-style-language/schema/raw/master/csl-citation.json"} </w:instrText>
      </w:r>
      <w:r w:rsidR="006C77C9">
        <w:rPr>
          <w:rFonts w:ascii="Calibri" w:eastAsia="宋体" w:hAnsi="Calibri" w:cs="Calibri"/>
          <w:color w:val="000000"/>
          <w:kern w:val="0"/>
          <w:sz w:val="24"/>
          <w14:ligatures w14:val="none"/>
        </w:rPr>
        <w:fldChar w:fldCharType="separate"/>
      </w:r>
      <w:r w:rsidR="006C77C9">
        <w:rPr>
          <w:rFonts w:ascii="Calibri" w:eastAsia="宋体" w:hAnsi="Calibri" w:cs="Calibri"/>
          <w:noProof/>
          <w:color w:val="000000"/>
          <w:kern w:val="0"/>
          <w:sz w:val="24"/>
          <w14:ligatures w14:val="none"/>
        </w:rPr>
        <w:t>(Liu &amp; Zhang, 2024)</w:t>
      </w:r>
      <w:r w:rsidR="006C77C9">
        <w:rPr>
          <w:rFonts w:ascii="Calibri" w:eastAsia="宋体" w:hAnsi="Calibri" w:cs="Calibri"/>
          <w:color w:val="000000"/>
          <w:kern w:val="0"/>
          <w:sz w:val="24"/>
          <w14:ligatures w14:val="none"/>
        </w:rPr>
        <w:fldChar w:fldCharType="end"/>
      </w:r>
      <w:r w:rsidR="00497CE5">
        <w:rPr>
          <w:rFonts w:ascii="Calibri" w:eastAsia="宋体" w:hAnsi="Calibri" w:cs="Calibri" w:hint="eastAsia"/>
          <w:color w:val="000000"/>
          <w:kern w:val="0"/>
          <w:sz w:val="24"/>
          <w14:ligatures w14:val="none"/>
        </w:rPr>
        <w:t xml:space="preserve">. </w:t>
      </w:r>
      <w:r w:rsidR="00F00A61">
        <w:rPr>
          <w:rFonts w:ascii="Calibri" w:eastAsia="宋体" w:hAnsi="Calibri" w:cs="Calibri"/>
          <w:color w:val="000000"/>
          <w:kern w:val="0"/>
          <w:sz w:val="24"/>
          <w14:ligatures w14:val="none"/>
        </w:rPr>
        <w:t>The f</w:t>
      </w:r>
      <w:r w:rsidR="00394449" w:rsidRPr="00394449">
        <w:rPr>
          <w:rFonts w:ascii="Calibri" w:eastAsia="宋体" w:hAnsi="Calibri" w:cs="Calibri"/>
          <w:color w:val="000000"/>
          <w:kern w:val="0"/>
          <w:sz w:val="24"/>
          <w14:ligatures w14:val="none"/>
        </w:rPr>
        <w:t>orecast depends not only on model but also on the physical relevance of meteorological inputs</w:t>
      </w:r>
      <w:r w:rsidR="00EC1864">
        <w:rPr>
          <w:rFonts w:ascii="Calibri" w:eastAsia="宋体" w:hAnsi="Calibri" w:cs="Calibri" w:hint="eastAsia"/>
          <w:color w:val="000000"/>
          <w:kern w:val="0"/>
          <w:sz w:val="24"/>
          <w14:ligatures w14:val="none"/>
        </w:rPr>
        <w:t xml:space="preserve"> </w:t>
      </w:r>
      <w:r w:rsidR="00EC1864">
        <w:rPr>
          <w:rFonts w:ascii="Calibri" w:eastAsia="宋体" w:hAnsi="Calibri" w:cs="Calibri"/>
          <w:color w:val="000000"/>
          <w:kern w:val="0"/>
          <w:sz w:val="24"/>
          <w14:ligatures w14:val="none"/>
        </w:rPr>
        <w:fldChar w:fldCharType="begin"/>
      </w:r>
      <w:r w:rsidR="00960A35">
        <w:rPr>
          <w:rFonts w:ascii="Calibri" w:eastAsia="宋体" w:hAnsi="Calibri" w:cs="Calibri"/>
          <w:color w:val="000000"/>
          <w:kern w:val="0"/>
          <w:sz w:val="24"/>
          <w14:ligatures w14:val="none"/>
        </w:rPr>
        <w:instrText xml:space="preserve"> ADDIN ZOTERO_ITEM CSL_CITATION {"citationID":"duzA2wVf","properties":{"formattedCitation":"(Optis &amp; Perr-Sauer, 2019)","plainCitation":"(Optis &amp; Perr-Sauer, 2019)","noteIndex":0},"citationItems":[{"id":1629,"uris":["http://zotero.org/users/14274501/items/H7R5M7ZN"],"itemData":{"id":1629,"type":"article-journal","abstract":"Machine learning is frequently applied in the wind energy industry to build statistical models of wind farm power production using atmospheric data as input. In the field of wind power forecasting, in particular, there has been substantial research into finding the best-performing learning algorithms that improve model predictions. Overlooked in the literature, however, is the influence of atmospheric turbulence and stability measurements in improving model predictions. It has been well-established through observations and physical models that these effects can have considerable influence on wind farm power production; yet consideration of these effects in statistical models is almost entirely absent from the literature. In this work, we examine the impact of atmospheric turbulence and stability inputs on statistical model predictions of wind farm power output. Hourly observations from a wind farm in the Pacific Northwest United States located in very complex terrain are used. Five common learning algorithms and nine atmospheric variables are considered, five of which represent some measure of turbulence or stability. We find a considerable improvement in hourly power predictions when some measure of turbulence or stability is included in the model. In particular, turbulent kinetic energy was found to be the most important variable apart from wind speed and more important than wind direction, pressure, and temperature. By contrast, the choice of learning algorithm is shown to be relatively less important in improving predictions. Based on this work, we recommend that turbulence and stability variables become standard inputs into statistical models of wind farm power production.","container-title":"Renewable and Sustainable Energy Reviews","DOI":"10.1016/j.rser.2019.05.031","ISSN":"13640321","journalAbbreviation":"Renewable and Sustainable Energy Reviews","language":"en","page":"27-41","source":"DOI.org (Crossref)","title":"The importance of atmospheric turbulence and stability in machine-learning models of wind farm power production","volume":"112","author":[{"family":"Optis","given":"Mike"},{"family":"Perr-Sauer","given":"Jordan"}],"issued":{"date-parts":[["2019",9]]}}}],"schema":"https://github.com/citation-style-language/schema/raw/master/csl-citation.json"} </w:instrText>
      </w:r>
      <w:r w:rsidR="00EC1864">
        <w:rPr>
          <w:rFonts w:ascii="Calibri" w:eastAsia="宋体" w:hAnsi="Calibri" w:cs="Calibri"/>
          <w:color w:val="000000"/>
          <w:kern w:val="0"/>
          <w:sz w:val="24"/>
          <w14:ligatures w14:val="none"/>
        </w:rPr>
        <w:fldChar w:fldCharType="separate"/>
      </w:r>
      <w:r w:rsidR="00960A35">
        <w:rPr>
          <w:rFonts w:ascii="Calibri" w:eastAsia="宋体" w:hAnsi="Calibri" w:cs="Calibri"/>
          <w:noProof/>
          <w:color w:val="000000"/>
          <w:kern w:val="0"/>
          <w:sz w:val="24"/>
          <w14:ligatures w14:val="none"/>
        </w:rPr>
        <w:t>(Optis &amp; Perr-Sauer, 2019)</w:t>
      </w:r>
      <w:r w:rsidR="00EC1864">
        <w:rPr>
          <w:rFonts w:ascii="Calibri" w:eastAsia="宋体" w:hAnsi="Calibri" w:cs="Calibri"/>
          <w:color w:val="000000"/>
          <w:kern w:val="0"/>
          <w:sz w:val="24"/>
          <w14:ligatures w14:val="none"/>
        </w:rPr>
        <w:fldChar w:fldCharType="end"/>
      </w:r>
      <w:r w:rsidR="00394449" w:rsidRPr="00394449">
        <w:rPr>
          <w:rFonts w:ascii="Calibri" w:eastAsia="宋体" w:hAnsi="Calibri" w:cs="Calibri"/>
          <w:color w:val="000000"/>
          <w:kern w:val="0"/>
          <w:sz w:val="24"/>
          <w14:ligatures w14:val="none"/>
        </w:rPr>
        <w:t xml:space="preserve">. </w:t>
      </w:r>
      <w:bookmarkStart w:id="4" w:name="OLE_LINK1"/>
      <w:r w:rsidR="00720ACE">
        <w:rPr>
          <w:rFonts w:ascii="Calibri" w:eastAsia="宋体" w:hAnsi="Calibri" w:cs="Calibri" w:hint="eastAsia"/>
          <w:color w:val="000000"/>
          <w:kern w:val="0"/>
          <w:sz w:val="24"/>
          <w14:ligatures w14:val="none"/>
        </w:rPr>
        <w:t>Previous</w:t>
      </w:r>
      <w:r w:rsidR="00394449" w:rsidRPr="00394449">
        <w:rPr>
          <w:rFonts w:ascii="Calibri" w:eastAsia="宋体" w:hAnsi="Calibri" w:cs="Calibri"/>
          <w:color w:val="000000"/>
          <w:kern w:val="0"/>
          <w:sz w:val="24"/>
          <w14:ligatures w14:val="none"/>
        </w:rPr>
        <w:t xml:space="preserve"> </w:t>
      </w:r>
      <w:r w:rsidR="008C5B08">
        <w:rPr>
          <w:rFonts w:ascii="Calibri" w:eastAsia="宋体" w:hAnsi="Calibri" w:cs="Calibri" w:hint="eastAsia"/>
          <w:color w:val="000000"/>
          <w:kern w:val="0"/>
          <w:sz w:val="24"/>
          <w14:ligatures w14:val="none"/>
        </w:rPr>
        <w:t>works</w:t>
      </w:r>
      <w:r w:rsidR="00394449" w:rsidRPr="00394449">
        <w:rPr>
          <w:rFonts w:ascii="Calibri" w:eastAsia="宋体" w:hAnsi="Calibri" w:cs="Calibri"/>
          <w:color w:val="000000"/>
          <w:kern w:val="0"/>
          <w:sz w:val="24"/>
          <w14:ligatures w14:val="none"/>
        </w:rPr>
        <w:t xml:space="preserve"> </w:t>
      </w:r>
      <w:r w:rsidR="009F68FE">
        <w:rPr>
          <w:rFonts w:ascii="Calibri" w:eastAsia="宋体" w:hAnsi="Calibri" w:cs="Calibri" w:hint="eastAsia"/>
          <w:color w:val="000000"/>
          <w:kern w:val="0"/>
          <w:sz w:val="24"/>
          <w14:ligatures w14:val="none"/>
        </w:rPr>
        <w:t>paid</w:t>
      </w:r>
      <w:r w:rsidR="00394449" w:rsidRPr="00394449">
        <w:rPr>
          <w:rFonts w:ascii="Calibri" w:eastAsia="宋体" w:hAnsi="Calibri" w:cs="Calibri"/>
          <w:color w:val="000000"/>
          <w:kern w:val="0"/>
          <w:sz w:val="24"/>
          <w14:ligatures w14:val="none"/>
        </w:rPr>
        <w:t xml:space="preserve"> disproportionate </w:t>
      </w:r>
      <w:r w:rsidR="009F68FE">
        <w:rPr>
          <w:rFonts w:ascii="Calibri" w:eastAsia="宋体" w:hAnsi="Calibri" w:cs="Calibri" w:hint="eastAsia"/>
          <w:color w:val="000000"/>
          <w:kern w:val="0"/>
          <w:sz w:val="24"/>
          <w14:ligatures w14:val="none"/>
        </w:rPr>
        <w:t>attention</w:t>
      </w:r>
      <w:r w:rsidR="009F68FE" w:rsidRPr="00394449">
        <w:rPr>
          <w:rFonts w:ascii="Calibri" w:eastAsia="宋体" w:hAnsi="Calibri" w:cs="Calibri"/>
          <w:color w:val="000000"/>
          <w:kern w:val="0"/>
          <w:sz w:val="24"/>
          <w14:ligatures w14:val="none"/>
        </w:rPr>
        <w:t xml:space="preserve"> </w:t>
      </w:r>
      <w:r w:rsidR="009F68FE">
        <w:rPr>
          <w:rFonts w:ascii="Calibri" w:eastAsia="宋体" w:hAnsi="Calibri" w:cs="Calibri" w:hint="eastAsia"/>
          <w:color w:val="000000"/>
          <w:kern w:val="0"/>
          <w:sz w:val="24"/>
          <w14:ligatures w14:val="none"/>
        </w:rPr>
        <w:t>to</w:t>
      </w:r>
      <w:r w:rsidR="00394449" w:rsidRPr="00394449">
        <w:rPr>
          <w:rFonts w:ascii="Calibri" w:eastAsia="宋体" w:hAnsi="Calibri" w:cs="Calibri"/>
          <w:color w:val="000000"/>
          <w:kern w:val="0"/>
          <w:sz w:val="24"/>
          <w14:ligatures w14:val="none"/>
        </w:rPr>
        <w:t xml:space="preserve"> </w:t>
      </w:r>
      <w:r w:rsidR="000C14DC">
        <w:rPr>
          <w:rFonts w:ascii="Calibri" w:eastAsia="宋体" w:hAnsi="Calibri" w:cs="Calibri" w:hint="eastAsia"/>
          <w:color w:val="000000"/>
          <w:kern w:val="0"/>
          <w:sz w:val="24"/>
          <w14:ligatures w14:val="none"/>
        </w:rPr>
        <w:t>models, including</w:t>
      </w:r>
      <w:r w:rsidR="00394449" w:rsidRPr="00394449">
        <w:rPr>
          <w:rFonts w:ascii="Calibri" w:eastAsia="宋体" w:hAnsi="Calibri" w:cs="Calibri"/>
          <w:color w:val="000000"/>
          <w:kern w:val="0"/>
          <w:sz w:val="24"/>
          <w14:ligatures w14:val="none"/>
        </w:rPr>
        <w:t xml:space="preserve"> </w:t>
      </w:r>
      <w:r w:rsidR="002B7705">
        <w:rPr>
          <w:rFonts w:ascii="Calibri" w:eastAsia="宋体" w:hAnsi="Calibri" w:cs="Calibri" w:hint="eastAsia"/>
          <w:color w:val="000000"/>
          <w:kern w:val="0"/>
          <w:sz w:val="24"/>
          <w14:ligatures w14:val="none"/>
        </w:rPr>
        <w:t xml:space="preserve">model </w:t>
      </w:r>
      <w:r w:rsidR="00394449" w:rsidRPr="00394449">
        <w:rPr>
          <w:rFonts w:ascii="Calibri" w:eastAsia="宋体" w:hAnsi="Calibri" w:cs="Calibri"/>
          <w:color w:val="000000"/>
          <w:kern w:val="0"/>
          <w:sz w:val="24"/>
          <w14:ligatures w14:val="none"/>
        </w:rPr>
        <w:t xml:space="preserve">architectures, hyperparameter optimization, and post-processing techniques </w:t>
      </w:r>
      <w:r w:rsidR="002D002E">
        <w:rPr>
          <w:rFonts w:ascii="Calibri" w:eastAsia="宋体" w:hAnsi="Calibri" w:cs="Calibri"/>
          <w:color w:val="000000"/>
          <w:kern w:val="0"/>
          <w:sz w:val="24"/>
          <w14:ligatures w14:val="none"/>
        </w:rPr>
        <w:fldChar w:fldCharType="begin"/>
      </w:r>
      <w:r w:rsidR="00401647">
        <w:rPr>
          <w:rFonts w:ascii="Calibri" w:eastAsia="宋体" w:hAnsi="Calibri" w:cs="Calibri"/>
          <w:color w:val="000000"/>
          <w:kern w:val="0"/>
          <w:sz w:val="24"/>
          <w14:ligatures w14:val="none"/>
        </w:rPr>
        <w:instrText xml:space="preserve"> ADDIN ZOTERO_ITEM CSL_CITATION {"citationID":"C5kFDdu9","properties":{"formattedCitation":"(Haq et al., 2025; Verdone et al., 2025)","plainCitation":"(Haq et al., 2025; Verdone et al., 2025)","noteIndex":0},"citationItems":[{"id":1373,"uris":["http://zotero.org/users/14274501/items/EWPGWRNY"],"itemData":{"id":1373,"type":"article-journal","abstract":"The energy sector is undergoing a radical transformation towards an electricity generation system composed mainly of renewable energy sources. Although they offer several advantages compared to fossil fuels (such as scarcity and import-dependency), their stochastic nature makes them unreliable without an adequate storage system. Since electrical networks are characterized by complex dynamics, numerous methods for predicting renewable electricity production have been developed over the years. Among them, machine learning and deep learning methods in this field can be considered successful tools. In this review, we offer an overview of the methodologies applied to the task of renewable energy source forecasting, focusing on solar and wind. We classified methods depending on the number of sites and spatio-temporal information involved in the prediction. Recent research has demonstrated how the processing of simultaneous information coming from multiple plants allows the predictive system to take advantage of both temporal and spatial knowledge of the plants generating the related time series. Moreover, we have analyzed in detail the datasets employed in these experiments, to offer a clear and unified view of the experimental setups and the difficulty in producing a benchmark to compare methods. The purpose of this review is to offer the reader an updated view of the most modern renewable energy forecasting systems by comparing methodologies and approaches used in state-of-the-art research and providing a critical analysis of them.","container-title":"Applied Energy","DOI":"10.1016/j.apenergy.2025.126016","ISSN":"03062619","journalAbbreviation":"Appl. Energy","language":"en","page":"126016","source":"DOI.org (Crossref)","title":"A review of solar and wind energy forecasting: from single-site to multi-site paradigm","title-short":"A review of solar and wind energy forecasting","volume":"392","author":[{"family":"Verdone","given":"Alessio"},{"family":"Panella","given":"Massimo"},{"family":"De Santis","given":"Enrico"},{"family":"Rizzi","given":"Antonello"}],"issued":{"date-parts":[["2025",8]]}}},{"id":1511,"uris":["http://zotero.org/users/14274501/items/K9NNST6B"],"itemData":{"id":1511,"type":"article-journal","abstract":"The dependable integration of wind energy into contemporary electrical systems, which supports market operations, grid stability, and strategic planning, depends on accurate wind power forecasting. A thorough analysis of machine learning (ML) techniques for wind power prediction is presented in this research, encompassing advancements from 2006 to 2025. Physical, statistical, traditional machine learning, deep learning, ensemble, and hybrid models are the categories into which current forecasting techniques fall. With particular focus on sophisticated designs like Long Short-Term Memory (LSTM) networks, Convolutional Neural Networks (CNNs), Graph Neural Networks (GNNs), and hybrid CNN–LSTM frameworks, we examine their capabilities, constraints, and application domains. The paper also looks at lightweight solutions that allow deployment on low-cost edge devices, as well as optimization algorithms like the Fruit Fly Algorithm and Particle Swarm Optimization (PSO). Comparative analyses show how well various models handle temporal dependencies, nonlinearity, scalability, and interpretability over a range of predicting horizons. There is a thorough discussion of the main obstacles, including problems with data quality, computing limitations, and performance in harsh weather. The findings indicate that in order to improve prediction accuracy, robustness, and real-time application, future research should concentrate on IoT-enabled sensor networks, multi-model fusion, physics-informed learning, and sophisticated structures like Transformers. All things considered, this paper charts the developing field of machine learning-driven wind power forecasting and offers practical guidance for developing intelligent, efficient, and sustainable renewable energy systems.","container-title":"Discover Applied Sciences","DOI":"10.1007/s42452-025-07675-x","ISSN":"3004-9261","issue":"10","journalAbbreviation":"Discov Appl Sci","language":"en","page":"1139","source":"DOI.org (Crossref)","title":"Machine learning approaches for wind power forecasting: a comprehensive review","title-short":"Machine learning approaches for wind power forecasting","volume":"7","author":[{"family":"Haq","given":"Inam Ul"},{"family":"Kumar","given":"Abhishek"},{"family":"Rathore","given":"Pramod Singh"}],"issued":{"date-parts":[["2025",10,6]]}}}],"schema":"https://github.com/citation-style-language/schema/raw/master/csl-citation.json"} </w:instrText>
      </w:r>
      <w:r w:rsidR="002D002E">
        <w:rPr>
          <w:rFonts w:ascii="Calibri" w:eastAsia="宋体" w:hAnsi="Calibri" w:cs="Calibri"/>
          <w:color w:val="000000"/>
          <w:kern w:val="0"/>
          <w:sz w:val="24"/>
          <w14:ligatures w14:val="none"/>
        </w:rPr>
        <w:fldChar w:fldCharType="separate"/>
      </w:r>
      <w:r w:rsidR="00401647">
        <w:rPr>
          <w:rFonts w:ascii="Calibri" w:eastAsia="宋体" w:hAnsi="Calibri" w:cs="Calibri"/>
          <w:noProof/>
          <w:color w:val="000000"/>
          <w:kern w:val="0"/>
          <w:sz w:val="24"/>
          <w14:ligatures w14:val="none"/>
        </w:rPr>
        <w:t>(Haq et al., 2025; Verdone et al., 2025)</w:t>
      </w:r>
      <w:r w:rsidR="002D002E">
        <w:rPr>
          <w:rFonts w:ascii="Calibri" w:eastAsia="宋体" w:hAnsi="Calibri" w:cs="Calibri"/>
          <w:color w:val="000000"/>
          <w:kern w:val="0"/>
          <w:sz w:val="24"/>
          <w14:ligatures w14:val="none"/>
        </w:rPr>
        <w:fldChar w:fldCharType="end"/>
      </w:r>
      <w:r w:rsidR="002B7705">
        <w:rPr>
          <w:rFonts w:ascii="Calibri" w:eastAsia="宋体" w:hAnsi="Calibri" w:cs="Calibri" w:hint="eastAsia"/>
          <w:color w:val="000000"/>
          <w:kern w:val="0"/>
          <w:sz w:val="24"/>
          <w14:ligatures w14:val="none"/>
        </w:rPr>
        <w:t>.</w:t>
      </w:r>
      <w:r w:rsidR="002D002E">
        <w:rPr>
          <w:rFonts w:ascii="Calibri" w:eastAsia="宋体" w:hAnsi="Calibri" w:cs="Calibri" w:hint="eastAsia"/>
          <w:color w:val="000000"/>
          <w:kern w:val="0"/>
          <w:sz w:val="24"/>
          <w14:ligatures w14:val="none"/>
        </w:rPr>
        <w:t xml:space="preserve"> </w:t>
      </w:r>
      <w:r w:rsidR="005547DB">
        <w:rPr>
          <w:rFonts w:ascii="Calibri" w:eastAsia="宋体" w:hAnsi="Calibri" w:cs="Calibri" w:hint="eastAsia"/>
          <w:color w:val="000000"/>
          <w:kern w:val="0"/>
          <w:sz w:val="24"/>
          <w14:ligatures w14:val="none"/>
        </w:rPr>
        <w:t>In comparison</w:t>
      </w:r>
      <w:r w:rsidR="002B7705">
        <w:rPr>
          <w:rFonts w:ascii="Calibri" w:eastAsia="宋体" w:hAnsi="Calibri" w:cs="Calibri" w:hint="eastAsia"/>
          <w:color w:val="000000"/>
          <w:kern w:val="0"/>
          <w:sz w:val="24"/>
          <w14:ligatures w14:val="none"/>
        </w:rPr>
        <w:t>,</w:t>
      </w:r>
      <w:r w:rsidR="00394449" w:rsidRPr="00394449">
        <w:rPr>
          <w:rFonts w:ascii="Calibri" w:eastAsia="宋体" w:hAnsi="Calibri" w:cs="Calibri"/>
          <w:color w:val="000000"/>
          <w:kern w:val="0"/>
          <w:sz w:val="24"/>
          <w14:ligatures w14:val="none"/>
        </w:rPr>
        <w:t xml:space="preserve"> the </w:t>
      </w:r>
      <w:r w:rsidR="00CA0126">
        <w:rPr>
          <w:rFonts w:ascii="Calibri" w:eastAsia="宋体" w:hAnsi="Calibri" w:cs="Calibri" w:hint="eastAsia"/>
          <w:color w:val="000000"/>
          <w:kern w:val="0"/>
          <w:sz w:val="24"/>
          <w14:ligatures w14:val="none"/>
        </w:rPr>
        <w:t xml:space="preserve">importance of </w:t>
      </w:r>
      <w:r w:rsidR="00394449" w:rsidRPr="00394449">
        <w:rPr>
          <w:rFonts w:ascii="Calibri" w:eastAsia="宋体" w:hAnsi="Calibri" w:cs="Calibri"/>
          <w:color w:val="000000"/>
          <w:kern w:val="0"/>
          <w:sz w:val="24"/>
          <w14:ligatures w14:val="none"/>
        </w:rPr>
        <w:t>atmospheric information</w:t>
      </w:r>
      <w:r w:rsidR="00CA0126">
        <w:rPr>
          <w:rFonts w:ascii="Calibri" w:eastAsia="宋体" w:hAnsi="Calibri" w:cs="Calibri" w:hint="eastAsia"/>
          <w:color w:val="000000"/>
          <w:kern w:val="0"/>
          <w:sz w:val="24"/>
          <w14:ligatures w14:val="none"/>
        </w:rPr>
        <w:t xml:space="preserve"> </w:t>
      </w:r>
      <w:r w:rsidR="00D750BB">
        <w:rPr>
          <w:rFonts w:ascii="Calibri" w:eastAsia="宋体" w:hAnsi="Calibri" w:cs="Calibri" w:hint="eastAsia"/>
          <w:color w:val="000000"/>
          <w:kern w:val="0"/>
          <w:sz w:val="24"/>
          <w14:ligatures w14:val="none"/>
        </w:rPr>
        <w:t>is</w:t>
      </w:r>
      <w:r w:rsidR="00CA0126">
        <w:rPr>
          <w:rFonts w:ascii="Calibri" w:eastAsia="宋体" w:hAnsi="Calibri" w:cs="Calibri" w:hint="eastAsia"/>
          <w:color w:val="000000"/>
          <w:kern w:val="0"/>
          <w:sz w:val="24"/>
          <w14:ligatures w14:val="none"/>
        </w:rPr>
        <w:t xml:space="preserve"> </w:t>
      </w:r>
      <w:r w:rsidR="00FA74E8">
        <w:rPr>
          <w:rFonts w:ascii="Calibri" w:eastAsia="宋体" w:hAnsi="Calibri" w:cs="Calibri" w:hint="eastAsia"/>
          <w:color w:val="000000"/>
          <w:kern w:val="0"/>
          <w:sz w:val="24"/>
          <w14:ligatures w14:val="none"/>
        </w:rPr>
        <w:t>largely overlooked</w:t>
      </w:r>
      <w:r w:rsidR="002D356C">
        <w:rPr>
          <w:rFonts w:ascii="Calibri" w:eastAsia="宋体" w:hAnsi="Calibri" w:cs="Calibri" w:hint="eastAsia"/>
          <w:color w:val="000000"/>
          <w:kern w:val="0"/>
          <w:sz w:val="24"/>
          <w14:ligatures w14:val="none"/>
        </w:rPr>
        <w:t xml:space="preserve">, which leads to </w:t>
      </w:r>
      <w:r w:rsidR="004E2D6A">
        <w:rPr>
          <w:rFonts w:ascii="Calibri" w:eastAsia="宋体" w:hAnsi="Calibri" w:cs="Calibri" w:hint="eastAsia"/>
          <w:color w:val="000000"/>
          <w:kern w:val="0"/>
          <w:sz w:val="24"/>
          <w14:ligatures w14:val="none"/>
        </w:rPr>
        <w:t xml:space="preserve">a lack of physical foundation </w:t>
      </w:r>
      <w:r w:rsidR="0075458A">
        <w:rPr>
          <w:rFonts w:ascii="Calibri" w:eastAsia="宋体" w:hAnsi="Calibri" w:cs="Calibri" w:hint="eastAsia"/>
          <w:color w:val="000000"/>
          <w:kern w:val="0"/>
          <w:sz w:val="24"/>
          <w14:ligatures w14:val="none"/>
        </w:rPr>
        <w:t>in determining the features input into the models.</w:t>
      </w:r>
      <w:bookmarkEnd w:id="4"/>
    </w:p>
    <w:p w14:paraId="172F2C37" w14:textId="02B545F8" w:rsidR="00710F66" w:rsidRDefault="005F024E" w:rsidP="00644F6A">
      <w:pPr>
        <w:widowControl/>
        <w:spacing w:before="100" w:beforeAutospacing="1" w:after="100" w:afterAutospacing="1" w:line="360" w:lineRule="auto"/>
        <w:rPr>
          <w:rFonts w:ascii="Calibri" w:eastAsia="宋体" w:hAnsi="Calibri" w:cs="Calibri"/>
          <w:color w:val="000000"/>
          <w:kern w:val="0"/>
          <w:sz w:val="24"/>
          <w14:ligatures w14:val="none"/>
        </w:rPr>
      </w:pPr>
      <w:r>
        <w:rPr>
          <w:rFonts w:ascii="Calibri" w:eastAsia="宋体" w:hAnsi="Calibri" w:cs="Calibri" w:hint="eastAsia"/>
          <w:color w:val="000000"/>
          <w:kern w:val="0"/>
          <w:sz w:val="24"/>
          <w14:ligatures w14:val="none"/>
        </w:rPr>
        <w:t xml:space="preserve">The </w:t>
      </w:r>
      <w:r w:rsidRPr="00F425DD">
        <w:rPr>
          <w:rFonts w:ascii="Calibri" w:eastAsia="宋体" w:hAnsi="Calibri" w:cs="Calibri"/>
          <w:color w:val="000000"/>
          <w:kern w:val="0"/>
          <w:sz w:val="24"/>
          <w14:ligatures w14:val="none"/>
        </w:rPr>
        <w:t>wind speed</w:t>
      </w:r>
      <w:r>
        <w:rPr>
          <w:rFonts w:ascii="Calibri" w:eastAsia="宋体" w:hAnsi="Calibri" w:cs="Calibri" w:hint="eastAsia"/>
          <w:color w:val="000000"/>
          <w:kern w:val="0"/>
          <w:sz w:val="24"/>
          <w14:ligatures w14:val="none"/>
        </w:rPr>
        <w:t xml:space="preserve"> at hub height has been</w:t>
      </w:r>
      <w:r w:rsidR="00091910">
        <w:rPr>
          <w:rFonts w:ascii="Calibri" w:eastAsia="宋体" w:hAnsi="Calibri" w:cs="Calibri" w:hint="eastAsia"/>
          <w:color w:val="000000"/>
          <w:kern w:val="0"/>
          <w:sz w:val="24"/>
          <w14:ligatures w14:val="none"/>
        </w:rPr>
        <w:t xml:space="preserve"> </w:t>
      </w:r>
      <w:r>
        <w:rPr>
          <w:rFonts w:ascii="Calibri" w:eastAsia="宋体" w:hAnsi="Calibri" w:cs="Calibri" w:hint="eastAsia"/>
          <w:color w:val="000000"/>
          <w:kern w:val="0"/>
          <w:sz w:val="24"/>
          <w14:ligatures w14:val="none"/>
        </w:rPr>
        <w:t xml:space="preserve">used as the </w:t>
      </w:r>
      <w:r w:rsidR="00670753">
        <w:rPr>
          <w:rFonts w:ascii="Calibri" w:eastAsia="宋体" w:hAnsi="Calibri" w:cs="Calibri" w:hint="eastAsia"/>
          <w:color w:val="000000"/>
          <w:kern w:val="0"/>
          <w:sz w:val="24"/>
          <w14:ligatures w14:val="none"/>
        </w:rPr>
        <w:t xml:space="preserve">primary feature </w:t>
      </w:r>
      <w:r w:rsidR="005F1559">
        <w:rPr>
          <w:rFonts w:ascii="Calibri" w:eastAsia="宋体" w:hAnsi="Calibri" w:cs="Calibri" w:hint="eastAsia"/>
          <w:color w:val="000000"/>
          <w:kern w:val="0"/>
          <w:sz w:val="24"/>
          <w14:ligatures w14:val="none"/>
        </w:rPr>
        <w:t>input into the models</w:t>
      </w:r>
      <w:r w:rsidR="00670753">
        <w:rPr>
          <w:rFonts w:ascii="Calibri" w:eastAsia="宋体" w:hAnsi="Calibri" w:cs="Calibri" w:hint="eastAsia"/>
          <w:color w:val="000000"/>
          <w:kern w:val="0"/>
          <w:sz w:val="24"/>
          <w14:ligatures w14:val="none"/>
        </w:rPr>
        <w:t xml:space="preserve"> </w:t>
      </w:r>
      <w:r w:rsidR="00670753">
        <w:rPr>
          <w:rFonts w:ascii="Calibri" w:eastAsia="宋体" w:hAnsi="Calibri" w:cs="Calibri"/>
          <w:color w:val="000000"/>
          <w:kern w:val="0"/>
          <w:sz w:val="24"/>
          <w14:ligatures w14:val="none"/>
        </w:rPr>
        <w:fldChar w:fldCharType="begin"/>
      </w:r>
      <w:r w:rsidR="006C77C9">
        <w:rPr>
          <w:rFonts w:ascii="Calibri" w:eastAsia="宋体" w:hAnsi="Calibri" w:cs="Calibri"/>
          <w:color w:val="000000"/>
          <w:kern w:val="0"/>
          <w:sz w:val="24"/>
          <w14:ligatures w14:val="none"/>
        </w:rPr>
        <w:instrText xml:space="preserve"> ADDIN ZOTERO_ITEM CSL_CITATION {"citationID":"ltycAAkh","properties":{"unsorted":true,"formattedCitation":"(Mahoney et al., 2012; Ye et al., 2017; Che et al., 2022; Zhang et al., 2025)","plainCitation":"(Mahoney et al., 2012; Ye et al., 2017; Che et al., 2022; Zhang et al., 2025)","dontUpdate":true,"noteIndex":0},"citationItems":[{"id":1625,"uris":["http://zotero.org/users/14274501/items/5TJHB4EM"],"itemData":{"id":1625,"type":"article-journal","abstract":"Wind power forecasting can enhance the value of wind energy by improving the reliability of integrating this variable resource and improving the economic feasibility. The National Center for Atmospheric Research (NCAR) has collaborated with Xcel Energy to develop a multifaceted wind power prediction system. Both the day-ahead forecast that is used in trading and the short-term forecast are critical to economic decision making.","container-title":"IEEE Transactions on Sustainable Energy","DOI":"10.1109/TSTE.2012.2201758","ISSN":"1949-3029, 1949-3037","issue":"4","journalAbbreviation":"IEEE Trans. Sustain. Energy","language":"en","page":"670-682","source":"DOI.org (Crossref)","title":"A Wind Power Forecasting System to Optimize Grid Integration","volume":"3","author":[{"family":"Mahoney","given":"William P."},{"family":"Parks","given":"Keith"},{"family":"Wiener","given":"Gerry"},{"family":"Liu","given":"Yubao"},{"family":"Myers","given":"William L."},{"family":"Sun","given":"Juanzhen"},{"family":"Delle Monache","given":"Luca"},{"family":"Hopson","given":"Thomas"},{"family":"Johnson","given":"David"},{"family":"Haupt","given":"Sue Ellen"}],"issued":{"date-parts":[["2012",10]]}}},{"id":1635,"uris":["http://zotero.org/users/14274501/items/UEB3S88X"],"itemData":{"id":1635,"type":"article-journal","abstract":"Large-scale integration of wind energy into power systems may cause operational problems due to the stochastic nature of wind. A short-term wind power prediction model based on physical approach and spatial correlation is proposed to characterize the uncertainty and dependence structure of wind turbines' outputs in the wind farm. Firstly, continuous partial differential equation of each wind turbine has been developed according to its speci</w:instrText>
      </w:r>
      <w:r w:rsidR="006C77C9">
        <w:rPr>
          <w:rFonts w:ascii="Times New Roman" w:eastAsia="宋体" w:hAnsi="Times New Roman" w:cs="Times New Roman"/>
          <w:color w:val="000000"/>
          <w:kern w:val="0"/>
          <w:sz w:val="24"/>
          <w14:ligatures w14:val="none"/>
        </w:rPr>
        <w:instrText>ﬁ</w:instrText>
      </w:r>
      <w:r w:rsidR="006C77C9">
        <w:rPr>
          <w:rFonts w:ascii="Calibri" w:eastAsia="宋体" w:hAnsi="Calibri" w:cs="Calibri"/>
          <w:color w:val="000000"/>
          <w:kern w:val="0"/>
          <w:sz w:val="24"/>
          <w14:ligatures w14:val="none"/>
        </w:rPr>
        <w:instrText xml:space="preserve">c spatial location and the layout of its neighboring correlated wind turbines. Then, spatial correlation matrix of wind speed is derived by discretizing differential equation at each wind turbine using a </w:instrText>
      </w:r>
      <w:r w:rsidR="006C77C9">
        <w:rPr>
          <w:rFonts w:ascii="Times New Roman" w:eastAsia="宋体" w:hAnsi="Times New Roman" w:cs="Times New Roman"/>
          <w:color w:val="000000"/>
          <w:kern w:val="0"/>
          <w:sz w:val="24"/>
          <w14:ligatures w14:val="none"/>
        </w:rPr>
        <w:instrText>ﬁ</w:instrText>
      </w:r>
      <w:r w:rsidR="006C77C9">
        <w:rPr>
          <w:rFonts w:ascii="Calibri" w:eastAsia="宋体" w:hAnsi="Calibri" w:cs="Calibri"/>
          <w:color w:val="000000"/>
          <w:kern w:val="0"/>
          <w:sz w:val="24"/>
          <w14:ligatures w14:val="none"/>
        </w:rPr>
        <w:instrText xml:space="preserve">nite volume method (FVM). Wind speed at each turbine is acquired by solving the relevant differential equation under given boundary conditions. Finally, the wind speed is converted to wind power production via a practical power curve model. Prediction results showed that the spatial correlation model can accurately characterize the correlations among outputs of wind turbines and reduce the error of short-term wind power prediction.","container-title":"Renewable Energy","DOI":"10.1016/j.renene.2016.09.069","ISSN":"09601481","journalAbbreviation":"Renewable Energy","language":"en","page":"1067-1074","source":"DOI.org (Crossref)","title":"Short-term wind power prediction based on spatial model","volume":"101","author":[{"family":"Ye","given":"Lin"},{"family":"Zhao","given":"Yongning"},{"family":"Zeng","given":"Cheng"},{"family":"Zhang","given":"Cihang"}],"issued":{"date-parts":[["2017",2]]}}},{"id":1633,"uris":["http://zotero.org/users/14274501/items/8GQWTJ6M"],"itemData":{"id":1633,"type":"article-journal","abstract":"Accurate day-ahead wind prediction from numerical weather prediction (NWP) models is crucial for integrating wind power into existing grids and wind farm arrangements. Most wind farms in Japan are scattered in mountainous areas susceptible to strong winds and wind patterns that are highly fluctuating and cannot be captured well with mesoscale NWP models. Aiming to provide reliable day-ahead forecasts in rugged zones with complex topography, we introduce a multi-scale model based on coupling the Weather Research Forecasting (WRF) model and the Open Source Field Operation and Manipulation (OpenFOAM) Computational Fluid Dynamics model. The WRF’s predictions are used as initial/boundary conditions for a microscale simulation using OpenFOAM. This coupled model can overcome the shortcomings when employing each component independently. Numerical simulations and validations are carried out at a wind farm in Houhoku, Japan, during summer and winter. The multi-scale model results show a considerable reduction in the bias, mean absolute error, and root mean square error compared to the WRF-alone forecasts. It also has a superior skill against most postprocessing algorithms or artificial intelligence techniques to reduce random forecasting errors. In addition, analysis of computational cost demonstrates the promising capability of this multi-scale model being a routine tool.","container-title":"Sustainable Energy Technologies and Assessments","DOI":"10.1016/j.seta.2022.101995","ISSN":"22131388","journalAbbreviation":"Sustainable Energy Technologies and Assessments","language":"en","page":"101995","source":"DOI.org (Crossref)","title":"A multi-scale model for day-ahead wind speed forecasting: A case study of the Houhoku wind farm, Japan","title-short":"A multi-scale model for day-ahead wind speed forecasting","volume":"52","author":[{"family":"Che","given":"Yuzhang"},{"family":"A. Salazar","given":"Andrés"},{"family":"Peng","given":"Siyue"},{"family":"Zheng","given":"Jiafeng"},{"family":"Chen","given":"Yangruixue"},{"family":"Yuan","given":"Liang"}],"issued":{"date-parts":[["2022",8]]}}},{"id":680,"uris":["http://zotero.org/users/14274501/items/9D8B8ARY"],"itemData":{"id":680,"type":"article-journal","container-title":"Nature Communications","DOI":"10.1038/s41467-025-58456-4","ISSN":"2041-1723","issue":"1","journalAbbreviation":"Nat. Commun.","language":"en","page":"3195","source":"DOI.org (Crossref)","title":"A machine learning model for hub-height short-term wind speed prediction","volume":"16","author":[{"family":"Zhang","given":"Zongwei"},{"family":"Lin","given":"Lianlei"},{"family":"Gao","given":"Sheng"},{"family":"Wang","given":"Junkai"},{"family":"Zhao","given":"Hanqing"},{"family":"Yu","given":"Hangyi"}],"issued":{"date-parts":[["2025",4,3]]}}}],"schema":"https://github.com/citation-style-language/schema/raw/master/csl-citation.json"} </w:instrText>
      </w:r>
      <w:r w:rsidR="00670753">
        <w:rPr>
          <w:rFonts w:ascii="Calibri" w:eastAsia="宋体" w:hAnsi="Calibri" w:cs="Calibri"/>
          <w:color w:val="000000"/>
          <w:kern w:val="0"/>
          <w:sz w:val="24"/>
          <w14:ligatures w14:val="none"/>
        </w:rPr>
        <w:fldChar w:fldCharType="separate"/>
      </w:r>
      <w:r w:rsidR="00670753">
        <w:rPr>
          <w:rFonts w:ascii="Calibri" w:hAnsi="Calibri" w:cs="Calibri"/>
          <w:color w:val="000000"/>
          <w:kern w:val="0"/>
          <w:sz w:val="24"/>
        </w:rPr>
        <w:t>(</w:t>
      </w:r>
      <w:r w:rsidR="00A43927">
        <w:rPr>
          <w:rFonts w:ascii="Calibri" w:hAnsi="Calibri" w:cs="Calibri" w:hint="eastAsia"/>
          <w:color w:val="000000"/>
          <w:kern w:val="0"/>
          <w:sz w:val="24"/>
        </w:rPr>
        <w:t xml:space="preserve">e.g., </w:t>
      </w:r>
      <w:r w:rsidR="00670753">
        <w:rPr>
          <w:rFonts w:ascii="Calibri" w:hAnsi="Calibri" w:cs="Calibri"/>
          <w:color w:val="000000"/>
          <w:kern w:val="0"/>
          <w:sz w:val="24"/>
        </w:rPr>
        <w:t>Mahoney et al., 2012; Ye et al., 2017; Che et al., 2022; Zhang et al., 2025)</w:t>
      </w:r>
      <w:r w:rsidR="00670753">
        <w:rPr>
          <w:rFonts w:ascii="Calibri" w:eastAsia="宋体" w:hAnsi="Calibri" w:cs="Calibri"/>
          <w:color w:val="000000"/>
          <w:kern w:val="0"/>
          <w:sz w:val="24"/>
          <w14:ligatures w14:val="none"/>
        </w:rPr>
        <w:fldChar w:fldCharType="end"/>
      </w:r>
      <w:r w:rsidR="00F425DD" w:rsidRPr="00F425DD">
        <w:rPr>
          <w:rFonts w:ascii="Calibri" w:eastAsia="宋体" w:hAnsi="Calibri" w:cs="Calibri"/>
          <w:color w:val="000000"/>
          <w:kern w:val="0"/>
          <w:sz w:val="24"/>
          <w14:ligatures w14:val="none"/>
        </w:rPr>
        <w:t xml:space="preserve">. This practice originates from single-turbine power curve, where </w:t>
      </w:r>
      <w:r w:rsidR="007A1CC8">
        <w:rPr>
          <w:rFonts w:ascii="Calibri" w:eastAsia="宋体" w:hAnsi="Calibri" w:cs="Calibri" w:hint="eastAsia"/>
          <w:color w:val="000000"/>
          <w:kern w:val="0"/>
          <w:sz w:val="24"/>
          <w14:ligatures w14:val="none"/>
        </w:rPr>
        <w:t>power</w:t>
      </w:r>
      <w:r w:rsidR="007A1CC8" w:rsidRPr="00F425DD">
        <w:rPr>
          <w:rFonts w:ascii="Calibri" w:eastAsia="宋体" w:hAnsi="Calibri" w:cs="Calibri"/>
          <w:color w:val="000000"/>
          <w:kern w:val="0"/>
          <w:sz w:val="24"/>
          <w14:ligatures w14:val="none"/>
        </w:rPr>
        <w:t xml:space="preserve"> </w:t>
      </w:r>
      <w:r w:rsidR="00F425DD" w:rsidRPr="00F425DD">
        <w:rPr>
          <w:rFonts w:ascii="Calibri" w:eastAsia="宋体" w:hAnsi="Calibri" w:cs="Calibri"/>
          <w:color w:val="000000"/>
          <w:kern w:val="0"/>
          <w:sz w:val="24"/>
          <w14:ligatures w14:val="none"/>
        </w:rPr>
        <w:t xml:space="preserve">can be characterized by a single </w:t>
      </w:r>
      <w:r w:rsidR="00B16E71">
        <w:rPr>
          <w:rFonts w:ascii="Calibri" w:eastAsia="宋体" w:hAnsi="Calibri" w:cs="Calibri"/>
          <w:color w:val="000000"/>
          <w:kern w:val="0"/>
          <w:sz w:val="24"/>
          <w14:ligatures w14:val="none"/>
        </w:rPr>
        <w:t>hub</w:t>
      </w:r>
      <w:r w:rsidR="007A1CC8">
        <w:rPr>
          <w:rFonts w:ascii="Calibri" w:eastAsia="宋体" w:hAnsi="Calibri" w:cs="Calibri" w:hint="eastAsia"/>
          <w:color w:val="000000"/>
          <w:kern w:val="0"/>
          <w:sz w:val="24"/>
          <w14:ligatures w14:val="none"/>
        </w:rPr>
        <w:t>-</w:t>
      </w:r>
      <w:r w:rsidR="00F425DD" w:rsidRPr="00F425DD">
        <w:rPr>
          <w:rFonts w:ascii="Calibri" w:eastAsia="宋体" w:hAnsi="Calibri" w:cs="Calibri"/>
          <w:color w:val="000000"/>
          <w:kern w:val="0"/>
          <w:sz w:val="24"/>
          <w14:ligatures w14:val="none"/>
        </w:rPr>
        <w:t>height</w:t>
      </w:r>
      <w:r w:rsidR="007A1CC8">
        <w:rPr>
          <w:rFonts w:ascii="Calibri" w:eastAsia="宋体" w:hAnsi="Calibri" w:cs="Calibri" w:hint="eastAsia"/>
          <w:color w:val="000000"/>
          <w:kern w:val="0"/>
          <w:sz w:val="24"/>
          <w14:ligatures w14:val="none"/>
        </w:rPr>
        <w:t xml:space="preserve"> wind speed</w:t>
      </w:r>
      <w:r w:rsidR="002102C4">
        <w:rPr>
          <w:rFonts w:ascii="Calibri" w:eastAsia="宋体" w:hAnsi="Calibri" w:cs="Calibri" w:hint="eastAsia"/>
          <w:color w:val="000000"/>
          <w:kern w:val="0"/>
          <w:sz w:val="24"/>
          <w14:ligatures w14:val="none"/>
        </w:rPr>
        <w:t xml:space="preserve"> </w:t>
      </w:r>
      <w:r w:rsidR="00A943FC">
        <w:rPr>
          <w:rFonts w:ascii="Calibri" w:eastAsia="宋体" w:hAnsi="Calibri" w:cs="Calibri"/>
          <w:color w:val="000000"/>
          <w:kern w:val="0"/>
          <w:sz w:val="24"/>
          <w14:ligatures w14:val="none"/>
        </w:rPr>
        <w:fldChar w:fldCharType="begin"/>
      </w:r>
      <w:r w:rsidR="00401647">
        <w:rPr>
          <w:rFonts w:ascii="Calibri" w:eastAsia="宋体" w:hAnsi="Calibri" w:cs="Calibri"/>
          <w:color w:val="000000"/>
          <w:kern w:val="0"/>
          <w:sz w:val="24"/>
          <w14:ligatures w14:val="none"/>
        </w:rPr>
        <w:instrText xml:space="preserve"> ADDIN ZOTERO_ITEM CSL_CITATION {"citationID":"2y7JN3K4","properties":{"formattedCitation":"(Turbines\\uc0\\u8212{}Part, 2005)","plainCitation":"(Turbines—Part, 2005)","noteIndex":0},"citationItems":[{"id":1638,"uris":["http://zotero.org/users/14274501/items/3X2LALHE"],"itemData":{"id":1638,"type":"article-journal","container-title":"British Standard, IEC","journalAbbreviation":"British Standard, IEC","page":"61400-12","title":"12-1: Power Performance Measurements of Electricity Producing Wind Turbines","author":[{"family":"Turbines—Part","given":"Wind"}],"issued":{"date-parts":[["2005"]]}}}],"schema":"https://github.com/citation-style-language/schema/raw/master/csl-citation.json"} </w:instrText>
      </w:r>
      <w:r w:rsidR="00A943FC">
        <w:rPr>
          <w:rFonts w:ascii="Calibri" w:eastAsia="宋体" w:hAnsi="Calibri" w:cs="Calibri"/>
          <w:color w:val="000000"/>
          <w:kern w:val="0"/>
          <w:sz w:val="24"/>
          <w14:ligatures w14:val="none"/>
        </w:rPr>
        <w:fldChar w:fldCharType="separate"/>
      </w:r>
      <w:r w:rsidR="00401647" w:rsidRPr="00401647">
        <w:rPr>
          <w:rFonts w:ascii="Calibri" w:hAnsi="Calibri" w:cs="Calibri"/>
          <w:color w:val="000000"/>
          <w:kern w:val="0"/>
          <w:sz w:val="24"/>
        </w:rPr>
        <w:t>(Turbines—Part, 2005)</w:t>
      </w:r>
      <w:r w:rsidR="00A943FC">
        <w:rPr>
          <w:rFonts w:ascii="Calibri" w:eastAsia="宋体" w:hAnsi="Calibri" w:cs="Calibri"/>
          <w:color w:val="000000"/>
          <w:kern w:val="0"/>
          <w:sz w:val="24"/>
          <w14:ligatures w14:val="none"/>
        </w:rPr>
        <w:fldChar w:fldCharType="end"/>
      </w:r>
      <w:r w:rsidR="00314C88">
        <w:rPr>
          <w:rFonts w:ascii="Calibri" w:eastAsia="宋体" w:hAnsi="Calibri" w:cs="Calibri" w:hint="eastAsia"/>
          <w:color w:val="000000"/>
          <w:kern w:val="0"/>
          <w:sz w:val="24"/>
          <w14:ligatures w14:val="none"/>
        </w:rPr>
        <w:t xml:space="preserve">, and </w:t>
      </w:r>
      <w:r w:rsidR="00DB509B">
        <w:rPr>
          <w:rFonts w:ascii="Calibri" w:eastAsia="宋体" w:hAnsi="Calibri" w:cs="Calibri" w:hint="eastAsia"/>
          <w:color w:val="000000"/>
          <w:kern w:val="0"/>
          <w:sz w:val="24"/>
          <w14:ligatures w14:val="none"/>
        </w:rPr>
        <w:t xml:space="preserve">could be supported by </w:t>
      </w:r>
      <w:r w:rsidR="00314C88">
        <w:rPr>
          <w:rFonts w:ascii="Calibri" w:eastAsia="宋体" w:hAnsi="Calibri" w:cs="Calibri" w:hint="eastAsia"/>
          <w:color w:val="000000"/>
          <w:kern w:val="0"/>
          <w:sz w:val="24"/>
          <w14:ligatures w14:val="none"/>
        </w:rPr>
        <w:t xml:space="preserve">the fact that </w:t>
      </w:r>
      <w:r w:rsidR="005B3BF3" w:rsidRPr="00F425DD">
        <w:rPr>
          <w:rFonts w:ascii="Calibri" w:eastAsia="宋体" w:hAnsi="Calibri" w:cs="Calibri"/>
          <w:color w:val="000000"/>
          <w:kern w:val="0"/>
          <w:sz w:val="24"/>
          <w14:ligatures w14:val="none"/>
        </w:rPr>
        <w:t>hub-height wind speed shows strong correlation with power</w:t>
      </w:r>
      <w:r w:rsidR="005B3BF3">
        <w:rPr>
          <w:rFonts w:ascii="Calibri" w:eastAsia="宋体" w:hAnsi="Calibri" w:cs="Calibri" w:hint="eastAsia"/>
          <w:color w:val="000000"/>
          <w:kern w:val="0"/>
          <w:sz w:val="24"/>
          <w14:ligatures w14:val="none"/>
        </w:rPr>
        <w:t xml:space="preserve"> </w:t>
      </w:r>
      <w:r w:rsidR="005B3BF3">
        <w:rPr>
          <w:rFonts w:ascii="Calibri" w:eastAsia="宋体" w:hAnsi="Calibri" w:cs="Calibri"/>
          <w:color w:val="000000"/>
          <w:kern w:val="0"/>
          <w:sz w:val="24"/>
          <w14:ligatures w14:val="none"/>
        </w:rPr>
        <w:fldChar w:fldCharType="begin"/>
      </w:r>
      <w:r w:rsidR="005B3BF3">
        <w:rPr>
          <w:rFonts w:ascii="Calibri" w:eastAsia="宋体" w:hAnsi="Calibri" w:cs="Calibri"/>
          <w:color w:val="000000"/>
          <w:kern w:val="0"/>
          <w:sz w:val="24"/>
          <w14:ligatures w14:val="none"/>
        </w:rPr>
        <w:instrText xml:space="preserve"> ADDIN ZOTERO_ITEM CSL_CITATION {"citationID":"4FoJ54t5","properties":{"formattedCitation":"(Clifton et al., 2013)","plainCitation":"(Clifton et al., 2013)","noteIndex":0},"citationItems":[{"id":1640,"uris":["http://zotero.org/users/14274501/items/Y4FVRGTC"],"itemData":{"id":1640,"type":"article-journal","abstract":"Wind turbine power output is known to be a strong function of wind speed, but is also affected by turbulence and shear. In this work, new aerostructural simulations of a generic 1.5 MW turbine are used to rank atmospheric in</w:instrText>
      </w:r>
      <w:r w:rsidR="005B3BF3">
        <w:rPr>
          <w:rFonts w:ascii="Times New Roman" w:eastAsia="宋体" w:hAnsi="Times New Roman" w:cs="Times New Roman"/>
          <w:color w:val="000000"/>
          <w:kern w:val="0"/>
          <w:sz w:val="24"/>
          <w14:ligatures w14:val="none"/>
        </w:rPr>
        <w:instrText>ﬂ</w:instrText>
      </w:r>
      <w:r w:rsidR="005B3BF3">
        <w:rPr>
          <w:rFonts w:ascii="Calibri" w:eastAsia="宋体" w:hAnsi="Calibri" w:cs="Calibri"/>
          <w:color w:val="000000"/>
          <w:kern w:val="0"/>
          <w:sz w:val="24"/>
          <w14:ligatures w14:val="none"/>
        </w:rPr>
        <w:instrText>uences on power output. Most signi</w:instrText>
      </w:r>
      <w:r w:rsidR="005B3BF3">
        <w:rPr>
          <w:rFonts w:ascii="Times New Roman" w:eastAsia="宋体" w:hAnsi="Times New Roman" w:cs="Times New Roman"/>
          <w:color w:val="000000"/>
          <w:kern w:val="0"/>
          <w:sz w:val="24"/>
          <w14:ligatures w14:val="none"/>
        </w:rPr>
        <w:instrText>ﬁ</w:instrText>
      </w:r>
      <w:r w:rsidR="005B3BF3">
        <w:rPr>
          <w:rFonts w:ascii="Calibri" w:eastAsia="宋体" w:hAnsi="Calibri" w:cs="Calibri"/>
          <w:color w:val="000000"/>
          <w:kern w:val="0"/>
          <w:sz w:val="24"/>
          <w14:ligatures w14:val="none"/>
        </w:rPr>
        <w:instrText>cant is the hub height wind speed, followed by hub height turbulence intensity and then wind speed shear across the rotor disk. These simulation data are used to train regression trees that predict the turbine response for any combination of wind speed, turbulence intensity, and wind shear that might be expected at a turbine site. For a randomly selected atmospheric condition, the accuracy of the regression tree power predictions is three times higher than that from the traditional power curve methodology. The regression tree method can also be applied to turbine test data and used to predict turbine performance at a new site. No new data are required in comparison to the data that are usually collected for a wind resource assessment. Implementing the method requires turbine manufacturers to create a turbine regression tree model from test site data. Such an approach could signi</w:instrText>
      </w:r>
      <w:r w:rsidR="005B3BF3">
        <w:rPr>
          <w:rFonts w:ascii="Times New Roman" w:eastAsia="宋体" w:hAnsi="Times New Roman" w:cs="Times New Roman"/>
          <w:color w:val="000000"/>
          <w:kern w:val="0"/>
          <w:sz w:val="24"/>
          <w14:ligatures w14:val="none"/>
        </w:rPr>
        <w:instrText>ﬁ</w:instrText>
      </w:r>
      <w:r w:rsidR="005B3BF3">
        <w:rPr>
          <w:rFonts w:ascii="Calibri" w:eastAsia="宋体" w:hAnsi="Calibri" w:cs="Calibri"/>
          <w:color w:val="000000"/>
          <w:kern w:val="0"/>
          <w:sz w:val="24"/>
          <w14:ligatures w14:val="none"/>
        </w:rPr>
        <w:instrText xml:space="preserve">cantly reduce bias in power predictions that arise because of the different turbulence and shear at the new site, compared to the test site.","container-title":"Environmental Research Letters","DOI":"10.1088/1748-9326/8/2/024009","ISSN":"1748-9326","issue":"2","journalAbbreviation":"Environ. Res. Lett.","language":"en","license":"http://iopscience.iop.org/info/page/text-and-data-mining","page":"024009","source":"DOI.org (Crossref)","title":"Using machine learning to predict wind turbine power output","volume":"8","author":[{"family":"Clifton","given":"A"},{"family":"Kilcher","given":"L"},{"family":"Lundquist","given":"J K"},{"family":"Fleming","given":"P"}],"issued":{"date-parts":[["2013",6,1]]}}}],"schema":"https://github.com/citation-style-language/schema/raw/master/csl-citation.json"} </w:instrText>
      </w:r>
      <w:r w:rsidR="005B3BF3">
        <w:rPr>
          <w:rFonts w:ascii="Calibri" w:eastAsia="宋体" w:hAnsi="Calibri" w:cs="Calibri"/>
          <w:color w:val="000000"/>
          <w:kern w:val="0"/>
          <w:sz w:val="24"/>
          <w14:ligatures w14:val="none"/>
        </w:rPr>
        <w:fldChar w:fldCharType="separate"/>
      </w:r>
      <w:r w:rsidR="005B3BF3">
        <w:rPr>
          <w:rFonts w:ascii="Calibri" w:eastAsia="宋体" w:hAnsi="Calibri" w:cs="Calibri"/>
          <w:noProof/>
          <w:color w:val="000000"/>
          <w:kern w:val="0"/>
          <w:sz w:val="24"/>
          <w14:ligatures w14:val="none"/>
        </w:rPr>
        <w:t>(Clifton et al., 2013)</w:t>
      </w:r>
      <w:r w:rsidR="005B3BF3">
        <w:rPr>
          <w:rFonts w:ascii="Calibri" w:eastAsia="宋体" w:hAnsi="Calibri" w:cs="Calibri"/>
          <w:color w:val="000000"/>
          <w:kern w:val="0"/>
          <w:sz w:val="24"/>
          <w14:ligatures w14:val="none"/>
        </w:rPr>
        <w:fldChar w:fldCharType="end"/>
      </w:r>
      <w:r w:rsidR="00F425DD" w:rsidRPr="00F425DD">
        <w:rPr>
          <w:rFonts w:ascii="Calibri" w:eastAsia="宋体" w:hAnsi="Calibri" w:cs="Calibri"/>
          <w:color w:val="000000"/>
          <w:kern w:val="0"/>
          <w:sz w:val="24"/>
          <w14:ligatures w14:val="none"/>
        </w:rPr>
        <w:t xml:space="preserve">. </w:t>
      </w:r>
      <w:r w:rsidR="00587EF3">
        <w:rPr>
          <w:rFonts w:ascii="Calibri" w:eastAsia="宋体" w:hAnsi="Calibri" w:cs="Calibri" w:hint="eastAsia"/>
          <w:color w:val="000000"/>
          <w:kern w:val="0"/>
          <w:sz w:val="24"/>
          <w14:ligatures w14:val="none"/>
        </w:rPr>
        <w:t xml:space="preserve">However, in wind farms, given that the </w:t>
      </w:r>
      <w:r w:rsidR="00587EF3" w:rsidRPr="00F425DD">
        <w:rPr>
          <w:rFonts w:ascii="Calibri" w:eastAsia="宋体" w:hAnsi="Calibri" w:cs="Calibri"/>
          <w:color w:val="000000"/>
          <w:kern w:val="0"/>
          <w:sz w:val="24"/>
          <w14:ligatures w14:val="none"/>
        </w:rPr>
        <w:t>spatial heterogeneity</w:t>
      </w:r>
      <w:r w:rsidR="00587EF3">
        <w:rPr>
          <w:rFonts w:ascii="Calibri" w:eastAsia="宋体" w:hAnsi="Calibri" w:cs="Calibri" w:hint="eastAsia"/>
          <w:color w:val="000000"/>
          <w:kern w:val="0"/>
          <w:sz w:val="24"/>
          <w14:ligatures w14:val="none"/>
        </w:rPr>
        <w:t xml:space="preserve"> of wind speed</w:t>
      </w:r>
      <w:r w:rsidR="00587EF3" w:rsidRPr="00F425DD">
        <w:rPr>
          <w:rFonts w:ascii="Calibri" w:eastAsia="宋体" w:hAnsi="Calibri" w:cs="Calibri"/>
          <w:color w:val="000000"/>
          <w:kern w:val="0"/>
          <w:sz w:val="24"/>
          <w14:ligatures w14:val="none"/>
        </w:rPr>
        <w:t xml:space="preserve"> and </w:t>
      </w:r>
      <w:r w:rsidR="00587EF3">
        <w:rPr>
          <w:rFonts w:ascii="Calibri" w:eastAsia="宋体" w:hAnsi="Calibri" w:cs="Calibri" w:hint="eastAsia"/>
          <w:color w:val="000000"/>
          <w:kern w:val="0"/>
          <w:sz w:val="24"/>
          <w14:ligatures w14:val="none"/>
        </w:rPr>
        <w:t xml:space="preserve">turbine </w:t>
      </w:r>
      <w:r w:rsidR="00587EF3" w:rsidRPr="00F425DD">
        <w:rPr>
          <w:rFonts w:ascii="Calibri" w:eastAsia="宋体" w:hAnsi="Calibri" w:cs="Calibri"/>
          <w:color w:val="000000"/>
          <w:kern w:val="0"/>
          <w:sz w:val="24"/>
          <w14:ligatures w14:val="none"/>
        </w:rPr>
        <w:t>wake interactions</w:t>
      </w:r>
      <w:r w:rsidR="00587EF3">
        <w:rPr>
          <w:rFonts w:ascii="Calibri" w:eastAsia="宋体" w:hAnsi="Calibri" w:cs="Calibri" w:hint="eastAsia"/>
          <w:color w:val="000000"/>
          <w:kern w:val="0"/>
          <w:sz w:val="24"/>
          <w14:ligatures w14:val="none"/>
        </w:rPr>
        <w:t xml:space="preserve"> significantly affect the flow field </w:t>
      </w:r>
      <w:r w:rsidR="00B16E71">
        <w:rPr>
          <w:rFonts w:ascii="Calibri" w:eastAsia="宋体" w:hAnsi="Calibri" w:cs="Calibri"/>
          <w:color w:val="000000"/>
          <w:kern w:val="0"/>
          <w:sz w:val="24"/>
          <w14:ligatures w14:val="none"/>
        </w:rPr>
        <w:fldChar w:fldCharType="begin"/>
      </w:r>
      <w:r w:rsidR="00B16E71">
        <w:rPr>
          <w:rFonts w:ascii="Calibri" w:eastAsia="宋体" w:hAnsi="Calibri" w:cs="Calibri"/>
          <w:color w:val="000000"/>
          <w:kern w:val="0"/>
          <w:sz w:val="24"/>
          <w14:ligatures w14:val="none"/>
        </w:rPr>
        <w:instrText xml:space="preserve"> ADDIN ZOTERO_ITEM CSL_CITATION {"citationID":"wbFTPc42","properties":{"formattedCitation":"(Wharton &amp; Lundquist, 2012)","plainCitation":"(Wharton &amp; Lundquist, 2012)","noteIndex":0},"citationItems":[{"id":1648,"uris":["http://zotero.org/users/14274501/items/MKLZNDJ2"],"itemData":{"id":1648,"type":"article-journal","abstract":"The power generated by a wind turbine largely depends on the wind speed. During time periods with identical hub-height wind speeds but different shapes to the wind pro</w:instrText>
      </w:r>
      <w:r w:rsidR="00B16E71">
        <w:rPr>
          <w:rFonts w:ascii="Times New Roman" w:eastAsia="宋体" w:hAnsi="Times New Roman" w:cs="Times New Roman"/>
          <w:color w:val="000000"/>
          <w:kern w:val="0"/>
          <w:sz w:val="24"/>
          <w14:ligatures w14:val="none"/>
        </w:rPr>
        <w:instrText>ﬁ</w:instrText>
      </w:r>
      <w:r w:rsidR="00B16E71">
        <w:rPr>
          <w:rFonts w:ascii="Calibri" w:eastAsia="宋体" w:hAnsi="Calibri" w:cs="Calibri"/>
          <w:color w:val="000000"/>
          <w:kern w:val="0"/>
          <w:sz w:val="24"/>
          <w14:ligatures w14:val="none"/>
        </w:rPr>
        <w:instrText>le, a turbine will produce different amounts of power. This variability may be induced by atmospheric stability, which affects pro</w:instrText>
      </w:r>
      <w:r w:rsidR="00B16E71">
        <w:rPr>
          <w:rFonts w:ascii="Times New Roman" w:eastAsia="宋体" w:hAnsi="Times New Roman" w:cs="Times New Roman"/>
          <w:color w:val="000000"/>
          <w:kern w:val="0"/>
          <w:sz w:val="24"/>
          <w14:ligatures w14:val="none"/>
        </w:rPr>
        <w:instrText>ﬁ</w:instrText>
      </w:r>
      <w:r w:rsidR="00B16E71">
        <w:rPr>
          <w:rFonts w:ascii="Calibri" w:eastAsia="宋体" w:hAnsi="Calibri" w:cs="Calibri"/>
          <w:color w:val="000000"/>
          <w:kern w:val="0"/>
          <w:sz w:val="24"/>
          <w14:ligatures w14:val="none"/>
        </w:rPr>
        <w:instrText>les of mean wind speed, direction and turbulence across the rotor disk. Our letter examines turbine power generation data, segregated by atmospheric stability, in order to investigate power performance dependences at a West Coast North American wind farm. The dependence of power on stability is clear, regardless of whether time periods are segregated by three-dimensional turbulence, turbulence intensity or wind shear. The power generated at a given wind speed is higher under stable conditions and lower under strongly convective conditions: average power output differences approach 15%. Wind energy resource assessment and day ahead power forecasting could bene</w:instrText>
      </w:r>
      <w:r w:rsidR="00B16E71">
        <w:rPr>
          <w:rFonts w:ascii="Times New Roman" w:eastAsia="宋体" w:hAnsi="Times New Roman" w:cs="Times New Roman"/>
          <w:color w:val="000000"/>
          <w:kern w:val="0"/>
          <w:sz w:val="24"/>
          <w14:ligatures w14:val="none"/>
        </w:rPr>
        <w:instrText>ﬁ</w:instrText>
      </w:r>
      <w:r w:rsidR="00B16E71">
        <w:rPr>
          <w:rFonts w:ascii="Calibri" w:eastAsia="宋体" w:hAnsi="Calibri" w:cs="Calibri"/>
          <w:color w:val="000000"/>
          <w:kern w:val="0"/>
          <w:sz w:val="24"/>
          <w14:ligatures w14:val="none"/>
        </w:rPr>
        <w:instrText xml:space="preserve">t from increased accuracy if atmospheric stability impacts were measured and appropriately incorporated in power forecasts, e.g., through the generation of power curves based on a range of turbulence regimes.","container-title":"Environmental Research Letters","DOI":"10.1088/1748-9326/7/1/014005","ISSN":"1748-9326","issue":"1","journalAbbreviation":"Environ. Res. Lett.","language":"en","page":"014005","source":"DOI.org (Crossref)","title":"Atmospheric stability affects wind turbine power collection","volume":"7","author":[{"family":"Wharton","given":"Sonia"},{"family":"Lundquist","given":"Julie K"}],"issued":{"date-parts":[["2012",3,1]]}}}],"schema":"https://github.com/citation-style-language/schema/raw/master/csl-citation.json"} </w:instrText>
      </w:r>
      <w:r w:rsidR="00B16E71">
        <w:rPr>
          <w:rFonts w:ascii="Calibri" w:eastAsia="宋体" w:hAnsi="Calibri" w:cs="Calibri"/>
          <w:color w:val="000000"/>
          <w:kern w:val="0"/>
          <w:sz w:val="24"/>
          <w14:ligatures w14:val="none"/>
        </w:rPr>
        <w:fldChar w:fldCharType="separate"/>
      </w:r>
      <w:r w:rsidR="00B16E71">
        <w:rPr>
          <w:rFonts w:ascii="Calibri" w:eastAsia="宋体" w:hAnsi="Calibri" w:cs="Calibri"/>
          <w:noProof/>
          <w:color w:val="000000"/>
          <w:kern w:val="0"/>
          <w:sz w:val="24"/>
          <w14:ligatures w14:val="none"/>
        </w:rPr>
        <w:t>(Wharton &amp; Lundquist, 2012)</w:t>
      </w:r>
      <w:r w:rsidR="00B16E71">
        <w:rPr>
          <w:rFonts w:ascii="Calibri" w:eastAsia="宋体" w:hAnsi="Calibri" w:cs="Calibri"/>
          <w:color w:val="000000"/>
          <w:kern w:val="0"/>
          <w:sz w:val="24"/>
          <w14:ligatures w14:val="none"/>
        </w:rPr>
        <w:fldChar w:fldCharType="end"/>
      </w:r>
      <w:r w:rsidR="00587EF3">
        <w:rPr>
          <w:rFonts w:ascii="Calibri" w:eastAsia="宋体" w:hAnsi="Calibri" w:cs="Calibri" w:hint="eastAsia"/>
          <w:color w:val="000000"/>
          <w:kern w:val="0"/>
          <w:sz w:val="24"/>
          <w14:ligatures w14:val="none"/>
        </w:rPr>
        <w:t xml:space="preserve">, power forecasting based on only the hub-height speed </w:t>
      </w:r>
      <w:r w:rsidR="009B1F11">
        <w:rPr>
          <w:rFonts w:ascii="Calibri" w:eastAsia="宋体" w:hAnsi="Calibri" w:cs="Calibri"/>
          <w:color w:val="000000"/>
          <w:kern w:val="0"/>
          <w:sz w:val="24"/>
          <w14:ligatures w14:val="none"/>
        </w:rPr>
        <w:t>may not</w:t>
      </w:r>
      <w:r w:rsidR="00587EF3">
        <w:rPr>
          <w:rFonts w:ascii="Calibri" w:eastAsia="宋体" w:hAnsi="Calibri" w:cs="Calibri" w:hint="eastAsia"/>
          <w:color w:val="000000"/>
          <w:kern w:val="0"/>
          <w:sz w:val="24"/>
          <w14:ligatures w14:val="none"/>
        </w:rPr>
        <w:t xml:space="preserve"> be sufficiently reliable</w:t>
      </w:r>
      <w:r w:rsidR="00B16E71">
        <w:rPr>
          <w:rFonts w:ascii="Calibri" w:eastAsia="宋体" w:hAnsi="Calibri" w:cs="Calibri"/>
          <w:color w:val="000000"/>
          <w:kern w:val="0"/>
          <w:sz w:val="24"/>
          <w14:ligatures w14:val="none"/>
        </w:rPr>
        <w:t xml:space="preserve"> </w:t>
      </w:r>
      <w:r w:rsidR="00B16E71">
        <w:rPr>
          <w:rFonts w:ascii="Calibri" w:eastAsia="宋体" w:hAnsi="Calibri" w:cs="Calibri"/>
          <w:color w:val="000000"/>
          <w:kern w:val="0"/>
          <w:sz w:val="24"/>
          <w14:ligatures w14:val="none"/>
        </w:rPr>
        <w:fldChar w:fldCharType="begin"/>
      </w:r>
      <w:r w:rsidR="00B16E71">
        <w:rPr>
          <w:rFonts w:ascii="Calibri" w:eastAsia="宋体" w:hAnsi="Calibri" w:cs="Calibri"/>
          <w:color w:val="000000"/>
          <w:kern w:val="0"/>
          <w:sz w:val="24"/>
          <w14:ligatures w14:val="none"/>
        </w:rPr>
        <w:instrText xml:space="preserve"> ADDIN ZOTERO_ITEM CSL_CITATION {"citationID":"jkhKTdo7","properties":{"formattedCitation":"(Buhan et al., 2016)","plainCitation":"(Buhan et al., 2016)","noteIndex":0},"citationItems":[{"id":1665,"uris":["http://zotero.org/users/14274501/items/ECRFFUKQ"],"itemData":{"id":1665,"type":"article-journal","abstract":"A new statistical approach has been proposed for improved short-term wind-electric power forecasts of wind power plants (WPPs) based on a new wind-patternrecognition technique, and reference wind mast (RWM) data correlations with numerical weather predictions (NWPs) to localize wind data to the given WPP site. For this purpose, </w:instrText>
      </w:r>
      <w:r w:rsidR="00B16E71">
        <w:rPr>
          <w:rFonts w:ascii="Times New Roman" w:eastAsia="宋体" w:hAnsi="Times New Roman" w:cs="Times New Roman"/>
          <w:color w:val="000000"/>
          <w:kern w:val="0"/>
          <w:sz w:val="24"/>
          <w14:ligatures w14:val="none"/>
        </w:rPr>
        <w:instrText>ﬁ</w:instrText>
      </w:r>
      <w:r w:rsidR="00B16E71">
        <w:rPr>
          <w:rFonts w:ascii="Calibri" w:eastAsia="宋体" w:hAnsi="Calibri" w:cs="Calibri"/>
          <w:color w:val="000000"/>
          <w:kern w:val="0"/>
          <w:sz w:val="24"/>
          <w14:ligatures w14:val="none"/>
        </w:rPr>
        <w:instrText>rst, NWP data are combined using adaptive boosting (AdaBoost) machine-learning algorithm to provide a proper combination of meteorological grid data from a set of grids around each WPP. Then, combined grid data are clustered, and for each cluster, an arti</w:instrText>
      </w:r>
      <w:r w:rsidR="00B16E71">
        <w:rPr>
          <w:rFonts w:ascii="Times New Roman" w:eastAsia="宋体" w:hAnsi="Times New Roman" w:cs="Times New Roman"/>
          <w:color w:val="000000"/>
          <w:kern w:val="0"/>
          <w:sz w:val="24"/>
          <w14:ligatures w14:val="none"/>
        </w:rPr>
        <w:instrText>ﬁ</w:instrText>
      </w:r>
      <w:r w:rsidR="00B16E71">
        <w:rPr>
          <w:rFonts w:ascii="Calibri" w:eastAsia="宋体" w:hAnsi="Calibri" w:cs="Calibri"/>
          <w:color w:val="000000"/>
          <w:kern w:val="0"/>
          <w:sz w:val="24"/>
          <w14:ligatures w14:val="none"/>
        </w:rPr>
        <w:instrText xml:space="preserve">cial neural network (ANN)/support vector machine (SVM) model is constructed to learn the relationship between the wind patterns of NWP data and RWM measurements. The outputs of this wind-to-wind modeling stage are used to obtain raw short-term 48-h-ahead wind-electric power forecasts via the consecutive statistical ANN/SVM models applied in the wind-to-power stage. The systematic errors are eliminated by applying model output statistics (MOS) and a weighted average combination method is used to obtain the </w:instrText>
      </w:r>
      <w:r w:rsidR="00B16E71">
        <w:rPr>
          <w:rFonts w:ascii="Times New Roman" w:eastAsia="宋体" w:hAnsi="Times New Roman" w:cs="Times New Roman"/>
          <w:color w:val="000000"/>
          <w:kern w:val="0"/>
          <w:sz w:val="24"/>
          <w14:ligatures w14:val="none"/>
        </w:rPr>
        <w:instrText>ﬁ</w:instrText>
      </w:r>
      <w:r w:rsidR="00B16E71">
        <w:rPr>
          <w:rFonts w:ascii="Calibri" w:eastAsia="宋体" w:hAnsi="Calibri" w:cs="Calibri"/>
          <w:color w:val="000000"/>
          <w:kern w:val="0"/>
          <w:sz w:val="24"/>
          <w14:ligatures w14:val="none"/>
        </w:rPr>
        <w:instrText xml:space="preserve">nal 48-h-ahead wind-electric power forecasts. The proposed model has been successfully applied to seven WPPs with installed capacities in the range from 10 to </w:instrText>
      </w:r>
      <w:r w:rsidR="00B16E71">
        <w:rPr>
          <w:rFonts w:ascii="Cambria Math" w:eastAsia="宋体" w:hAnsi="Cambria Math" w:cs="Cambria Math"/>
          <w:color w:val="000000"/>
          <w:kern w:val="0"/>
          <w:sz w:val="24"/>
          <w14:ligatures w14:val="none"/>
        </w:rPr>
        <w:instrText>∼</w:instrText>
      </w:r>
      <w:r w:rsidR="00B16E71">
        <w:rPr>
          <w:rFonts w:ascii="Calibri" w:eastAsia="宋体" w:hAnsi="Calibri" w:cs="Calibri"/>
          <w:color w:val="000000"/>
          <w:kern w:val="0"/>
          <w:sz w:val="24"/>
          <w14:ligatures w14:val="none"/>
        </w:rPr>
        <w:instrText xml:space="preserve">200 MW. The wind-electric power-forecast results obtained by using the proposed approach are compared with the reference benchmark models and other statistical models, which do not use any wind pattern recognition or NWP data correction via RWM measurements. It has been shown that the proposed wind-pattern-recognition technique and the wind-to-wind model developed by the use of an RWM for each WPP bring an improvement in the range from 2.3% to 5.1% on the normalized mean absolute error of windelectric power forecasts, for an average training period of 2 years and a test period of 6 months for the given WPPs, as compared with conventional statistical methods.","container-title":"IEEE Transactions on Industrial Informatics","DOI":"10.1109/TII.2016.2543004","ISSN":"1551-3203, 1941-0050","issue":"3","journalAbbreviation":"IEEE Trans. Ind. Inf.","language":"en","license":"https://ieeexplore.ieee.org/Xplorehelp/downloads/license-information/IEEE.html","page":"991-1004","source":"DOI.org (Crossref)","title":"Wind Pattern Recognition and Reference Wind Mast Data Correlations With NWP for Improved Wind-Electric Power Forecasts","volume":"12","author":[{"family":"Buhan","given":"Serkan"},{"family":"Ozkazanc","given":"Yakup"},{"family":"Cadirci","given":"Isik"}],"issued":{"date-parts":[["2016",6]]}}}],"schema":"https://github.com/citation-style-language/schema/raw/master/csl-citation.json"} </w:instrText>
      </w:r>
      <w:r w:rsidR="00B16E71">
        <w:rPr>
          <w:rFonts w:ascii="Calibri" w:eastAsia="宋体" w:hAnsi="Calibri" w:cs="Calibri"/>
          <w:color w:val="000000"/>
          <w:kern w:val="0"/>
          <w:sz w:val="24"/>
          <w14:ligatures w14:val="none"/>
        </w:rPr>
        <w:fldChar w:fldCharType="separate"/>
      </w:r>
      <w:r w:rsidR="00B16E71">
        <w:rPr>
          <w:rFonts w:ascii="Calibri" w:eastAsia="宋体" w:hAnsi="Calibri" w:cs="Calibri"/>
          <w:noProof/>
          <w:color w:val="000000"/>
          <w:kern w:val="0"/>
          <w:sz w:val="24"/>
          <w14:ligatures w14:val="none"/>
        </w:rPr>
        <w:t>(Buhan et al., 2016)</w:t>
      </w:r>
      <w:r w:rsidR="00B16E71">
        <w:rPr>
          <w:rFonts w:ascii="Calibri" w:eastAsia="宋体" w:hAnsi="Calibri" w:cs="Calibri"/>
          <w:color w:val="000000"/>
          <w:kern w:val="0"/>
          <w:sz w:val="24"/>
          <w14:ligatures w14:val="none"/>
        </w:rPr>
        <w:fldChar w:fldCharType="end"/>
      </w:r>
      <w:r w:rsidR="00587EF3">
        <w:rPr>
          <w:rFonts w:ascii="Calibri" w:eastAsia="宋体" w:hAnsi="Calibri" w:cs="Calibri" w:hint="eastAsia"/>
          <w:color w:val="000000"/>
          <w:kern w:val="0"/>
          <w:sz w:val="24"/>
          <w14:ligatures w14:val="none"/>
        </w:rPr>
        <w:t>.</w:t>
      </w:r>
      <w:r w:rsidR="005675A6">
        <w:rPr>
          <w:rFonts w:ascii="Calibri" w:eastAsia="宋体" w:hAnsi="Calibri" w:cs="Calibri" w:hint="eastAsia"/>
          <w:color w:val="000000"/>
          <w:kern w:val="0"/>
          <w:sz w:val="24"/>
          <w14:ligatures w14:val="none"/>
        </w:rPr>
        <w:t xml:space="preserve"> </w:t>
      </w:r>
      <w:r w:rsidR="00271C64">
        <w:rPr>
          <w:rFonts w:ascii="Calibri" w:eastAsia="宋体" w:hAnsi="Calibri" w:cs="Calibri" w:hint="eastAsia"/>
          <w:color w:val="000000"/>
          <w:kern w:val="0"/>
          <w:sz w:val="24"/>
          <w14:ligatures w14:val="none"/>
        </w:rPr>
        <w:t xml:space="preserve">For example, </w:t>
      </w:r>
      <w:r w:rsidR="00DB5748">
        <w:rPr>
          <w:rFonts w:ascii="Calibri" w:eastAsia="宋体" w:hAnsi="Calibri" w:cs="Calibri" w:hint="eastAsia"/>
          <w:color w:val="000000"/>
          <w:kern w:val="0"/>
          <w:sz w:val="24"/>
          <w14:ligatures w14:val="none"/>
        </w:rPr>
        <w:t>wind speed at 10</w:t>
      </w:r>
      <w:r w:rsidR="009347C5">
        <w:rPr>
          <w:rFonts w:ascii="Calibri" w:eastAsia="宋体" w:hAnsi="Calibri" w:cs="Calibri" w:hint="eastAsia"/>
          <w:color w:val="000000"/>
          <w:kern w:val="0"/>
          <w:sz w:val="24"/>
          <w14:ligatures w14:val="none"/>
        </w:rPr>
        <w:t xml:space="preserve"> </w:t>
      </w:r>
      <w:r w:rsidR="00DB5748">
        <w:rPr>
          <w:rFonts w:ascii="Calibri" w:eastAsia="宋体" w:hAnsi="Calibri" w:cs="Calibri" w:hint="eastAsia"/>
          <w:color w:val="000000"/>
          <w:kern w:val="0"/>
          <w:sz w:val="24"/>
          <w14:ligatures w14:val="none"/>
        </w:rPr>
        <w:t>m</w:t>
      </w:r>
      <w:r w:rsidR="00E02581">
        <w:rPr>
          <w:rFonts w:ascii="Calibri" w:eastAsia="宋体" w:hAnsi="Calibri" w:cs="Calibri"/>
          <w:color w:val="000000"/>
          <w:kern w:val="0"/>
          <w:sz w:val="24"/>
          <w14:ligatures w14:val="none"/>
        </w:rPr>
        <w:t xml:space="preserve"> </w:t>
      </w:r>
      <w:r w:rsidR="00DB5748">
        <w:rPr>
          <w:rFonts w:ascii="Calibri" w:eastAsia="宋体" w:hAnsi="Calibri" w:cs="Calibri" w:hint="eastAsia"/>
          <w:color w:val="000000"/>
          <w:kern w:val="0"/>
          <w:sz w:val="24"/>
          <w14:ligatures w14:val="none"/>
        </w:rPr>
        <w:t xml:space="preserve">could be more </w:t>
      </w:r>
      <w:r w:rsidR="00DB5748">
        <w:rPr>
          <w:rFonts w:ascii="Calibri" w:eastAsia="宋体" w:hAnsi="Calibri" w:cs="Calibri"/>
          <w:color w:val="000000"/>
          <w:kern w:val="0"/>
          <w:sz w:val="24"/>
          <w14:ligatures w14:val="none"/>
        </w:rPr>
        <w:t>relevant</w:t>
      </w:r>
      <w:r w:rsidR="00DB5748">
        <w:rPr>
          <w:rFonts w:ascii="Calibri" w:eastAsia="宋体" w:hAnsi="Calibri" w:cs="Calibri" w:hint="eastAsia"/>
          <w:color w:val="000000"/>
          <w:kern w:val="0"/>
          <w:sz w:val="24"/>
          <w14:ligatures w14:val="none"/>
        </w:rPr>
        <w:t xml:space="preserve"> with power than </w:t>
      </w:r>
      <w:r w:rsidR="00B9423F">
        <w:rPr>
          <w:rFonts w:ascii="Calibri" w:eastAsia="宋体" w:hAnsi="Calibri" w:cs="Calibri" w:hint="eastAsia"/>
          <w:color w:val="000000"/>
          <w:kern w:val="0"/>
          <w:sz w:val="24"/>
          <w14:ligatures w14:val="none"/>
        </w:rPr>
        <w:t>that at hub-height</w:t>
      </w:r>
      <w:r w:rsidR="00B16E71">
        <w:rPr>
          <w:rFonts w:ascii="Calibri" w:eastAsia="宋体" w:hAnsi="Calibri" w:cs="Calibri"/>
          <w:color w:val="000000"/>
          <w:kern w:val="0"/>
          <w:sz w:val="24"/>
          <w14:ligatures w14:val="none"/>
        </w:rPr>
        <w:t xml:space="preserve"> </w:t>
      </w:r>
      <w:commentRangeStart w:id="5"/>
      <w:ins w:id="6" w:author="Supeng Zhang" w:date="2025-11-30T23:37:00Z" w16du:dateUtc="2025-11-30T15:37:00Z">
        <w:del w:id="7" w:author="xiaxin" w:date="2025-12-01T09:54:00Z" w16du:dateUtc="2025-12-01T01:54:00Z">
          <w:r w:rsidR="00784A04" w:rsidDel="00CF3433">
            <w:rPr>
              <w:rFonts w:ascii="Calibri" w:eastAsia="宋体" w:hAnsi="Calibri" w:cs="Calibri" w:hint="eastAsia"/>
              <w:color w:val="000000"/>
              <w:kern w:val="0"/>
              <w:sz w:val="24"/>
              <w14:ligatures w14:val="none"/>
            </w:rPr>
            <w:delText>at</w:delText>
          </w:r>
        </w:del>
      </w:ins>
      <w:commentRangeEnd w:id="5"/>
      <w:r w:rsidR="00CF3433">
        <w:rPr>
          <w:rStyle w:val="af6"/>
        </w:rPr>
        <w:commentReference w:id="5"/>
      </w:r>
      <w:ins w:id="8" w:author="Supeng Zhang" w:date="2025-11-30T23:37:00Z" w16du:dateUtc="2025-11-30T15:37:00Z">
        <w:del w:id="9" w:author="xiaxin" w:date="2025-12-01T09:54:00Z" w16du:dateUtc="2025-12-01T01:54:00Z">
          <w:r w:rsidR="00784A04" w:rsidDel="00CF3433">
            <w:rPr>
              <w:rFonts w:ascii="Calibri" w:eastAsia="宋体" w:hAnsi="Calibri" w:cs="Calibri" w:hint="eastAsia"/>
              <w:color w:val="000000"/>
              <w:kern w:val="0"/>
              <w:sz w:val="24"/>
              <w14:ligatures w14:val="none"/>
            </w:rPr>
            <w:delText xml:space="preserve"> xxx wind farm</w:delText>
          </w:r>
        </w:del>
        <w:r w:rsidR="00784A04">
          <w:rPr>
            <w:rFonts w:ascii="Calibri" w:eastAsia="宋体" w:hAnsi="Calibri" w:cs="Calibri" w:hint="eastAsia"/>
            <w:color w:val="000000"/>
            <w:kern w:val="0"/>
            <w:sz w:val="24"/>
            <w14:ligatures w14:val="none"/>
          </w:rPr>
          <w:t xml:space="preserve"> </w:t>
        </w:r>
      </w:ins>
      <w:r w:rsidR="00B16E71">
        <w:rPr>
          <w:rFonts w:ascii="Calibri" w:eastAsia="宋体" w:hAnsi="Calibri" w:cs="Calibri"/>
          <w:color w:val="000000"/>
          <w:kern w:val="0"/>
          <w:sz w:val="24"/>
          <w14:ligatures w14:val="none"/>
        </w:rPr>
        <w:fldChar w:fldCharType="begin"/>
      </w:r>
      <w:r w:rsidR="00B16E71">
        <w:rPr>
          <w:rFonts w:ascii="Calibri" w:eastAsia="宋体" w:hAnsi="Calibri" w:cs="Calibri"/>
          <w:color w:val="000000"/>
          <w:kern w:val="0"/>
          <w:sz w:val="24"/>
          <w14:ligatures w14:val="none"/>
        </w:rPr>
        <w:instrText xml:space="preserve"> ADDIN ZOTERO_ITEM CSL_CITATION {"citationID":"DpuieH49","properties":{"formattedCitation":"(Chen &amp; Xu, 2022)","plainCitation":"(Chen &amp; Xu, 2022)","noteIndex":0},"citationItems":[{"id":1621,"uris":["http://zotero.org/users/14274501/items/ZWK7WGRP"],"itemData":{"id":1621,"type":"article-journal","abstract":"Abstract\n            Accurate solar and wind generation forecasting along with high renewable energy penetration in power grids throughout the world are crucial to the days-ahead power scheduling of energy systems. It is difficult to precisely forecast on-site power generation due to the intermittency and fluctuation characteristics of solar and wind energy. Solar and wind generation data from on-site sources are beneficial for the development of data-driven forecasting models. In this paper, an open dataset consisting of data collected from on-site renewable energy stations, including six wind farms and eight solar stations in China, is provided. Over two years (2019–2020), power generation and weather-related data were collected at 15-minute intervals. The dataset was used in the Renewable Energy Generation Forecasting Competition hosted by the Chinese State Grid in 2021. The process of data collection, data processing, and potential applications are described. The use of this dataset is promising for the development of data-driven forecasting models for renewable energy generation and the optimization of electricity demand response (DR) programs for the power grid.","container-title":"Scientific Data","DOI":"10.1038/s41597-022-01696-6","ISSN":"2052-4463","issue":"1","journalAbbreviation":"Sci Data","language":"en","page":"577","source":"DOI.org (Crossref)","title":"Solar and wind power data from the Chinese State Grid Renewable Energy Generation Forecasting Competition","volume":"9","author":[{"family":"Chen","given":"Yongbao"},{"family":"Xu","given":"Junjie"}],"issued":{"date-parts":[["2022",9,21]]}}}],"schema":"https://github.com/citation-style-language/schema/raw/master/csl-citation.json"} </w:instrText>
      </w:r>
      <w:r w:rsidR="00B16E71">
        <w:rPr>
          <w:rFonts w:ascii="Calibri" w:eastAsia="宋体" w:hAnsi="Calibri" w:cs="Calibri"/>
          <w:color w:val="000000"/>
          <w:kern w:val="0"/>
          <w:sz w:val="24"/>
          <w14:ligatures w14:val="none"/>
        </w:rPr>
        <w:fldChar w:fldCharType="separate"/>
      </w:r>
      <w:r w:rsidR="00B16E71">
        <w:rPr>
          <w:rFonts w:ascii="Calibri" w:eastAsia="宋体" w:hAnsi="Calibri" w:cs="Calibri"/>
          <w:noProof/>
          <w:color w:val="000000"/>
          <w:kern w:val="0"/>
          <w:sz w:val="24"/>
          <w14:ligatures w14:val="none"/>
        </w:rPr>
        <w:t>(Chen &amp; Xu, 2022)</w:t>
      </w:r>
      <w:r w:rsidR="00B16E71">
        <w:rPr>
          <w:rFonts w:ascii="Calibri" w:eastAsia="宋体" w:hAnsi="Calibri" w:cs="Calibri"/>
          <w:color w:val="000000"/>
          <w:kern w:val="0"/>
          <w:sz w:val="24"/>
          <w14:ligatures w14:val="none"/>
        </w:rPr>
        <w:fldChar w:fldCharType="end"/>
      </w:r>
      <w:r w:rsidR="00207993">
        <w:rPr>
          <w:rFonts w:ascii="Calibri" w:eastAsia="宋体" w:hAnsi="Calibri" w:cs="Calibri" w:hint="eastAsia"/>
          <w:color w:val="000000"/>
          <w:kern w:val="0"/>
          <w:sz w:val="24"/>
          <w14:ligatures w14:val="none"/>
        </w:rPr>
        <w:t xml:space="preserve">. </w:t>
      </w:r>
      <w:r w:rsidR="006A1ECD" w:rsidRPr="004B1E8D">
        <w:rPr>
          <w:rFonts w:ascii="Calibri" w:eastAsia="宋体" w:hAnsi="Calibri" w:cs="Calibri"/>
          <w:color w:val="000000"/>
          <w:kern w:val="0"/>
          <w:sz w:val="24"/>
          <w14:ligatures w14:val="none"/>
        </w:rPr>
        <w:t>Similar behavior appears in other wind farm observations</w:t>
      </w:r>
      <w:r w:rsidR="006A1ECD" w:rsidRPr="00BE403F">
        <w:rPr>
          <w:rFonts w:ascii="Calibri" w:eastAsia="宋体" w:hAnsi="Calibri" w:cs="Calibri"/>
          <w:color w:val="000000"/>
          <w:kern w:val="0"/>
          <w:sz w:val="24"/>
          <w14:ligatures w14:val="none"/>
        </w:rPr>
        <w:t xml:space="preserve"> </w:t>
      </w:r>
      <w:r w:rsidR="006A1ECD">
        <w:rPr>
          <w:rFonts w:ascii="Calibri" w:eastAsia="宋体" w:hAnsi="Calibri" w:cs="Calibri"/>
          <w:color w:val="000000"/>
          <w:kern w:val="0"/>
          <w:sz w:val="24"/>
          <w14:ligatures w14:val="none"/>
        </w:rPr>
        <w:fldChar w:fldCharType="begin"/>
      </w:r>
      <w:r w:rsidR="006A1ECD">
        <w:rPr>
          <w:rFonts w:ascii="Calibri" w:eastAsia="宋体" w:hAnsi="Calibri" w:cs="Calibri"/>
          <w:color w:val="000000"/>
          <w:kern w:val="0"/>
          <w:sz w:val="24"/>
          <w14:ligatures w14:val="none"/>
        </w:rPr>
        <w:instrText xml:space="preserve"> ADDIN ZOTERO_ITEM CSL_CITATION {"citationID":"AJ9UeH54","properties":{"unsorted":true,"formattedCitation":"(Rubanenko et al., 2020; Chen &amp; Xu, 2022)","plainCitation":"(Rubanenko et al., 2020; Chen &amp; Xu, 2022)","noteIndex":0},"citationItems":[{"id":1642,"uris":["http://zotero.org/users/14274501/items/IB9G5NFY"],"itemData":{"id":1642,"type":"paper-conference","abstract":"Analyses of trends increasing annual wind power plant capacity and power generation in the World and Europe are presented in this paper. Investigated main problems of increasing the power generation of renewable energy sources in distributed power grids. Proposed ways to decide them by taking into account the supply of power balance, reliability operating of the power grid, and electric power quality. Observed the daily power generation during the 2019 year for typical onshore wind power plant, which consists of 1 turbine type V-100/2.00 MW. The influence of the meteorological factors on the power generation of RESs was determined with usage Spearman's rank correlation coefficient.","container-title":"2020 IEEE KhPI Week on Advanced Technology (KhPIWeek)","DOI":"10.1109/KhPIWeek51551.2020.9250114","event-place":"Kharkiv, Ukraine","event-title":"2020 IEEE KhPI Week on Advanced Technology (KhPIWeek)","ISBN":"978-1-6654-0501-0","language":"en","license":"https://ieeexplore.ieee.org/Xplorehelp/downloads/license-information/IEEE.html","page":"472-477","publisher":"IEEE","publisher-place":"Kharkiv, Ukraine","source":"DOI.org (Crossref)","title":"Distribution of Wind Power Generation Dependently of Meteorological Factors","URL":"https://ieeexplore.ieee.org/document/9250114/","author":[{"family":"Rubanenko","given":"Olena"},{"family":"Miroshnyk","given":"Oleksandr"},{"family":"Shevchenko","given":"Sergiy"},{"family":"Yanovych","given":"Vitalii"},{"family":"Danylchenko","given":"Dmytro"},{"family":"Rubanenko","given":"Oleksandr"}],"accessed":{"date-parts":[["2025",11,29]]},"issued":{"date-parts":[["2020",10,5]]}}},{"id":1621,"uris":["http://zotero.org/users/14274501/items/ZWK7WGRP"],"itemData":{"id":1621,"type":"article-journal","abstract":"Abstract\n            Accurate solar and wind generation forecasting along with high renewable energy penetration in power grids throughout the world are crucial to the days-ahead power scheduling of energy systems. It is difficult to precisely forecast on-site power generation due to the intermittency and fluctuation characteristics of solar and wind energy. Solar and wind generation data from on-site sources are beneficial for the development of data-driven forecasting models. In this paper, an open dataset consisting of data collected from on-site renewable energy stations, including six wind farms and eight solar stations in China, is provided. Over two years (2019–2020), power generation and weather-related data were collected at 15-minute intervals. The dataset was used in the Renewable Energy Generation Forecasting Competition hosted by the Chinese State Grid in 2021. The process of data collection, data processing, and potential applications are described. The use of this dataset is promising for the development of data-driven forecasting models for renewable energy generation and the optimization of electricity demand response (DR) programs for the power grid.","container-title":"Scientific Data","DOI":"10.1038/s41597-022-01696-6","ISSN":"2052-4463","issue":"1","journalAbbreviation":"Sci Data","language":"en","page":"577","source":"DOI.org (Crossref)","title":"Solar and wind power data from the Chinese State Grid Renewable Energy Generation Forecasting Competition","volume":"9","author":[{"family":"Chen","given":"Yongbao"},{"family":"Xu","given":"Junjie"}],"issued":{"date-parts":[["2022",9,21]]}}}],"schema":"https://github.com/citation-style-language/schema/raw/master/csl-citation.json"} </w:instrText>
      </w:r>
      <w:r w:rsidR="006A1ECD">
        <w:rPr>
          <w:rFonts w:ascii="Calibri" w:eastAsia="宋体" w:hAnsi="Calibri" w:cs="Calibri"/>
          <w:color w:val="000000"/>
          <w:kern w:val="0"/>
          <w:sz w:val="24"/>
          <w14:ligatures w14:val="none"/>
        </w:rPr>
        <w:fldChar w:fldCharType="separate"/>
      </w:r>
      <w:r w:rsidR="006A1ECD">
        <w:rPr>
          <w:rFonts w:ascii="Calibri" w:eastAsia="宋体" w:hAnsi="Calibri" w:cs="Calibri"/>
          <w:noProof/>
          <w:color w:val="000000"/>
          <w:kern w:val="0"/>
          <w:sz w:val="24"/>
          <w14:ligatures w14:val="none"/>
        </w:rPr>
        <w:t>(Rubanenko et al., 2020; Chen &amp; Xu, 2022)</w:t>
      </w:r>
      <w:r w:rsidR="006A1ECD">
        <w:rPr>
          <w:rFonts w:ascii="Calibri" w:eastAsia="宋体" w:hAnsi="Calibri" w:cs="Calibri"/>
          <w:color w:val="000000"/>
          <w:kern w:val="0"/>
          <w:sz w:val="24"/>
          <w14:ligatures w14:val="none"/>
        </w:rPr>
        <w:fldChar w:fldCharType="end"/>
      </w:r>
      <w:r w:rsidR="006A1ECD">
        <w:rPr>
          <w:rFonts w:ascii="Calibri" w:eastAsia="宋体" w:hAnsi="Calibri" w:cs="Calibri" w:hint="eastAsia"/>
          <w:color w:val="000000"/>
          <w:kern w:val="0"/>
          <w:sz w:val="24"/>
          <w14:ligatures w14:val="none"/>
        </w:rPr>
        <w:t xml:space="preserve">. </w:t>
      </w:r>
      <w:r w:rsidR="00ED3DB5" w:rsidRPr="00ED3DB5">
        <w:rPr>
          <w:rFonts w:ascii="Calibri" w:eastAsia="宋体" w:hAnsi="Calibri" w:cs="Calibri"/>
          <w:color w:val="000000"/>
          <w:kern w:val="0"/>
          <w:sz w:val="24"/>
          <w14:ligatures w14:val="none"/>
        </w:rPr>
        <w:t>The strong correlation between power and non-hub-height wind speeds</w:t>
      </w:r>
      <w:r w:rsidR="00015FCB">
        <w:rPr>
          <w:rFonts w:ascii="Calibri" w:eastAsia="宋体" w:hAnsi="Calibri" w:cs="Calibri" w:hint="eastAsia"/>
          <w:color w:val="000000"/>
          <w:kern w:val="0"/>
          <w:sz w:val="24"/>
          <w14:ligatures w14:val="none"/>
        </w:rPr>
        <w:t xml:space="preserve"> </w:t>
      </w:r>
      <w:r w:rsidR="005C1D26" w:rsidRPr="004B1E8D">
        <w:rPr>
          <w:rFonts w:ascii="Calibri" w:eastAsia="宋体" w:hAnsi="Calibri" w:cs="Calibri"/>
          <w:color w:val="000000"/>
          <w:kern w:val="0"/>
          <w:sz w:val="24"/>
          <w14:ligatures w14:val="none"/>
        </w:rPr>
        <w:t>remains unexplained</w:t>
      </w:r>
      <w:r w:rsidR="005C1D26">
        <w:rPr>
          <w:rFonts w:ascii="Calibri" w:eastAsia="宋体" w:hAnsi="Calibri" w:cs="Calibri" w:hint="eastAsia"/>
          <w:color w:val="000000"/>
          <w:kern w:val="0"/>
          <w:sz w:val="24"/>
          <w14:ligatures w14:val="none"/>
        </w:rPr>
        <w:t xml:space="preserve"> </w:t>
      </w:r>
      <w:r w:rsidR="00EC533F">
        <w:rPr>
          <w:rFonts w:ascii="Calibri" w:eastAsia="宋体" w:hAnsi="Calibri" w:cs="Calibri" w:hint="eastAsia"/>
          <w:color w:val="000000"/>
          <w:kern w:val="0"/>
          <w:sz w:val="24"/>
          <w14:ligatures w14:val="none"/>
        </w:rPr>
        <w:t xml:space="preserve">and </w:t>
      </w:r>
      <w:r w:rsidR="00EC533F" w:rsidRPr="00F425DD">
        <w:rPr>
          <w:rFonts w:ascii="Calibri" w:eastAsia="宋体" w:hAnsi="Calibri" w:cs="Calibri"/>
          <w:color w:val="000000"/>
          <w:kern w:val="0"/>
          <w:sz w:val="24"/>
          <w14:ligatures w14:val="none"/>
        </w:rPr>
        <w:t>highlight</w:t>
      </w:r>
      <w:r w:rsidR="00EC533F">
        <w:rPr>
          <w:rFonts w:ascii="Calibri" w:eastAsia="宋体" w:hAnsi="Calibri" w:cs="Calibri" w:hint="eastAsia"/>
          <w:color w:val="000000"/>
          <w:kern w:val="0"/>
          <w:sz w:val="24"/>
          <w14:ligatures w14:val="none"/>
        </w:rPr>
        <w:t>s</w:t>
      </w:r>
      <w:r w:rsidR="00EC533F" w:rsidRPr="00F425DD">
        <w:rPr>
          <w:rFonts w:ascii="Calibri" w:eastAsia="宋体" w:hAnsi="Calibri" w:cs="Calibri"/>
          <w:color w:val="000000"/>
          <w:kern w:val="0"/>
          <w:sz w:val="24"/>
          <w14:ligatures w14:val="none"/>
        </w:rPr>
        <w:t xml:space="preserve"> the limitations of </w:t>
      </w:r>
      <w:r w:rsidR="007E4906">
        <w:rPr>
          <w:rFonts w:ascii="Calibri" w:eastAsia="宋体" w:hAnsi="Calibri" w:cs="Calibri" w:hint="eastAsia"/>
          <w:color w:val="000000"/>
          <w:kern w:val="0"/>
          <w:sz w:val="24"/>
          <w14:ligatures w14:val="none"/>
        </w:rPr>
        <w:t xml:space="preserve">using </w:t>
      </w:r>
      <w:r w:rsidR="00EC533F" w:rsidRPr="00F425DD">
        <w:rPr>
          <w:rFonts w:ascii="Calibri" w:eastAsia="宋体" w:hAnsi="Calibri" w:cs="Calibri"/>
          <w:color w:val="000000"/>
          <w:kern w:val="0"/>
          <w:sz w:val="24"/>
          <w14:ligatures w14:val="none"/>
        </w:rPr>
        <w:t>purely statistical feature</w:t>
      </w:r>
      <w:r w:rsidR="00837D1F">
        <w:rPr>
          <w:rFonts w:ascii="Calibri" w:eastAsia="宋体" w:hAnsi="Calibri" w:cs="Calibri"/>
          <w:color w:val="000000"/>
          <w:kern w:val="0"/>
          <w:sz w:val="24"/>
          <w14:ligatures w14:val="none"/>
        </w:rPr>
        <w:t>s</w:t>
      </w:r>
      <w:r w:rsidR="00EC533F" w:rsidRPr="00F425DD">
        <w:rPr>
          <w:rFonts w:ascii="Calibri" w:eastAsia="宋体" w:hAnsi="Calibri" w:cs="Calibri"/>
          <w:color w:val="000000"/>
          <w:kern w:val="0"/>
          <w:sz w:val="24"/>
          <w14:ligatures w14:val="none"/>
        </w:rPr>
        <w:t xml:space="preserve"> </w:t>
      </w:r>
      <w:r w:rsidR="007E4906">
        <w:rPr>
          <w:rFonts w:ascii="Calibri" w:eastAsia="宋体" w:hAnsi="Calibri" w:cs="Calibri" w:hint="eastAsia"/>
          <w:color w:val="000000"/>
          <w:kern w:val="0"/>
          <w:sz w:val="24"/>
          <w14:ligatures w14:val="none"/>
        </w:rPr>
        <w:t xml:space="preserve">in the models. </w:t>
      </w:r>
      <w:r w:rsidR="00D94764">
        <w:rPr>
          <w:rFonts w:ascii="Calibri" w:eastAsia="宋体" w:hAnsi="Calibri" w:cs="Calibri" w:hint="eastAsia"/>
          <w:color w:val="000000"/>
          <w:kern w:val="0"/>
          <w:sz w:val="24"/>
          <w14:ligatures w14:val="none"/>
        </w:rPr>
        <w:t xml:space="preserve">This </w:t>
      </w:r>
      <w:r w:rsidR="007E6813">
        <w:rPr>
          <w:rFonts w:ascii="Calibri" w:eastAsia="宋体" w:hAnsi="Calibri" w:cs="Calibri" w:hint="eastAsia"/>
          <w:color w:val="000000"/>
          <w:kern w:val="0"/>
          <w:sz w:val="24"/>
          <w14:ligatures w14:val="none"/>
        </w:rPr>
        <w:t xml:space="preserve">indicates </w:t>
      </w:r>
      <w:r w:rsidR="001B2DB1" w:rsidRPr="00F425DD">
        <w:rPr>
          <w:rFonts w:ascii="Calibri" w:eastAsia="宋体" w:hAnsi="Calibri" w:cs="Calibri"/>
          <w:color w:val="000000"/>
          <w:kern w:val="0"/>
          <w:sz w:val="24"/>
          <w14:ligatures w14:val="none"/>
        </w:rPr>
        <w:t>the n</w:t>
      </w:r>
      <w:r w:rsidR="009A27C0">
        <w:rPr>
          <w:rFonts w:ascii="Calibri" w:eastAsia="宋体" w:hAnsi="Calibri" w:cs="Calibri" w:hint="eastAsia"/>
          <w:color w:val="000000"/>
          <w:kern w:val="0"/>
          <w:sz w:val="24"/>
          <w14:ligatures w14:val="none"/>
        </w:rPr>
        <w:t>ecessity of</w:t>
      </w:r>
      <w:r w:rsidR="001B2DB1" w:rsidRPr="00F425DD">
        <w:rPr>
          <w:rFonts w:ascii="Calibri" w:eastAsia="宋体" w:hAnsi="Calibri" w:cs="Calibri"/>
          <w:color w:val="000000"/>
          <w:kern w:val="0"/>
          <w:sz w:val="24"/>
          <w14:ligatures w14:val="none"/>
        </w:rPr>
        <w:t xml:space="preserve"> a mechanistic </w:t>
      </w:r>
      <w:r w:rsidR="001B2DB1" w:rsidRPr="00F425DD">
        <w:rPr>
          <w:rFonts w:ascii="Calibri" w:eastAsia="宋体" w:hAnsi="Calibri" w:cs="Calibri"/>
          <w:color w:val="000000"/>
          <w:kern w:val="0"/>
          <w:sz w:val="24"/>
          <w14:ligatures w14:val="none"/>
        </w:rPr>
        <w:lastRenderedPageBreak/>
        <w:t>framework explaining when</w:t>
      </w:r>
      <w:r w:rsidR="00173643">
        <w:rPr>
          <w:rFonts w:ascii="Calibri" w:eastAsia="宋体" w:hAnsi="Calibri" w:cs="Calibri" w:hint="eastAsia"/>
          <w:color w:val="000000"/>
          <w:kern w:val="0"/>
          <w:sz w:val="24"/>
          <w14:ligatures w14:val="none"/>
        </w:rPr>
        <w:t xml:space="preserve"> </w:t>
      </w:r>
      <w:r w:rsidR="001B2DB1" w:rsidRPr="00F425DD">
        <w:rPr>
          <w:rFonts w:ascii="Calibri" w:eastAsia="宋体" w:hAnsi="Calibri" w:cs="Calibri"/>
          <w:color w:val="000000"/>
          <w:kern w:val="0"/>
          <w:sz w:val="24"/>
          <w14:ligatures w14:val="none"/>
        </w:rPr>
        <w:t>and why</w:t>
      </w:r>
      <w:r w:rsidR="00173643">
        <w:rPr>
          <w:rFonts w:ascii="Calibri" w:eastAsia="宋体" w:hAnsi="Calibri" w:cs="Calibri" w:hint="eastAsia"/>
          <w:color w:val="000000"/>
          <w:kern w:val="0"/>
          <w:sz w:val="24"/>
          <w14:ligatures w14:val="none"/>
        </w:rPr>
        <w:t xml:space="preserve"> wind speed</w:t>
      </w:r>
      <w:r w:rsidR="004D07ED">
        <w:rPr>
          <w:rFonts w:ascii="Calibri" w:eastAsia="宋体" w:hAnsi="Calibri" w:cs="Calibri" w:hint="eastAsia"/>
          <w:color w:val="000000"/>
          <w:kern w:val="0"/>
          <w:sz w:val="24"/>
          <w14:ligatures w14:val="none"/>
        </w:rPr>
        <w:t>s</w:t>
      </w:r>
      <w:r w:rsidR="00173643">
        <w:rPr>
          <w:rFonts w:ascii="Calibri" w:eastAsia="宋体" w:hAnsi="Calibri" w:cs="Calibri" w:hint="eastAsia"/>
          <w:color w:val="000000"/>
          <w:kern w:val="0"/>
          <w:sz w:val="24"/>
          <w14:ligatures w14:val="none"/>
        </w:rPr>
        <w:t xml:space="preserve"> at </w:t>
      </w:r>
      <w:r w:rsidR="001B2DB1" w:rsidRPr="00F425DD">
        <w:rPr>
          <w:rFonts w:ascii="Calibri" w:eastAsia="宋体" w:hAnsi="Calibri" w:cs="Calibri"/>
          <w:color w:val="000000"/>
          <w:kern w:val="0"/>
          <w:sz w:val="24"/>
          <w14:ligatures w14:val="none"/>
        </w:rPr>
        <w:t xml:space="preserve">different heights </w:t>
      </w:r>
      <w:r w:rsidR="00027E3A">
        <w:rPr>
          <w:rFonts w:ascii="Calibri" w:eastAsia="宋体" w:hAnsi="Calibri" w:cs="Calibri" w:hint="eastAsia"/>
          <w:color w:val="000000"/>
          <w:kern w:val="0"/>
          <w:sz w:val="24"/>
          <w14:ligatures w14:val="none"/>
        </w:rPr>
        <w:t xml:space="preserve">could </w:t>
      </w:r>
      <w:r w:rsidR="001B2DB1" w:rsidRPr="00F425DD">
        <w:rPr>
          <w:rFonts w:ascii="Calibri" w:eastAsia="宋体" w:hAnsi="Calibri" w:cs="Calibri"/>
          <w:color w:val="000000"/>
          <w:kern w:val="0"/>
          <w:sz w:val="24"/>
          <w14:ligatures w14:val="none"/>
        </w:rPr>
        <w:t xml:space="preserve">capture the atmospheric forcing relevant to </w:t>
      </w:r>
      <w:r w:rsidR="0045486E">
        <w:rPr>
          <w:rFonts w:ascii="Calibri" w:eastAsia="宋体" w:hAnsi="Calibri" w:cs="Calibri" w:hint="eastAsia"/>
          <w:color w:val="000000"/>
          <w:kern w:val="0"/>
          <w:sz w:val="24"/>
          <w14:ligatures w14:val="none"/>
        </w:rPr>
        <w:t>wind-</w:t>
      </w:r>
      <w:r w:rsidR="001B2DB1" w:rsidRPr="00F425DD">
        <w:rPr>
          <w:rFonts w:ascii="Calibri" w:eastAsia="宋体" w:hAnsi="Calibri" w:cs="Calibri"/>
          <w:color w:val="000000"/>
          <w:kern w:val="0"/>
          <w:sz w:val="24"/>
          <w14:ligatures w14:val="none"/>
        </w:rPr>
        <w:t>farm power.</w:t>
      </w:r>
    </w:p>
    <w:p w14:paraId="49934F00" w14:textId="5FFAC6F0" w:rsidR="007271F2" w:rsidRDefault="008725F4" w:rsidP="005E7115">
      <w:pPr>
        <w:widowControl/>
        <w:spacing w:before="100" w:beforeAutospacing="1" w:after="100" w:afterAutospacing="1" w:line="360" w:lineRule="auto"/>
        <w:rPr>
          <w:rFonts w:ascii="Calibri" w:eastAsia="宋体" w:hAnsi="Calibri" w:cs="Calibri"/>
          <w:color w:val="000000"/>
          <w:kern w:val="0"/>
          <w:sz w:val="24"/>
          <w14:ligatures w14:val="none"/>
        </w:rPr>
      </w:pPr>
      <w:bookmarkStart w:id="10" w:name="_Hlk215348055"/>
      <w:r w:rsidRPr="008725F4">
        <w:rPr>
          <w:rFonts w:ascii="Calibri" w:eastAsia="宋体" w:hAnsi="Calibri" w:cs="Calibri"/>
          <w:color w:val="000000"/>
          <w:kern w:val="0"/>
          <w:sz w:val="24"/>
          <w14:ligatures w14:val="none"/>
        </w:rPr>
        <w:t xml:space="preserve">A mechanistic understanding begins with </w:t>
      </w:r>
      <w:r w:rsidR="00E02581">
        <w:rPr>
          <w:rFonts w:ascii="Calibri" w:eastAsia="宋体" w:hAnsi="Calibri" w:cs="Calibri"/>
          <w:color w:val="000000"/>
          <w:kern w:val="0"/>
          <w:sz w:val="24"/>
          <w14:ligatures w14:val="none"/>
        </w:rPr>
        <w:t>free-stream</w:t>
      </w:r>
      <w:r w:rsidRPr="008725F4">
        <w:rPr>
          <w:rFonts w:ascii="Calibri" w:eastAsia="宋体" w:hAnsi="Calibri" w:cs="Calibri"/>
          <w:color w:val="000000"/>
          <w:kern w:val="0"/>
          <w:sz w:val="24"/>
          <w14:ligatures w14:val="none"/>
        </w:rPr>
        <w:t xml:space="preserve"> conditions. </w:t>
      </w:r>
      <w:commentRangeStart w:id="11"/>
      <w:r w:rsidR="005A6592">
        <w:rPr>
          <w:rFonts w:ascii="Calibri" w:eastAsia="宋体" w:hAnsi="Calibri" w:cs="Calibri" w:hint="eastAsia"/>
          <w:color w:val="000000"/>
          <w:kern w:val="0"/>
          <w:sz w:val="24"/>
          <w14:ligatures w14:val="none"/>
        </w:rPr>
        <w:t>S</w:t>
      </w:r>
      <w:r w:rsidRPr="008725F4">
        <w:rPr>
          <w:rFonts w:ascii="Calibri" w:eastAsia="宋体" w:hAnsi="Calibri" w:cs="Calibri"/>
          <w:color w:val="000000"/>
          <w:kern w:val="0"/>
          <w:sz w:val="24"/>
          <w14:ligatures w14:val="none"/>
        </w:rPr>
        <w:t>ingle</w:t>
      </w:r>
      <w:commentRangeEnd w:id="11"/>
      <w:r w:rsidR="00CF3433">
        <w:rPr>
          <w:rStyle w:val="af6"/>
        </w:rPr>
        <w:commentReference w:id="11"/>
      </w:r>
      <w:r w:rsidRPr="008725F4">
        <w:rPr>
          <w:rFonts w:ascii="Calibri" w:eastAsia="宋体" w:hAnsi="Calibri" w:cs="Calibri"/>
          <w:color w:val="000000"/>
          <w:kern w:val="0"/>
          <w:sz w:val="24"/>
          <w14:ligatures w14:val="none"/>
        </w:rPr>
        <w:t xml:space="preserve">-turbine studies demonstrated that the rotor-equivalent wind speed (REWS)—the swept-area–integrated wind profile—outperforms hub-height wind speed in predicting turbine power </w:t>
      </w:r>
      <w:r w:rsidR="00A90D9F">
        <w:rPr>
          <w:rFonts w:ascii="Calibri" w:eastAsia="宋体" w:hAnsi="Calibri" w:cs="Calibri"/>
          <w:color w:val="000000"/>
          <w:kern w:val="0"/>
          <w:sz w:val="24"/>
          <w14:ligatures w14:val="none"/>
        </w:rPr>
        <w:fldChar w:fldCharType="begin"/>
      </w:r>
      <w:r w:rsidR="00A90D9F">
        <w:rPr>
          <w:rFonts w:ascii="Calibri" w:eastAsia="宋体" w:hAnsi="Calibri" w:cs="Calibri"/>
          <w:color w:val="000000"/>
          <w:kern w:val="0"/>
          <w:sz w:val="24"/>
          <w14:ligatures w14:val="none"/>
        </w:rPr>
        <w:instrText xml:space="preserve"> ADDIN ZOTERO_ITEM CSL_CITATION {"citationID":"xjc50lsX","properties":{"formattedCitation":"(Wagner et al., 2009)","plainCitation":"(Wagner et al., 2009)","noteIndex":0},"citationItems":[{"id":1646,"uris":["http://zotero.org/users/14274501/items/3UCCBBT6"],"itemData":{"id":1646,"type":"article-journal","abstract":"Abstract\n            \n              To identify the influence of wind shear and turbulence on wind turbine performance, flat terrain wind profiles are analysed up to a height of 160 m. The profiles' shapes are found to extend from no shear to high wind shear, and on many occasions, local maxima within the profiles are also observed. Assuming a certain turbine hub height, the profiles with hub</w:instrText>
      </w:r>
      <w:r w:rsidR="00A90D9F">
        <w:rPr>
          <w:rFonts w:ascii="Calibri" w:eastAsia="宋体" w:hAnsi="Calibri" w:cs="Calibri" w:hint="eastAsia"/>
          <w:color w:val="000000"/>
          <w:kern w:val="0"/>
          <w:sz w:val="24"/>
          <w14:ligatures w14:val="none"/>
        </w:rPr>
        <w:instrText>‐</w:instrText>
      </w:r>
      <w:r w:rsidR="00A90D9F">
        <w:rPr>
          <w:rFonts w:ascii="Calibri" w:eastAsia="宋体" w:hAnsi="Calibri" w:cs="Calibri"/>
          <w:color w:val="000000"/>
          <w:kern w:val="0"/>
          <w:sz w:val="24"/>
          <w14:ligatures w14:val="none"/>
        </w:rPr>
        <w:instrText>height wind speeds between 6 m s\n              −1\n              and 8 m s\n              −1\n              are normalized at 7 m s\n              −1\n              and grouped to a number of mean shear profiles. The energy in the profiles varies considerably for the same hub</w:instrText>
      </w:r>
      <w:r w:rsidR="00A90D9F">
        <w:rPr>
          <w:rFonts w:ascii="Calibri" w:eastAsia="宋体" w:hAnsi="Calibri" w:cs="Calibri" w:hint="eastAsia"/>
          <w:color w:val="000000"/>
          <w:kern w:val="0"/>
          <w:sz w:val="24"/>
          <w14:ligatures w14:val="none"/>
        </w:rPr>
        <w:instrText>‐</w:instrText>
      </w:r>
      <w:r w:rsidR="00A90D9F">
        <w:rPr>
          <w:rFonts w:ascii="Calibri" w:eastAsia="宋体" w:hAnsi="Calibri" w:cs="Calibri"/>
          <w:color w:val="000000"/>
          <w:kern w:val="0"/>
          <w:sz w:val="24"/>
          <w14:ligatures w14:val="none"/>
        </w:rPr>
        <w:instrText>height wind speed. These profiles are then used as input to a Blade Element Momentum model that simulates the Siemens 3.6 MW wind turbine. The analysis is carried out as time series simulations where the electrical power is the primary characterization parameter. The results of the simulations indicate that wind speed measurements at different heights over the swept rotor area would allow the determination of the electrical power as a function of an ‘equivalent wind speed’ where wind shear and turbulence intensity are taken into acc</w:instrText>
      </w:r>
      <w:r w:rsidR="00A90D9F">
        <w:rPr>
          <w:rFonts w:ascii="Calibri" w:eastAsia="宋体" w:hAnsi="Calibri" w:cs="Calibri" w:hint="eastAsia"/>
          <w:color w:val="000000"/>
          <w:kern w:val="0"/>
          <w:sz w:val="24"/>
          <w14:ligatures w14:val="none"/>
        </w:rPr>
        <w:instrText>ount. Electrical power is found to correlate significantly better to the equivalent wind speed than to the single point hub</w:instrText>
      </w:r>
      <w:r w:rsidR="00A90D9F">
        <w:rPr>
          <w:rFonts w:ascii="Calibri" w:eastAsia="宋体" w:hAnsi="Calibri" w:cs="Calibri" w:hint="eastAsia"/>
          <w:color w:val="000000"/>
          <w:kern w:val="0"/>
          <w:sz w:val="24"/>
          <w14:ligatures w14:val="none"/>
        </w:rPr>
        <w:instrText>‐</w:instrText>
      </w:r>
      <w:r w:rsidR="00A90D9F">
        <w:rPr>
          <w:rFonts w:ascii="Calibri" w:eastAsia="宋体" w:hAnsi="Calibri" w:cs="Calibri" w:hint="eastAsia"/>
          <w:color w:val="000000"/>
          <w:kern w:val="0"/>
          <w:sz w:val="24"/>
          <w14:ligatures w14:val="none"/>
        </w:rPr>
        <w:instrText>height wind speed. Copyright © 2008 John Wiley &amp; Sons, Ltd.","container-title":"Wind Energy","DOI":"10.1002/we.297","ISSN":"1095-42</w:instrText>
      </w:r>
      <w:r w:rsidR="00A90D9F">
        <w:rPr>
          <w:rFonts w:ascii="Calibri" w:eastAsia="宋体" w:hAnsi="Calibri" w:cs="Calibri"/>
          <w:color w:val="000000"/>
          <w:kern w:val="0"/>
          <w:sz w:val="24"/>
          <w14:ligatures w14:val="none"/>
        </w:rPr>
        <w:instrText xml:space="preserve">44, 1099-1824","issue":"4","journalAbbreviation":"Wind Energy","language":"en","license":"http://onlinelibrary.wiley.com/termsAndConditions#vor","page":"348-362","source":"DOI.org (Crossref)","title":"The influence of the wind speed profile on wind turbine performance measurements","volume":"12","author":[{"family":"Wagner","given":"Rozenn"},{"family":"Antoniou","given":"Ioannis"},{"family":"Pedersen","given":"Søren M."},{"family":"Courtney","given":"Michael S."},{"family":"Jørgensen","given":"Hans E."}],"issued":{"date-parts":[["2009",5]]}}}],"schema":"https://github.com/citation-style-language/schema/raw/master/csl-citation.json"} </w:instrText>
      </w:r>
      <w:r w:rsidR="00A90D9F">
        <w:rPr>
          <w:rFonts w:ascii="Calibri" w:eastAsia="宋体" w:hAnsi="Calibri" w:cs="Calibri"/>
          <w:color w:val="000000"/>
          <w:kern w:val="0"/>
          <w:sz w:val="24"/>
          <w14:ligatures w14:val="none"/>
        </w:rPr>
        <w:fldChar w:fldCharType="separate"/>
      </w:r>
      <w:r w:rsidR="00A90D9F">
        <w:rPr>
          <w:rFonts w:ascii="Calibri" w:eastAsia="宋体" w:hAnsi="Calibri" w:cs="Calibri"/>
          <w:noProof/>
          <w:color w:val="000000"/>
          <w:kern w:val="0"/>
          <w:sz w:val="24"/>
          <w14:ligatures w14:val="none"/>
        </w:rPr>
        <w:t>(Wagner et al., 2009)</w:t>
      </w:r>
      <w:r w:rsidR="00A90D9F">
        <w:rPr>
          <w:rFonts w:ascii="Calibri" w:eastAsia="宋体" w:hAnsi="Calibri" w:cs="Calibri"/>
          <w:color w:val="000000"/>
          <w:kern w:val="0"/>
          <w:sz w:val="24"/>
          <w14:ligatures w14:val="none"/>
        </w:rPr>
        <w:fldChar w:fldCharType="end"/>
      </w:r>
      <w:r w:rsidRPr="008725F4">
        <w:rPr>
          <w:rFonts w:ascii="Calibri" w:eastAsia="宋体" w:hAnsi="Calibri" w:cs="Calibri"/>
          <w:color w:val="000000"/>
          <w:kern w:val="0"/>
          <w:sz w:val="24"/>
          <w14:ligatures w14:val="none"/>
        </w:rPr>
        <w:t xml:space="preserve">. Further work under controlled </w:t>
      </w:r>
      <w:r w:rsidR="00E02581">
        <w:rPr>
          <w:rFonts w:ascii="Calibri" w:eastAsia="宋体" w:hAnsi="Calibri" w:cs="Calibri"/>
          <w:color w:val="000000"/>
          <w:kern w:val="0"/>
          <w:sz w:val="24"/>
          <w14:ligatures w14:val="none"/>
        </w:rPr>
        <w:t>free-stream</w:t>
      </w:r>
      <w:r w:rsidRPr="008725F4">
        <w:rPr>
          <w:rFonts w:ascii="Calibri" w:eastAsia="宋体" w:hAnsi="Calibri" w:cs="Calibri"/>
          <w:color w:val="000000"/>
          <w:kern w:val="0"/>
          <w:sz w:val="24"/>
          <w14:ligatures w14:val="none"/>
        </w:rPr>
        <w:t xml:space="preserve"> conditions showed that atmospheric stability can induce 15–20% power variation at the same wind speed, with turbulent kinetic energy identified as a dominant modulation factor </w:t>
      </w:r>
      <w:r w:rsidR="00A90D9F">
        <w:rPr>
          <w:rFonts w:ascii="Calibri" w:eastAsia="宋体" w:hAnsi="Calibri" w:cs="Calibri"/>
          <w:color w:val="000000"/>
          <w:kern w:val="0"/>
          <w:sz w:val="24"/>
          <w14:ligatures w14:val="none"/>
        </w:rPr>
        <w:fldChar w:fldCharType="begin"/>
      </w:r>
      <w:r w:rsidR="00A90D9F">
        <w:rPr>
          <w:rFonts w:ascii="Calibri" w:eastAsia="宋体" w:hAnsi="Calibri" w:cs="Calibri"/>
          <w:color w:val="000000"/>
          <w:kern w:val="0"/>
          <w:sz w:val="24"/>
          <w14:ligatures w14:val="none"/>
        </w:rPr>
        <w:instrText xml:space="preserve"> ADDIN ZOTERO_ITEM CSL_CITATION {"citationID":"9cdtqIlW","properties":{"formattedCitation":"(Wharton &amp; Lundquist, 2012)","plainCitation":"(Wharton &amp; Lundquist, 2012)","noteIndex":0},"citationItems":[{"id":1648,"uris":["http://zotero.org/users/14274501/items/MKLZNDJ2"],"itemData":{"id":1648,"type":"article-journal","abstract":"The power generated by a wind turbine largely depends on the wind speed. During time periods with identical hub-height wind speeds but different shapes to the wind pro</w:instrText>
      </w:r>
      <w:r w:rsidR="00A90D9F">
        <w:rPr>
          <w:rFonts w:ascii="Times New Roman" w:eastAsia="宋体" w:hAnsi="Times New Roman" w:cs="Times New Roman"/>
          <w:color w:val="000000"/>
          <w:kern w:val="0"/>
          <w:sz w:val="24"/>
          <w14:ligatures w14:val="none"/>
        </w:rPr>
        <w:instrText>ﬁ</w:instrText>
      </w:r>
      <w:r w:rsidR="00A90D9F">
        <w:rPr>
          <w:rFonts w:ascii="Calibri" w:eastAsia="宋体" w:hAnsi="Calibri" w:cs="Calibri"/>
          <w:color w:val="000000"/>
          <w:kern w:val="0"/>
          <w:sz w:val="24"/>
          <w14:ligatures w14:val="none"/>
        </w:rPr>
        <w:instrText>le, a turbine will produce different amounts of power. This variability may be induced by atmospheric stability, which affects pro</w:instrText>
      </w:r>
      <w:r w:rsidR="00A90D9F">
        <w:rPr>
          <w:rFonts w:ascii="Times New Roman" w:eastAsia="宋体" w:hAnsi="Times New Roman" w:cs="Times New Roman"/>
          <w:color w:val="000000"/>
          <w:kern w:val="0"/>
          <w:sz w:val="24"/>
          <w14:ligatures w14:val="none"/>
        </w:rPr>
        <w:instrText>ﬁ</w:instrText>
      </w:r>
      <w:r w:rsidR="00A90D9F">
        <w:rPr>
          <w:rFonts w:ascii="Calibri" w:eastAsia="宋体" w:hAnsi="Calibri" w:cs="Calibri"/>
          <w:color w:val="000000"/>
          <w:kern w:val="0"/>
          <w:sz w:val="24"/>
          <w14:ligatures w14:val="none"/>
        </w:rPr>
        <w:instrText>les of mean wind speed, direction and turbulence across the rotor disk. Our letter examines turbine power generation data, segregated by atmospheric stability, in order to investigate power performance dependences at a West Coast North American wind farm. The dependence of power on stability is clear, regardless of whether time periods are segregated by three-dimensional turbulence, turbulence intensity or wind shear. The power generated at a given wind speed is higher under stable conditions and lower under strongly convective conditions: average power output differences approach 15%. Wind energy resource assessment and day ahead power forecasting could bene</w:instrText>
      </w:r>
      <w:r w:rsidR="00A90D9F">
        <w:rPr>
          <w:rFonts w:ascii="Times New Roman" w:eastAsia="宋体" w:hAnsi="Times New Roman" w:cs="Times New Roman"/>
          <w:color w:val="000000"/>
          <w:kern w:val="0"/>
          <w:sz w:val="24"/>
          <w14:ligatures w14:val="none"/>
        </w:rPr>
        <w:instrText>ﬁ</w:instrText>
      </w:r>
      <w:r w:rsidR="00A90D9F">
        <w:rPr>
          <w:rFonts w:ascii="Calibri" w:eastAsia="宋体" w:hAnsi="Calibri" w:cs="Calibri"/>
          <w:color w:val="000000"/>
          <w:kern w:val="0"/>
          <w:sz w:val="24"/>
          <w14:ligatures w14:val="none"/>
        </w:rPr>
        <w:instrText xml:space="preserve">t from increased accuracy if atmospheric stability impacts were measured and appropriately incorporated in power forecasts, e.g., through the generation of power curves based on a range of turbulence regimes.","container-title":"Environmental Research Letters","DOI":"10.1088/1748-9326/7/1/014005","ISSN":"1748-9326","issue":"1","journalAbbreviation":"Environ. Res. Lett.","language":"en","page":"014005","source":"DOI.org (Crossref)","title":"Atmospheric stability affects wind turbine power collection","volume":"7","author":[{"family":"Wharton","given":"Sonia"},{"family":"Lundquist","given":"Julie K"}],"issued":{"date-parts":[["2012",3,1]]}}}],"schema":"https://github.com/citation-style-language/schema/raw/master/csl-citation.json"} </w:instrText>
      </w:r>
      <w:r w:rsidR="00A90D9F">
        <w:rPr>
          <w:rFonts w:ascii="Calibri" w:eastAsia="宋体" w:hAnsi="Calibri" w:cs="Calibri"/>
          <w:color w:val="000000"/>
          <w:kern w:val="0"/>
          <w:sz w:val="24"/>
          <w14:ligatures w14:val="none"/>
        </w:rPr>
        <w:fldChar w:fldCharType="separate"/>
      </w:r>
      <w:r w:rsidR="00A90D9F">
        <w:rPr>
          <w:rFonts w:ascii="Calibri" w:eastAsia="宋体" w:hAnsi="Calibri" w:cs="Calibri"/>
          <w:noProof/>
          <w:color w:val="000000"/>
          <w:kern w:val="0"/>
          <w:sz w:val="24"/>
          <w14:ligatures w14:val="none"/>
        </w:rPr>
        <w:t>(Wharton &amp; Lundquist, 2012)</w:t>
      </w:r>
      <w:r w:rsidR="00A90D9F">
        <w:rPr>
          <w:rFonts w:ascii="Calibri" w:eastAsia="宋体" w:hAnsi="Calibri" w:cs="Calibri"/>
          <w:color w:val="000000"/>
          <w:kern w:val="0"/>
          <w:sz w:val="24"/>
          <w14:ligatures w14:val="none"/>
        </w:rPr>
        <w:fldChar w:fldCharType="end"/>
      </w:r>
      <w:r w:rsidRPr="008725F4">
        <w:rPr>
          <w:rFonts w:ascii="Calibri" w:eastAsia="宋体" w:hAnsi="Calibri" w:cs="Calibri"/>
          <w:color w:val="000000"/>
          <w:kern w:val="0"/>
          <w:sz w:val="24"/>
          <w14:ligatures w14:val="none"/>
        </w:rPr>
        <w:t xml:space="preserve">. </w:t>
      </w:r>
      <w:bookmarkEnd w:id="10"/>
      <w:r w:rsidR="00872C24" w:rsidRPr="00872C24">
        <w:rPr>
          <w:rFonts w:ascii="Calibri" w:eastAsia="宋体" w:hAnsi="Calibri" w:cs="Calibri"/>
          <w:color w:val="000000"/>
          <w:kern w:val="0"/>
          <w:sz w:val="24"/>
          <w14:ligatures w14:val="none"/>
        </w:rPr>
        <w:t xml:space="preserve">These findings suggest that </w:t>
      </w:r>
      <w:commentRangeStart w:id="12"/>
      <w:commentRangeStart w:id="13"/>
      <w:r w:rsidR="00872C24" w:rsidRPr="00872C24">
        <w:rPr>
          <w:rFonts w:ascii="Calibri" w:eastAsia="宋体" w:hAnsi="Calibri" w:cs="Calibri"/>
          <w:color w:val="000000"/>
          <w:kern w:val="0"/>
          <w:sz w:val="24"/>
          <w14:ligatures w14:val="none"/>
        </w:rPr>
        <w:t>turbine performance</w:t>
      </w:r>
      <w:commentRangeEnd w:id="12"/>
      <w:r w:rsidR="00684BAF">
        <w:rPr>
          <w:rStyle w:val="af6"/>
        </w:rPr>
        <w:commentReference w:id="12"/>
      </w:r>
      <w:commentRangeEnd w:id="13"/>
      <w:r w:rsidR="00CF3433">
        <w:rPr>
          <w:rStyle w:val="af6"/>
        </w:rPr>
        <w:commentReference w:id="13"/>
      </w:r>
      <w:r w:rsidR="00872C24" w:rsidRPr="00872C24">
        <w:rPr>
          <w:rFonts w:ascii="Calibri" w:eastAsia="宋体" w:hAnsi="Calibri" w:cs="Calibri"/>
          <w:color w:val="000000"/>
          <w:kern w:val="0"/>
          <w:sz w:val="24"/>
          <w14:ligatures w14:val="none"/>
        </w:rPr>
        <w:t xml:space="preserve"> depends on swept-area related wind profile structure, </w:t>
      </w:r>
      <w:commentRangeStart w:id="14"/>
      <w:commentRangeStart w:id="15"/>
      <w:r w:rsidR="00872C24" w:rsidRPr="00872C24">
        <w:rPr>
          <w:rFonts w:ascii="Calibri" w:eastAsia="宋体" w:hAnsi="Calibri" w:cs="Calibri"/>
          <w:color w:val="000000"/>
          <w:kern w:val="0"/>
          <w:sz w:val="24"/>
          <w14:ligatures w14:val="none"/>
        </w:rPr>
        <w:t>stability</w:t>
      </w:r>
      <w:commentRangeEnd w:id="14"/>
      <w:r w:rsidR="0086102C">
        <w:rPr>
          <w:rStyle w:val="af6"/>
        </w:rPr>
        <w:commentReference w:id="14"/>
      </w:r>
      <w:commentRangeEnd w:id="15"/>
      <w:r w:rsidR="00CF3433">
        <w:rPr>
          <w:rStyle w:val="af6"/>
        </w:rPr>
        <w:commentReference w:id="15"/>
      </w:r>
      <w:r w:rsidR="00872C24" w:rsidRPr="00872C24">
        <w:rPr>
          <w:rFonts w:ascii="Calibri" w:eastAsia="宋体" w:hAnsi="Calibri" w:cs="Calibri"/>
          <w:color w:val="000000"/>
          <w:kern w:val="0"/>
          <w:sz w:val="24"/>
          <w14:ligatures w14:val="none"/>
        </w:rPr>
        <w:t>, and turbulence, not merely on the wind speed at a single fixed height such as hub height.</w:t>
      </w:r>
      <w:r w:rsidR="00856693">
        <w:rPr>
          <w:rFonts w:hint="eastAsia"/>
        </w:rPr>
        <w:t xml:space="preserve"> </w:t>
      </w:r>
      <w:commentRangeStart w:id="16"/>
      <w:commentRangeStart w:id="17"/>
      <w:r w:rsidR="00856693" w:rsidRPr="00856693">
        <w:rPr>
          <w:rFonts w:ascii="Calibri" w:eastAsia="宋体" w:hAnsi="Calibri" w:cs="Calibri"/>
          <w:color w:val="000000"/>
          <w:kern w:val="0"/>
          <w:sz w:val="24"/>
          <w14:ligatures w14:val="none"/>
        </w:rPr>
        <w:t xml:space="preserve">Even in farm-wide studies, </w:t>
      </w:r>
      <w:bookmarkStart w:id="18" w:name="_Hlk215433751"/>
      <w:r w:rsidR="00856693" w:rsidRPr="00856693">
        <w:rPr>
          <w:rFonts w:ascii="Calibri" w:eastAsia="宋体" w:hAnsi="Calibri" w:cs="Calibri"/>
          <w:color w:val="000000"/>
          <w:kern w:val="0"/>
          <w:sz w:val="24"/>
          <w14:ligatures w14:val="none"/>
        </w:rPr>
        <w:t xml:space="preserve">Sasser </w:t>
      </w:r>
      <w:bookmarkEnd w:id="18"/>
      <w:r w:rsidR="00856693" w:rsidRPr="00856693">
        <w:rPr>
          <w:rFonts w:ascii="Calibri" w:eastAsia="宋体" w:hAnsi="Calibri" w:cs="Calibri"/>
          <w:color w:val="000000"/>
          <w:kern w:val="0"/>
          <w:sz w:val="24"/>
          <w14:ligatures w14:val="none"/>
        </w:rPr>
        <w:t xml:space="preserve">et al. </w:t>
      </w:r>
      <w:r w:rsidR="00856693">
        <w:rPr>
          <w:rFonts w:ascii="Calibri" w:eastAsia="宋体" w:hAnsi="Calibri" w:cs="Calibri"/>
          <w:color w:val="000000"/>
          <w:kern w:val="0"/>
          <w:sz w:val="24"/>
          <w14:ligatures w14:val="none"/>
        </w:rPr>
        <w:fldChar w:fldCharType="begin"/>
      </w:r>
      <w:r w:rsidR="00856693">
        <w:rPr>
          <w:rFonts w:ascii="Calibri" w:eastAsia="宋体" w:hAnsi="Calibri" w:cs="Calibri"/>
          <w:color w:val="000000"/>
          <w:kern w:val="0"/>
          <w:sz w:val="24"/>
          <w14:ligatures w14:val="none"/>
        </w:rPr>
        <w:instrText xml:space="preserve"> ADDIN ZOTERO_ITEM CSL_CITATION {"citationID":"ZCg05g8F","properties":{"formattedCitation":"(2022)","plainCitation":"(2022)","noteIndex":0},"citationItems":[{"id":1650,"uris":["http://zotero.org/users/14274501/items/45YLP2JC"],"itemData":{"id":1650,"type":"article-journal","abstract":"To mitigate uncertainties in wind resource assessments and to improve the estimation of energy production of a wind project, this work uses a decision tree machine learning model to assess the effectiveness of hub-height wind speed, rotor-equivalent wind speed, and lapse rate as variables in power prediction. Atmospheric data is used to train regression trees and correlate the power outputs to wind pro</w:instrText>
      </w:r>
      <w:r w:rsidR="00856693">
        <w:rPr>
          <w:rFonts w:ascii="Times New Roman" w:eastAsia="宋体" w:hAnsi="Times New Roman" w:cs="Times New Roman"/>
          <w:color w:val="000000"/>
          <w:kern w:val="0"/>
          <w:sz w:val="24"/>
          <w14:ligatures w14:val="none"/>
        </w:rPr>
        <w:instrText>ﬁ</w:instrText>
      </w:r>
      <w:r w:rsidR="00856693">
        <w:rPr>
          <w:rFonts w:ascii="Calibri" w:eastAsia="宋体" w:hAnsi="Calibri" w:cs="Calibri"/>
          <w:color w:val="000000"/>
          <w:kern w:val="0"/>
          <w:sz w:val="24"/>
          <w14:ligatures w14:val="none"/>
        </w:rPr>
        <w:instrText>les and meteorological characteristics to be able to predict power responses according to physical patterns. The decision tree model was trained for four vertical wind pro</w:instrText>
      </w:r>
      <w:r w:rsidR="00856693">
        <w:rPr>
          <w:rFonts w:ascii="Times New Roman" w:eastAsia="宋体" w:hAnsi="Times New Roman" w:cs="Times New Roman"/>
          <w:color w:val="000000"/>
          <w:kern w:val="0"/>
          <w:sz w:val="24"/>
          <w14:ligatures w14:val="none"/>
        </w:rPr>
        <w:instrText>ﬁ</w:instrText>
      </w:r>
      <w:r w:rsidR="00856693">
        <w:rPr>
          <w:rFonts w:ascii="Calibri" w:eastAsia="宋体" w:hAnsi="Calibri" w:cs="Calibri"/>
          <w:color w:val="000000"/>
          <w:kern w:val="0"/>
          <w:sz w:val="24"/>
          <w14:ligatures w14:val="none"/>
        </w:rPr>
        <w:instrText>le classi</w:instrText>
      </w:r>
      <w:r w:rsidR="00856693">
        <w:rPr>
          <w:rFonts w:ascii="Times New Roman" w:eastAsia="宋体" w:hAnsi="Times New Roman" w:cs="Times New Roman"/>
          <w:color w:val="000000"/>
          <w:kern w:val="0"/>
          <w:sz w:val="24"/>
          <w14:ligatures w14:val="none"/>
        </w:rPr>
        <w:instrText>ﬁ</w:instrText>
      </w:r>
      <w:r w:rsidR="00856693">
        <w:rPr>
          <w:rFonts w:ascii="Calibri" w:eastAsia="宋体" w:hAnsi="Calibri" w:cs="Calibri"/>
          <w:color w:val="000000"/>
          <w:kern w:val="0"/>
          <w:sz w:val="24"/>
          <w14:ligatures w14:val="none"/>
        </w:rPr>
        <w:instrText>cations to showcase the need for multiple calculations of wind speed at various levels of the rotor layer. Results indicate that when compared to traditional power curve methods, the decision tree combining rotor-equivalent wind speed and lapse rate improves prediction accuracy by 22% for the given data-set, while also proving to be the most effective method in power prediction for all classi</w:instrText>
      </w:r>
      <w:r w:rsidR="00856693">
        <w:rPr>
          <w:rFonts w:ascii="Times New Roman" w:eastAsia="宋体" w:hAnsi="Times New Roman" w:cs="Times New Roman"/>
          <w:color w:val="000000"/>
          <w:kern w:val="0"/>
          <w:sz w:val="24"/>
          <w14:ligatures w14:val="none"/>
        </w:rPr>
        <w:instrText>ﬁ</w:instrText>
      </w:r>
      <w:r w:rsidR="00856693">
        <w:rPr>
          <w:rFonts w:ascii="Calibri" w:eastAsia="宋体" w:hAnsi="Calibri" w:cs="Calibri"/>
          <w:color w:val="000000"/>
          <w:kern w:val="0"/>
          <w:sz w:val="24"/>
          <w14:ligatures w14:val="none"/>
        </w:rPr>
        <w:instrText>ed vertical wind pro</w:instrText>
      </w:r>
      <w:r w:rsidR="00856693">
        <w:rPr>
          <w:rFonts w:ascii="Times New Roman" w:eastAsia="宋体" w:hAnsi="Times New Roman" w:cs="Times New Roman"/>
          <w:color w:val="000000"/>
          <w:kern w:val="0"/>
          <w:sz w:val="24"/>
          <w14:ligatures w14:val="none"/>
        </w:rPr>
        <w:instrText>ﬁ</w:instrText>
      </w:r>
      <w:r w:rsidR="00856693">
        <w:rPr>
          <w:rFonts w:ascii="Calibri" w:eastAsia="宋体" w:hAnsi="Calibri" w:cs="Calibri"/>
          <w:color w:val="000000"/>
          <w:kern w:val="0"/>
          <w:sz w:val="24"/>
          <w14:ligatures w14:val="none"/>
        </w:rPr>
        <w:instrText xml:space="preserve">le types. Models incorporating lapse rate into predictions performed better than those without it, showing the importance of considering atmospheric criteria in wind power prediction analyses.","container-title":"Renewable Energy","DOI":"10.1016/j.renene.2021.10.034","ISSN":"09601481","journalAbbreviation":"Renewable Energy","language":"en","page":"491-501","source":"DOI.org (Crossref)","title":"Improvement of wind power prediction from meteorological characterization with machine learning models","volume":"183","author":[{"family":"Sasser","given":"Christiana"},{"family":"Yu","given":"Meilin"},{"family":"Delgado","given":"Ruben"}],"issued":{"date-parts":[["2022",1]]}},"suppress-author":true}],"schema":"https://github.com/citation-style-language/schema/raw/master/csl-citation.json"} </w:instrText>
      </w:r>
      <w:r w:rsidR="00856693">
        <w:rPr>
          <w:rFonts w:ascii="Calibri" w:eastAsia="宋体" w:hAnsi="Calibri" w:cs="Calibri"/>
          <w:color w:val="000000"/>
          <w:kern w:val="0"/>
          <w:sz w:val="24"/>
          <w14:ligatures w14:val="none"/>
        </w:rPr>
        <w:fldChar w:fldCharType="separate"/>
      </w:r>
      <w:r w:rsidR="00856693">
        <w:rPr>
          <w:rFonts w:ascii="Calibri" w:eastAsia="宋体" w:hAnsi="Calibri" w:cs="Calibri"/>
          <w:noProof/>
          <w:color w:val="000000"/>
          <w:kern w:val="0"/>
          <w:sz w:val="24"/>
          <w14:ligatures w14:val="none"/>
        </w:rPr>
        <w:t>(2022)</w:t>
      </w:r>
      <w:r w:rsidR="00856693">
        <w:rPr>
          <w:rFonts w:ascii="Calibri" w:eastAsia="宋体" w:hAnsi="Calibri" w:cs="Calibri"/>
          <w:color w:val="000000"/>
          <w:kern w:val="0"/>
          <w:sz w:val="24"/>
          <w14:ligatures w14:val="none"/>
        </w:rPr>
        <w:fldChar w:fldCharType="end"/>
      </w:r>
      <w:r w:rsidR="00856693" w:rsidRPr="00856693">
        <w:rPr>
          <w:rFonts w:ascii="Calibri" w:eastAsia="宋体" w:hAnsi="Calibri" w:cs="Calibri"/>
          <w:color w:val="000000"/>
          <w:kern w:val="0"/>
          <w:sz w:val="24"/>
          <w14:ligatures w14:val="none"/>
        </w:rPr>
        <w:t xml:space="preserve"> confirmed the advantages of REWS when combined with lapse-rate information, underscoring the necessity of vertical profile data in operational contexts.</w:t>
      </w:r>
      <w:commentRangeEnd w:id="16"/>
      <w:r w:rsidR="00D01A98">
        <w:rPr>
          <w:rStyle w:val="af6"/>
        </w:rPr>
        <w:commentReference w:id="16"/>
      </w:r>
      <w:commentRangeEnd w:id="17"/>
      <w:r w:rsidR="00CF3433">
        <w:rPr>
          <w:rStyle w:val="af6"/>
        </w:rPr>
        <w:commentReference w:id="17"/>
      </w:r>
    </w:p>
    <w:p w14:paraId="6CEF1ADB" w14:textId="0069FFDE" w:rsidR="00BE403F" w:rsidRDefault="00630154" w:rsidP="005E7115">
      <w:pPr>
        <w:widowControl/>
        <w:spacing w:before="100" w:beforeAutospacing="1" w:after="100" w:afterAutospacing="1" w:line="360" w:lineRule="auto"/>
        <w:rPr>
          <w:rFonts w:ascii="Calibri" w:eastAsia="宋体" w:hAnsi="Calibri" w:cs="Calibri"/>
          <w:color w:val="000000"/>
          <w:kern w:val="0"/>
          <w:sz w:val="24"/>
          <w14:ligatures w14:val="none"/>
        </w:rPr>
      </w:pPr>
      <w:r w:rsidRPr="00630154">
        <w:rPr>
          <w:rFonts w:ascii="Calibri" w:eastAsia="宋体" w:hAnsi="Calibri" w:cs="Calibri"/>
          <w:color w:val="000000"/>
          <w:kern w:val="0"/>
          <w:sz w:val="24"/>
          <w14:ligatures w14:val="none"/>
        </w:rPr>
        <w:t>Extending these physical insights to operational wind farms introduces significant observational complexity due to turbine wake interactions and the resultant flow regimes.</w:t>
      </w:r>
      <w:r w:rsidR="002F721D" w:rsidRPr="002F721D">
        <w:t xml:space="preserve"> </w:t>
      </w:r>
      <w:r w:rsidR="002F721D" w:rsidRPr="002F721D">
        <w:rPr>
          <w:rFonts w:ascii="Calibri" w:eastAsia="宋体" w:hAnsi="Calibri" w:cs="Calibri"/>
          <w:color w:val="000000"/>
          <w:kern w:val="0"/>
          <w:sz w:val="24"/>
          <w14:ligatures w14:val="none"/>
        </w:rPr>
        <w:t>Seminal measurements showed that wakes cause</w:t>
      </w:r>
      <w:r w:rsidR="0026407D">
        <w:rPr>
          <w:rFonts w:ascii="Calibri" w:eastAsia="宋体" w:hAnsi="Calibri" w:cs="Calibri" w:hint="eastAsia"/>
          <w:color w:val="000000"/>
          <w:kern w:val="0"/>
          <w:sz w:val="24"/>
          <w14:ligatures w14:val="none"/>
        </w:rPr>
        <w:t>d</w:t>
      </w:r>
      <w:r w:rsidR="002F721D" w:rsidRPr="002F721D">
        <w:rPr>
          <w:rFonts w:ascii="Calibri" w:eastAsia="宋体" w:hAnsi="Calibri" w:cs="Calibri"/>
          <w:color w:val="000000"/>
          <w:kern w:val="0"/>
          <w:sz w:val="24"/>
          <w14:ligatures w14:val="none"/>
        </w:rPr>
        <w:t xml:space="preserve"> 10</w:t>
      </w:r>
      <w:r w:rsidR="00AF218B">
        <w:rPr>
          <w:rFonts w:ascii="Calibri" w:eastAsia="宋体" w:hAnsi="Calibri" w:cs="Calibri" w:hint="eastAsia"/>
          <w:color w:val="000000"/>
          <w:kern w:val="0"/>
          <w:sz w:val="24"/>
          <w14:ligatures w14:val="none"/>
        </w:rPr>
        <w:t>%</w:t>
      </w:r>
      <w:r w:rsidR="002F721D" w:rsidRPr="002F721D">
        <w:rPr>
          <w:rFonts w:ascii="Calibri" w:eastAsia="宋体" w:hAnsi="Calibri" w:cs="Calibri"/>
          <w:color w:val="000000"/>
          <w:kern w:val="0"/>
          <w:sz w:val="24"/>
          <w14:ligatures w14:val="none"/>
        </w:rPr>
        <w:t xml:space="preserve">–20% power losses and </w:t>
      </w:r>
      <w:r w:rsidR="0026407D">
        <w:rPr>
          <w:rFonts w:ascii="Calibri" w:eastAsia="宋体" w:hAnsi="Calibri" w:cs="Calibri" w:hint="eastAsia"/>
          <w:color w:val="000000"/>
          <w:kern w:val="0"/>
          <w:sz w:val="24"/>
          <w14:ligatures w14:val="none"/>
        </w:rPr>
        <w:t xml:space="preserve">induced </w:t>
      </w:r>
      <w:r w:rsidR="002F721D" w:rsidRPr="002F721D">
        <w:rPr>
          <w:rFonts w:ascii="Calibri" w:eastAsia="宋体" w:hAnsi="Calibri" w:cs="Calibri"/>
          <w:color w:val="000000"/>
          <w:kern w:val="0"/>
          <w:sz w:val="24"/>
          <w14:ligatures w14:val="none"/>
        </w:rPr>
        <w:t>elevate</w:t>
      </w:r>
      <w:r w:rsidR="0026407D">
        <w:rPr>
          <w:rFonts w:ascii="Calibri" w:eastAsia="宋体" w:hAnsi="Calibri" w:cs="Calibri" w:hint="eastAsia"/>
          <w:color w:val="000000"/>
          <w:kern w:val="0"/>
          <w:sz w:val="24"/>
          <w14:ligatures w14:val="none"/>
        </w:rPr>
        <w:t>d</w:t>
      </w:r>
      <w:r w:rsidR="002F721D" w:rsidRPr="002F721D">
        <w:rPr>
          <w:rFonts w:ascii="Calibri" w:eastAsia="宋体" w:hAnsi="Calibri" w:cs="Calibri"/>
          <w:color w:val="000000"/>
          <w:kern w:val="0"/>
          <w:sz w:val="24"/>
          <w14:ligatures w14:val="none"/>
        </w:rPr>
        <w:t xml:space="preserve"> turbulence </w:t>
      </w:r>
      <w:commentRangeStart w:id="19"/>
      <w:commentRangeStart w:id="20"/>
      <w:r w:rsidR="002F721D" w:rsidRPr="002F721D">
        <w:rPr>
          <w:rFonts w:ascii="Calibri" w:eastAsia="宋体" w:hAnsi="Calibri" w:cs="Calibri"/>
          <w:color w:val="000000"/>
          <w:kern w:val="0"/>
          <w:sz w:val="24"/>
          <w14:ligatures w14:val="none"/>
        </w:rPr>
        <w:t>intensity</w:t>
      </w:r>
      <w:commentRangeEnd w:id="19"/>
      <w:r w:rsidR="00AF218B">
        <w:rPr>
          <w:rStyle w:val="af6"/>
        </w:rPr>
        <w:commentReference w:id="19"/>
      </w:r>
      <w:commentRangeEnd w:id="20"/>
      <w:r w:rsidR="0077604A">
        <w:rPr>
          <w:rStyle w:val="af6"/>
        </w:rPr>
        <w:commentReference w:id="20"/>
      </w:r>
      <w:r w:rsidR="002F721D" w:rsidRPr="002F721D">
        <w:rPr>
          <w:rFonts w:ascii="Calibri" w:eastAsia="宋体" w:hAnsi="Calibri" w:cs="Calibri"/>
          <w:color w:val="000000"/>
          <w:kern w:val="0"/>
          <w:sz w:val="24"/>
          <w14:ligatures w14:val="none"/>
        </w:rPr>
        <w:t xml:space="preserve"> </w:t>
      </w:r>
      <w:r w:rsidR="00960A35">
        <w:rPr>
          <w:rFonts w:ascii="Calibri" w:eastAsia="宋体" w:hAnsi="Calibri" w:cs="Calibri"/>
          <w:color w:val="000000"/>
          <w:kern w:val="0"/>
          <w:sz w:val="24"/>
          <w14:ligatures w14:val="none"/>
        </w:rPr>
        <w:fldChar w:fldCharType="begin"/>
      </w:r>
      <w:r w:rsidR="00960A35">
        <w:rPr>
          <w:rFonts w:ascii="Calibri" w:eastAsia="宋体" w:hAnsi="Calibri" w:cs="Calibri"/>
          <w:color w:val="000000"/>
          <w:kern w:val="0"/>
          <w:sz w:val="24"/>
          <w14:ligatures w14:val="none"/>
        </w:rPr>
        <w:instrText xml:space="preserve"> ADDIN ZOTERO_ITEM CSL_CITATION {"citationID":"X35wkeNY","properties":{"formattedCitation":"(Barthelmie et al., 2007; Feroz et al., 2020)","plainCitation":"(Barthelmie et al., 2007; Feroz et al., 2020)","noteIndex":0},"citationItems":[{"id":1659,"uris":["http://zotero.org/users/14274501/items/7SBSEFPR"],"itemData":{"id":1659,"type":"article-journal","abstract":"Abstract\n            Understanding of power losses and turbulence increase due to wind turbine wake interactions in large offshore wind farms is </w:instrText>
      </w:r>
      <w:r w:rsidR="00960A35">
        <w:rPr>
          <w:rFonts w:ascii="Calibri" w:eastAsia="宋体" w:hAnsi="Calibri" w:cs="Calibri" w:hint="eastAsia"/>
          <w:color w:val="000000"/>
          <w:kern w:val="0"/>
          <w:sz w:val="24"/>
          <w14:ligatures w14:val="none"/>
        </w:rPr>
        <w:instrText>crucial to optimizing wind farm design. Power losses and turbulence increase due to wakes are quantified based on observations from Middelgrunden and state</w:instrText>
      </w:r>
      <w:r w:rsidR="00960A35">
        <w:rPr>
          <w:rFonts w:ascii="Calibri" w:eastAsia="宋体" w:hAnsi="Calibri" w:cs="Calibri" w:hint="eastAsia"/>
          <w:color w:val="000000"/>
          <w:kern w:val="0"/>
          <w:sz w:val="24"/>
          <w14:ligatures w14:val="none"/>
        </w:rPr>
        <w:instrText>‐</w:instrText>
      </w:r>
      <w:r w:rsidR="00960A35">
        <w:rPr>
          <w:rFonts w:ascii="Calibri" w:eastAsia="宋体" w:hAnsi="Calibri" w:cs="Calibri" w:hint="eastAsia"/>
          <w:color w:val="000000"/>
          <w:kern w:val="0"/>
          <w:sz w:val="24"/>
          <w14:ligatures w14:val="none"/>
        </w:rPr>
        <w:instrText>of</w:instrText>
      </w:r>
      <w:r w:rsidR="00960A35">
        <w:rPr>
          <w:rFonts w:ascii="Calibri" w:eastAsia="宋体" w:hAnsi="Calibri" w:cs="Calibri" w:hint="eastAsia"/>
          <w:color w:val="000000"/>
          <w:kern w:val="0"/>
          <w:sz w:val="24"/>
          <w14:ligatures w14:val="none"/>
        </w:rPr>
        <w:instrText>‐</w:instrText>
      </w:r>
      <w:r w:rsidR="00960A35">
        <w:rPr>
          <w:rFonts w:ascii="Calibri" w:eastAsia="宋体" w:hAnsi="Calibri" w:cs="Calibri" w:hint="eastAsia"/>
          <w:color w:val="000000"/>
          <w:kern w:val="0"/>
          <w:sz w:val="24"/>
          <w14:ligatures w14:val="none"/>
        </w:rPr>
        <w:instrText>the</w:instrText>
      </w:r>
      <w:r w:rsidR="00960A35">
        <w:rPr>
          <w:rFonts w:ascii="Calibri" w:eastAsia="宋体" w:hAnsi="Calibri" w:cs="Calibri" w:hint="eastAsia"/>
          <w:color w:val="000000"/>
          <w:kern w:val="0"/>
          <w:sz w:val="24"/>
          <w14:ligatures w14:val="none"/>
        </w:rPr>
        <w:instrText>‐</w:instrText>
      </w:r>
      <w:r w:rsidR="00960A35">
        <w:rPr>
          <w:rFonts w:ascii="Calibri" w:eastAsia="宋体" w:hAnsi="Calibri" w:cs="Calibri" w:hint="eastAsia"/>
          <w:color w:val="000000"/>
          <w:kern w:val="0"/>
          <w:sz w:val="24"/>
          <w14:ligatures w14:val="none"/>
        </w:rPr>
        <w:instrText>art models. Observed power losses due solely to wakes are approximately 10% on average. Thes</w:instrText>
      </w:r>
      <w:r w:rsidR="00960A35">
        <w:rPr>
          <w:rFonts w:ascii="Calibri" w:eastAsia="宋体" w:hAnsi="Calibri" w:cs="Calibri"/>
          <w:color w:val="000000"/>
          <w:kern w:val="0"/>
          <w:sz w:val="24"/>
          <w14:ligatures w14:val="none"/>
        </w:rPr>
        <w:instrText>e are relatively high for a single line of wind turbines due in part to the close spacing of the wind farm. The wind farm model Wind Analysis and Application Program (WAsP) is shown to capture wake losses despite operating beyond its specifications for turbine spacing. The paper describes two methods of estimating turbulence intensity: one based on the mean and standard deviation (SD) of wind speed from the nacelle anemometer, the other from mean power output and its SD. Observations from the nacelle anemometer indicate turbulence intensity which is around 9% higher in absolute terms than those derived from the power measurements. For comparison, turbulence intensity is also derived from wind speed and SD from a meteorological mast at the same site prior to wind farm construction. Despite differences in the measurement height and period, overall agreement is better between the turbulence intensity derived from power measurements and the meteorological mast than with those derived from data from the nacelle anemometers. The turbulence in wind farm model indicates turbulence increase of the order 20% in absolute terms for flow directly along the row which is in good agreement with the observations. Copyright © 2007 John Wiley &amp; Sons, Ltd.","container-title":"Wind Energy","DOI":"10.1002/we.238","ISSN":"1095-4244, 1099-1824","issue":"6","journalAbbreviation":"Wind Energy","language":"en","license":"http://onlinelibrary.wiley.com/termsAndConditions#vor","page":"517-528","source":"DOI.org (Crossref)","title":"Modelling and measurements of power losses and turbulence intensity in wind turbine wakes at Middelgrunden offshore wind farm","volume":"10","author":[{"family":"Barthelmie","given":"R. J."},{"family":"Frandsen","given":"S. T."},{"family":"Nielsen","given"</w:instrText>
      </w:r>
      <w:r w:rsidR="00960A35">
        <w:rPr>
          <w:rFonts w:ascii="Calibri" w:eastAsia="宋体" w:hAnsi="Calibri" w:cs="Calibri" w:hint="eastAsia"/>
          <w:color w:val="000000"/>
          <w:kern w:val="0"/>
          <w:sz w:val="24"/>
          <w14:ligatures w14:val="none"/>
        </w:rPr>
        <w:instrText>:"M. N."},{"family":"Pryor","given":"S. C."},{"family":"Rethore","given":"P.</w:instrText>
      </w:r>
      <w:r w:rsidR="00960A35">
        <w:rPr>
          <w:rFonts w:ascii="Calibri" w:eastAsia="宋体" w:hAnsi="Calibri" w:cs="Calibri" w:hint="eastAsia"/>
          <w:color w:val="000000"/>
          <w:kern w:val="0"/>
          <w:sz w:val="24"/>
          <w14:ligatures w14:val="none"/>
        </w:rPr>
        <w:instrText>‐</w:instrText>
      </w:r>
      <w:r w:rsidR="00960A35">
        <w:rPr>
          <w:rFonts w:ascii="Calibri" w:eastAsia="宋体" w:hAnsi="Calibri" w:cs="Calibri" w:hint="eastAsia"/>
          <w:color w:val="000000"/>
          <w:kern w:val="0"/>
          <w:sz w:val="24"/>
          <w14:ligatures w14:val="none"/>
        </w:rPr>
        <w:instrText>E."},{"family":"Jørgensen","given":"H. E."}],"issued":{"date-parts":[["2007",11]]}}},{"id":1661,"uris":["http://zotero.org/users/14274501/items/IK6DQM6L"],"itemData":{"id":1661,"</w:instrText>
      </w:r>
      <w:r w:rsidR="00960A35">
        <w:rPr>
          <w:rFonts w:ascii="Calibri" w:eastAsia="宋体" w:hAnsi="Calibri" w:cs="Calibri"/>
          <w:color w:val="000000"/>
          <w:kern w:val="0"/>
          <w:sz w:val="24"/>
          <w14:ligatures w14:val="none"/>
        </w:rPr>
        <w:instrText xml:space="preserve">type":"article-journal","abstract":"Forecasting skills for a wind farm would significantly degrade if the complex wake effects of the upstream wind farms are excluded, especially when they are spatially close to each other. In this study, the Weather Research and Forecasting (WRF) model has been used to predict wind speed and power for a wind farm in Pakistan in the presence of wake interference from neighboring wind farms for two different seasons. Forecasting is done for two different cases i.e. without and with inter-farm wake effects, and different statistical error parameters were evaluated based on the real observations. A significant reduction in errors was observed in the latter case. For instance, the mean absolute errors in wind speed prediction were reduced by 7.7% and 14% in June (summer) and January (winter) respectively, by the inclusion of inter-farm wake effects. Similarly, an improved forecast of power output was obtained by incorporating the interaction of upstream wind farms i.e. a reduction of 15% and 26% in the normalized mean absolute error in power output values was observed for June and January, respectively. However, the prediction accuracy of power output substantially deteriorated in the winter season.","container-title":"Sustainable Energy Technologies and Assessments","DOI":"10.1016/j.seta.2020.100882","ISSN":"22131388","journalAbbreviation":"Sustainable Energy Technologies and Assessments","language":"en","page":"100882","source":"DOI.org (Crossref)","title":"Wind speed and power forecasting of a utility-scale wind farm with inter-farm wake interference and seasonal variation","volume":"42","author":[{"family":"Feroz","given":"Raja M. Asim"},{"family":"Javed","given":"Adeel"},{"family":"Syed","given":"Abdul Haseeb"},{"family":"Kazmi","given":"Syed Ali Abbas"},{"family":"Uddin","given":"Emad"}],"issued":{"date-parts":[["2020",12]]}}}],"schema":"https://github.com/citation-style-language/schema/raw/master/csl-citation.json"} </w:instrText>
      </w:r>
      <w:r w:rsidR="00960A35">
        <w:rPr>
          <w:rFonts w:ascii="Calibri" w:eastAsia="宋体" w:hAnsi="Calibri" w:cs="Calibri"/>
          <w:color w:val="000000"/>
          <w:kern w:val="0"/>
          <w:sz w:val="24"/>
          <w14:ligatures w14:val="none"/>
        </w:rPr>
        <w:fldChar w:fldCharType="separate"/>
      </w:r>
      <w:r w:rsidR="00960A35">
        <w:rPr>
          <w:rFonts w:ascii="Calibri" w:eastAsia="宋体" w:hAnsi="Calibri" w:cs="Calibri"/>
          <w:noProof/>
          <w:color w:val="000000"/>
          <w:kern w:val="0"/>
          <w:sz w:val="24"/>
          <w14:ligatures w14:val="none"/>
        </w:rPr>
        <w:t>(Barthelmie et al., 2007; Feroz et al., 2020)</w:t>
      </w:r>
      <w:r w:rsidR="00960A35">
        <w:rPr>
          <w:rFonts w:ascii="Calibri" w:eastAsia="宋体" w:hAnsi="Calibri" w:cs="Calibri"/>
          <w:color w:val="000000"/>
          <w:kern w:val="0"/>
          <w:sz w:val="24"/>
          <w14:ligatures w14:val="none"/>
        </w:rPr>
        <w:fldChar w:fldCharType="end"/>
      </w:r>
      <w:r w:rsidR="002F721D" w:rsidRPr="002F721D">
        <w:rPr>
          <w:rFonts w:ascii="Calibri" w:eastAsia="宋体" w:hAnsi="Calibri" w:cs="Calibri"/>
          <w:color w:val="000000"/>
          <w:kern w:val="0"/>
          <w:sz w:val="24"/>
          <w14:ligatures w14:val="none"/>
        </w:rPr>
        <w:t xml:space="preserve">, creating </w:t>
      </w:r>
      <w:r w:rsidR="006A7B7B">
        <w:rPr>
          <w:rFonts w:ascii="Calibri" w:eastAsia="宋体" w:hAnsi="Calibri" w:cs="Calibri" w:hint="eastAsia"/>
          <w:color w:val="000000"/>
          <w:kern w:val="0"/>
          <w:sz w:val="24"/>
          <w14:ligatures w14:val="none"/>
        </w:rPr>
        <w:t xml:space="preserve">both </w:t>
      </w:r>
      <w:r w:rsidR="002F721D" w:rsidRPr="002F721D">
        <w:rPr>
          <w:rFonts w:ascii="Calibri" w:eastAsia="宋体" w:hAnsi="Calibri" w:cs="Calibri"/>
          <w:color w:val="000000"/>
          <w:kern w:val="0"/>
          <w:sz w:val="24"/>
          <w14:ligatures w14:val="none"/>
        </w:rPr>
        <w:t>free-stream and wake-influenced flow.</w:t>
      </w:r>
      <w:r w:rsidR="002F721D" w:rsidRPr="00BE403F">
        <w:rPr>
          <w:rFonts w:ascii="Calibri" w:eastAsia="宋体" w:hAnsi="Calibri" w:cs="Calibri"/>
          <w:color w:val="000000"/>
          <w:kern w:val="0"/>
          <w:sz w:val="24"/>
          <w14:ligatures w14:val="none"/>
        </w:rPr>
        <w:t xml:space="preserve"> </w:t>
      </w:r>
      <w:r w:rsidR="002F721D" w:rsidRPr="002F721D">
        <w:rPr>
          <w:rFonts w:ascii="Calibri" w:eastAsia="宋体" w:hAnsi="Calibri" w:cs="Calibri"/>
          <w:color w:val="000000"/>
          <w:kern w:val="0"/>
          <w:sz w:val="24"/>
          <w14:ligatures w14:val="none"/>
        </w:rPr>
        <w:t>This s</w:t>
      </w:r>
      <w:commentRangeStart w:id="21"/>
      <w:r w:rsidR="002F721D" w:rsidRPr="002F721D">
        <w:rPr>
          <w:rFonts w:ascii="Calibri" w:eastAsia="宋体" w:hAnsi="Calibri" w:cs="Calibri"/>
          <w:color w:val="000000"/>
          <w:kern w:val="0"/>
          <w:sz w:val="24"/>
          <w14:ligatures w14:val="none"/>
        </w:rPr>
        <w:t>patial heterogeneity</w:t>
      </w:r>
      <w:commentRangeEnd w:id="21"/>
      <w:r w:rsidR="0077604A">
        <w:rPr>
          <w:rStyle w:val="af6"/>
        </w:rPr>
        <w:commentReference w:id="21"/>
      </w:r>
      <w:r w:rsidR="002F721D" w:rsidRPr="002F721D">
        <w:rPr>
          <w:rFonts w:ascii="Calibri" w:eastAsia="宋体" w:hAnsi="Calibri" w:cs="Calibri"/>
          <w:color w:val="000000"/>
          <w:kern w:val="0"/>
          <w:sz w:val="24"/>
          <w14:ligatures w14:val="none"/>
        </w:rPr>
        <w:t xml:space="preserve"> means that the physical relevance of atmospheric forcing shifts dramatically across the farm.</w:t>
      </w:r>
      <w:r w:rsidR="002F721D" w:rsidRPr="002F721D">
        <w:t xml:space="preserve"> </w:t>
      </w:r>
      <w:commentRangeStart w:id="22"/>
      <w:r w:rsidR="002F721D" w:rsidRPr="002F721D">
        <w:rPr>
          <w:rFonts w:ascii="Calibri" w:eastAsia="宋体" w:hAnsi="Calibri" w:cs="Calibri"/>
          <w:color w:val="000000"/>
          <w:kern w:val="0"/>
          <w:sz w:val="24"/>
          <w14:ligatures w14:val="none"/>
        </w:rPr>
        <w:t>For instance,</w:t>
      </w:r>
      <w:r w:rsidR="00BE403F" w:rsidRPr="00BE403F">
        <w:rPr>
          <w:rFonts w:ascii="Calibri" w:eastAsia="宋体" w:hAnsi="Calibri" w:cs="Calibri"/>
          <w:color w:val="000000"/>
          <w:kern w:val="0"/>
          <w:sz w:val="24"/>
          <w14:ligatures w14:val="none"/>
        </w:rPr>
        <w:t xml:space="preserve"> Cutler et al. </w:t>
      </w:r>
      <w:r w:rsidR="00D02340">
        <w:rPr>
          <w:rFonts w:ascii="Calibri" w:eastAsia="宋体" w:hAnsi="Calibri" w:cs="Calibri"/>
          <w:color w:val="000000"/>
          <w:kern w:val="0"/>
          <w:sz w:val="24"/>
          <w14:ligatures w14:val="none"/>
        </w:rPr>
        <w:fldChar w:fldCharType="begin"/>
      </w:r>
      <w:r w:rsidR="00D02340">
        <w:rPr>
          <w:rFonts w:ascii="Calibri" w:eastAsia="宋体" w:hAnsi="Calibri" w:cs="Calibri"/>
          <w:color w:val="000000"/>
          <w:kern w:val="0"/>
          <w:sz w:val="24"/>
          <w14:ligatures w14:val="none"/>
        </w:rPr>
        <w:instrText xml:space="preserve"> ADDIN ZOTERO_ITEM CSL_CITATION {"citationID":"4VfrghBX","properties":{"formattedCitation":"(2012)","plainCitation":"(2012)","noteIndex":0},"citationItems":[{"id":1652,"uris":["http://zotero.org/users/14274501/items/F867UAJR"],"itemData":{"id":1652,"type":"article-journal","abstract":"Wind power forecasting for projection times 0–48 h can have particular value in facilitating the integration of wind power into power systems. Accurate observations of the wind speed received by wind turbines are important inputs for some of the most useful methods for making such forecasts. In particular, they are used to derive power curves relating wind speeds to wind power production. By using power curve modeling, this paper compares two types of wind speed observations typically available at wind farms: the wind speed and wind direction measurements at the nacelles of the wind turbines and those at one or more on-site meteorological masts (met masts). For the three Australian wind farms studied in this project, the results favor the nacelle-based observations despite the inherent interference from the nacelle and the blades and despite calibration corrections to the met mast observations. This trend was found to be stronger for wind farm sites with more complex terrain. In addition, a numerical weather prediction (NWP) system was used to show that, for the wind farms studied, smaller single time-series forecast errors can be achieved with the average wind speed from the nacelle-based observations. This suggests that the nacelle-average observations are more representative of the wind behavior predicted by an NWP system than the met mast observations. Also, when using an NWP system to predict wind farm power production, it suggests the use of a wind farm power curve based on nacelle-average observations is superior to using met mast observations. Further, it suggests that historical and real-time nacelle-average observations should be calculated for large wind farms and used in wind power forecasting. Copyright © 2011 John Wiley &amp; Sons, Ltd.","container-title":"Wind Energy","DOI":"10.1002/we.465","ISSN":"1095-4244, 1099-1824","issue":"2","journalAbbreviation":"Wind Energy","language":"en","license":"http://onlinelibrary.wiley.com/termsAndConditions#vor","page":"245-258"</w:instrText>
      </w:r>
      <w:r w:rsidR="00D02340">
        <w:rPr>
          <w:rFonts w:ascii="Calibri" w:eastAsia="宋体" w:hAnsi="Calibri" w:cs="Calibri" w:hint="eastAsia"/>
          <w:color w:val="000000"/>
          <w:kern w:val="0"/>
          <w:sz w:val="24"/>
          <w14:ligatures w14:val="none"/>
        </w:rPr>
        <w:instrText>,"source":"DOI.org (Crossref)","title":"Using nacelle</w:instrText>
      </w:r>
      <w:r w:rsidR="00D02340">
        <w:rPr>
          <w:rFonts w:ascii="Calibri" w:eastAsia="宋体" w:hAnsi="Calibri" w:cs="Calibri" w:hint="eastAsia"/>
          <w:color w:val="000000"/>
          <w:kern w:val="0"/>
          <w:sz w:val="24"/>
          <w14:ligatures w14:val="none"/>
        </w:rPr>
        <w:instrText>‐</w:instrText>
      </w:r>
      <w:r w:rsidR="00D02340">
        <w:rPr>
          <w:rFonts w:ascii="Calibri" w:eastAsia="宋体" w:hAnsi="Calibri" w:cs="Calibri" w:hint="eastAsia"/>
          <w:color w:val="000000"/>
          <w:kern w:val="0"/>
          <w:sz w:val="24"/>
          <w14:ligatures w14:val="none"/>
        </w:rPr>
        <w:instrText>based wind speed observations to improve power curve modeling for wind power forecasting","volume":"15","author":[{"family":"Cutler","given":"Nicholas J."},{"family":"Outhred","given":"Hugh R."},{"fami</w:instrText>
      </w:r>
      <w:r w:rsidR="00D02340">
        <w:rPr>
          <w:rFonts w:ascii="Calibri" w:eastAsia="宋体" w:hAnsi="Calibri" w:cs="Calibri"/>
          <w:color w:val="000000"/>
          <w:kern w:val="0"/>
          <w:sz w:val="24"/>
          <w14:ligatures w14:val="none"/>
        </w:rPr>
        <w:instrText xml:space="preserve">ly":"MacGill","given":"Iain F."}],"issued":{"date-parts":[["2012",3]]}},"suppress-author":true}],"schema":"https://github.com/citation-style-language/schema/raw/master/csl-citation.json"} </w:instrText>
      </w:r>
      <w:r w:rsidR="00D02340">
        <w:rPr>
          <w:rFonts w:ascii="Calibri" w:eastAsia="宋体" w:hAnsi="Calibri" w:cs="Calibri"/>
          <w:color w:val="000000"/>
          <w:kern w:val="0"/>
          <w:sz w:val="24"/>
          <w14:ligatures w14:val="none"/>
        </w:rPr>
        <w:fldChar w:fldCharType="separate"/>
      </w:r>
      <w:r w:rsidR="00D02340">
        <w:rPr>
          <w:rFonts w:ascii="Calibri" w:eastAsia="宋体" w:hAnsi="Calibri" w:cs="Calibri"/>
          <w:noProof/>
          <w:color w:val="000000"/>
          <w:kern w:val="0"/>
          <w:sz w:val="24"/>
          <w14:ligatures w14:val="none"/>
        </w:rPr>
        <w:t>(2012)</w:t>
      </w:r>
      <w:r w:rsidR="00D02340">
        <w:rPr>
          <w:rFonts w:ascii="Calibri" w:eastAsia="宋体" w:hAnsi="Calibri" w:cs="Calibri"/>
          <w:color w:val="000000"/>
          <w:kern w:val="0"/>
          <w:sz w:val="24"/>
          <w14:ligatures w14:val="none"/>
        </w:rPr>
        <w:fldChar w:fldCharType="end"/>
      </w:r>
      <w:r w:rsidR="00BE403F" w:rsidRPr="00BE403F">
        <w:rPr>
          <w:rFonts w:ascii="Calibri" w:eastAsia="宋体" w:hAnsi="Calibri" w:cs="Calibri"/>
          <w:color w:val="000000"/>
          <w:kern w:val="0"/>
          <w:sz w:val="24"/>
          <w14:ligatures w14:val="none"/>
        </w:rPr>
        <w:t xml:space="preserve"> found nacelle-level averaged winds more representative of farm-wide power than tower-based hub-height observations.</w:t>
      </w:r>
      <w:commentRangeEnd w:id="22"/>
      <w:r w:rsidR="0077604A">
        <w:rPr>
          <w:rStyle w:val="af6"/>
        </w:rPr>
        <w:commentReference w:id="22"/>
      </w:r>
      <w:r w:rsidR="002F721D" w:rsidRPr="002F721D">
        <w:t xml:space="preserve"> </w:t>
      </w:r>
      <w:r w:rsidR="005D5FC8">
        <w:rPr>
          <w:rFonts w:ascii="Calibri" w:eastAsia="宋体" w:hAnsi="Calibri" w:cs="Calibri" w:hint="eastAsia"/>
          <w:color w:val="000000"/>
          <w:kern w:val="0"/>
          <w:sz w:val="24"/>
          <w14:ligatures w14:val="none"/>
        </w:rPr>
        <w:t>More</w:t>
      </w:r>
      <w:r w:rsidR="002F721D" w:rsidRPr="002F721D">
        <w:rPr>
          <w:rFonts w:ascii="Calibri" w:eastAsia="宋体" w:hAnsi="Calibri" w:cs="Calibri"/>
          <w:color w:val="000000"/>
          <w:kern w:val="0"/>
          <w:sz w:val="24"/>
          <w14:ligatures w14:val="none"/>
        </w:rPr>
        <w:t xml:space="preserve"> recent</w:t>
      </w:r>
      <w:r w:rsidR="005D5FC8">
        <w:rPr>
          <w:rFonts w:ascii="Calibri" w:eastAsia="宋体" w:hAnsi="Calibri" w:cs="Calibri" w:hint="eastAsia"/>
          <w:color w:val="000000"/>
          <w:kern w:val="0"/>
          <w:sz w:val="24"/>
          <w14:ligatures w14:val="none"/>
        </w:rPr>
        <w:t>ly,</w:t>
      </w:r>
      <w:r w:rsidR="002F721D" w:rsidRPr="002F721D">
        <w:rPr>
          <w:rFonts w:ascii="Calibri" w:eastAsia="宋体" w:hAnsi="Calibri" w:cs="Calibri"/>
          <w:color w:val="000000"/>
          <w:kern w:val="0"/>
          <w:sz w:val="24"/>
          <w14:ligatures w14:val="none"/>
        </w:rPr>
        <w:t xml:space="preserve"> explainable AI studies consistently ranked turbulent variables (turbulent kinetic energy and turbulence intensity) directly behind wind speed in predictive </w:t>
      </w:r>
      <w:ins w:id="23" w:author="xiaxin" w:date="2025-12-01T11:20:00Z" w16du:dateUtc="2025-12-01T03:20:00Z">
        <w:r w:rsidR="001948F6">
          <w:rPr>
            <w:rFonts w:ascii="Calibri" w:eastAsia="宋体" w:hAnsi="Calibri" w:cs="Calibri"/>
            <w:color w:val="000000"/>
            <w:kern w:val="0"/>
            <w:sz w:val="24"/>
            <w14:ligatures w14:val="none"/>
          </w:rPr>
          <w:t>i</w:t>
        </w:r>
      </w:ins>
      <w:commentRangeStart w:id="24"/>
      <w:commentRangeStart w:id="25"/>
      <w:ins w:id="26" w:author="Supeng Zhang" w:date="2025-12-01T00:04:00Z" w16du:dateUtc="2025-11-30T16:04:00Z">
        <w:del w:id="27" w:author="xiaxin" w:date="2025-12-01T10:06:00Z" w16du:dateUtc="2025-12-01T02:06:00Z">
          <w:r w:rsidR="00041D05" w:rsidDel="0077604A">
            <w:rPr>
              <w:rFonts w:ascii="Calibri" w:eastAsia="宋体" w:hAnsi="Calibri" w:cs="Calibri" w:hint="eastAsia"/>
              <w:color w:val="000000"/>
              <w:kern w:val="0"/>
              <w:sz w:val="24"/>
              <w14:ligatures w14:val="none"/>
            </w:rPr>
            <w:delText>forecast</w:delText>
          </w:r>
          <w:r w:rsidR="00041D05" w:rsidRPr="002F721D" w:rsidDel="0077604A">
            <w:rPr>
              <w:rFonts w:ascii="Calibri" w:eastAsia="宋体" w:hAnsi="Calibri" w:cs="Calibri"/>
              <w:color w:val="000000"/>
              <w:kern w:val="0"/>
              <w:sz w:val="24"/>
              <w14:ligatures w14:val="none"/>
            </w:rPr>
            <w:delText xml:space="preserve"> </w:delText>
          </w:r>
          <w:commentRangeEnd w:id="24"/>
          <w:r w:rsidR="00041D05" w:rsidDel="0077604A">
            <w:rPr>
              <w:rStyle w:val="af6"/>
            </w:rPr>
            <w:commentReference w:id="24"/>
          </w:r>
        </w:del>
      </w:ins>
      <w:commentRangeEnd w:id="25"/>
      <w:del w:id="28" w:author="xiaxin" w:date="2025-12-01T10:06:00Z" w16du:dateUtc="2025-12-01T02:06:00Z">
        <w:r w:rsidR="0077604A" w:rsidDel="0077604A">
          <w:rPr>
            <w:rStyle w:val="af6"/>
          </w:rPr>
          <w:commentReference w:id="25"/>
        </w:r>
        <w:r w:rsidR="002F721D" w:rsidRPr="002F721D" w:rsidDel="0077604A">
          <w:rPr>
            <w:rFonts w:ascii="Calibri" w:eastAsia="宋体" w:hAnsi="Calibri" w:cs="Calibri"/>
            <w:color w:val="000000"/>
            <w:kern w:val="0"/>
            <w:sz w:val="24"/>
            <w14:ligatures w14:val="none"/>
          </w:rPr>
          <w:delText>i</w:delText>
        </w:r>
      </w:del>
      <w:r w:rsidR="002F721D" w:rsidRPr="002F721D">
        <w:rPr>
          <w:rFonts w:ascii="Calibri" w:eastAsia="宋体" w:hAnsi="Calibri" w:cs="Calibri"/>
          <w:color w:val="000000"/>
          <w:kern w:val="0"/>
          <w:sz w:val="24"/>
          <w14:ligatures w14:val="none"/>
        </w:rPr>
        <w:t xml:space="preserve">mportance </w:t>
      </w:r>
      <w:r w:rsidR="00960A35">
        <w:rPr>
          <w:rFonts w:ascii="Calibri" w:eastAsia="宋体" w:hAnsi="Calibri" w:cs="Calibri"/>
          <w:color w:val="000000"/>
          <w:kern w:val="0"/>
          <w:sz w:val="24"/>
          <w14:ligatures w14:val="none"/>
        </w:rPr>
        <w:fldChar w:fldCharType="begin"/>
      </w:r>
      <w:r w:rsidR="00960A35">
        <w:rPr>
          <w:rFonts w:ascii="Calibri" w:eastAsia="宋体" w:hAnsi="Calibri" w:cs="Calibri"/>
          <w:color w:val="000000"/>
          <w:kern w:val="0"/>
          <w:sz w:val="24"/>
          <w14:ligatures w14:val="none"/>
        </w:rPr>
        <w:instrText xml:space="preserve"> ADDIN ZOTERO_ITEM CSL_CITATION {"citationID":"T2Yew6lG","properties":{"unsorted":true,"formattedCitation":"(Optis &amp; Perr-Sauer, 2019; Kim &amp; Kim, 2023)","plainCitation":"(Optis &amp; Perr-Sauer, 2019; Kim &amp; Kim, 2023)","noteIndex":0},"citationItems":[{"id":1629,"uris":["http://zotero.org/users/14274501/items/H7R5M7ZN"],"itemData":{"id":1629,"type":"article-journal","abstract":"Machine learning is frequently applied in the wind energy industry to build statistical models of wind farm power production using atmospheric data as input. In the field of wind power forecasting, in particular, there has been substantial research into finding the best-performing learning algorithms that improve model predictions. Overlooked in the literature, however, is the influence of atmospheric turbulence and stability measurements in improving model predictions. It has been well-established through observations and physical models that these effects can have considerable influence on wind farm power production; yet consideration of these effects in statistical models is almost entirely absent from the literature. In this work, we examine the impact of atmospheric turbulence and stability inputs on statistical model predictions of wind farm power output. Hourly observations from a wind farm in the Pacific Northwest United States located in very complex terrain are used. Five common learning algorithms and nine atmospheric variables are considered, five of which represent some measure of turbulence or stability. We find a considerable improvement in hourly power predictions when some measure of turbulence or stability is included in the model. In particular, turbulent kinetic energy was found to be the most important variable apart from wind speed and more important than wind direction, pressure, and temperature. By contrast, the choice of learning algorithm is shown to be relatively less important in improving predictions. Based on this work, we recommend that turbulence and stability variables become standard inputs into statistical models of wind farm power production.","container-title":"Renewable and Sustainable Energy Reviews","DOI":"10.1016/j.rser.2019.05.031","ISSN":"13640321","journalAbbreviation":"Renewable and Sustainable Energy Reviews","language":"en","page":"27-41","source":"DOI.org (Crossref)","title":"The importance of atmospheric turbulence and stability in machine-learning models of wind farm power production","volume":"112","author":[{"family":"Optis","given":"Mike"},{"family":"Perr-Sauer","given":"Jordan"}],"issued":{"date-parts":[["2019",9]]}}},{"id":1655,"uris":["http://zotero.org/users/14274501/items/K3MH2YRC"],"itemData":{"id":1655,"type":"article-journal","abstract":"Wind fields are intermittent and nonlinear to meteorological factors and external environmental conditions. Statistical models have been proposed based on various approaches to precisely predict wind speed and energy production. However, determining the most suitable approach is challenging, regardless of the conditions. Currently, only wind speed, wind direction, temperature, atmospheric pressure, and humidity have been used as input features of models in most wind-power forecasting studies. However, few studies have described each feature's contribution to prediction performance when using meteorological factors, such as atmospheric stability and turbulence components, as input features. This study predicted the 10 min average power and daily energy production of a wind farm using four machine learning (ML) algorithms and 13 meteorological factors. The ultimate goal was to present the individual prediction contribution of meteorological factors using the Shapley additive explanations algorithm, which is an explainable artificial intelligence technique, based on the prediction results. Wind speed showed a dominant influence in the determination of energy production, followed by turbulent kinetic energy, turbulence intensity, and turbulence dissipation rate. Thus, insights into the detailed contribution of turbulence components to predict the performance facilitate the advancement of ML-based approaches, which can yield significant benefits in increasing the predictability of actual wind energy, thereby ensuring efficiency and stability in wind farm operations.","container-title":"Journal of Renewable and Sustainable Energy","DOI":"10.1063/5.0127519","ISSN":"1941-7012","issue":"1","journalAbbreviation":"Journal of Renewable and Sustainable Energy","page":"013307","title":"Contribution of meteorological factors based on explainable artificial intelligence in predicting wind farm power production using machine learning algorithms","volume":"15","author":[{"family":"Kim","given":"Dae-Young"},{"family":"Kim","given":"Bum-Suk"}],"issued":{"date-parts":[["2023",2,10]]}}}],"schema":"https://github.com/citation-style-language/schema/raw/master/csl-citation.json"} </w:instrText>
      </w:r>
      <w:r w:rsidR="00960A35">
        <w:rPr>
          <w:rFonts w:ascii="Calibri" w:eastAsia="宋体" w:hAnsi="Calibri" w:cs="Calibri"/>
          <w:color w:val="000000"/>
          <w:kern w:val="0"/>
          <w:sz w:val="24"/>
          <w14:ligatures w14:val="none"/>
        </w:rPr>
        <w:fldChar w:fldCharType="separate"/>
      </w:r>
      <w:r w:rsidR="00960A35">
        <w:rPr>
          <w:rFonts w:ascii="Calibri" w:eastAsia="宋体" w:hAnsi="Calibri" w:cs="Calibri"/>
          <w:noProof/>
          <w:color w:val="000000"/>
          <w:kern w:val="0"/>
          <w:sz w:val="24"/>
          <w14:ligatures w14:val="none"/>
        </w:rPr>
        <w:t>(Optis &amp; Perr-Sauer, 2019; Kim &amp; Kim, 2023)</w:t>
      </w:r>
      <w:r w:rsidR="00960A35">
        <w:rPr>
          <w:rFonts w:ascii="Calibri" w:eastAsia="宋体" w:hAnsi="Calibri" w:cs="Calibri"/>
          <w:color w:val="000000"/>
          <w:kern w:val="0"/>
          <w:sz w:val="24"/>
          <w14:ligatures w14:val="none"/>
        </w:rPr>
        <w:fldChar w:fldCharType="end"/>
      </w:r>
      <w:r w:rsidR="002F721D" w:rsidRPr="002F721D">
        <w:rPr>
          <w:rFonts w:ascii="Calibri" w:eastAsia="宋体" w:hAnsi="Calibri" w:cs="Calibri"/>
          <w:color w:val="000000"/>
          <w:kern w:val="0"/>
          <w:sz w:val="24"/>
          <w14:ligatures w14:val="none"/>
        </w:rPr>
        <w:t>.</w:t>
      </w:r>
      <w:r w:rsidR="002F721D" w:rsidRPr="002F721D">
        <w:t xml:space="preserve"> </w:t>
      </w:r>
      <w:r w:rsidR="002F721D" w:rsidRPr="002F721D">
        <w:rPr>
          <w:rFonts w:ascii="Calibri" w:eastAsia="宋体" w:hAnsi="Calibri" w:cs="Calibri"/>
          <w:color w:val="000000"/>
          <w:kern w:val="0"/>
          <w:sz w:val="24"/>
          <w14:ligatures w14:val="none"/>
        </w:rPr>
        <w:t xml:space="preserve">These findings highlight that the </w:t>
      </w:r>
      <w:commentRangeStart w:id="29"/>
      <w:commentRangeStart w:id="30"/>
      <w:r w:rsidR="002F721D" w:rsidRPr="002F721D">
        <w:rPr>
          <w:rFonts w:ascii="Calibri" w:eastAsia="宋体" w:hAnsi="Calibri" w:cs="Calibri"/>
          <w:color w:val="000000"/>
          <w:kern w:val="0"/>
          <w:sz w:val="24"/>
          <w14:ligatures w14:val="none"/>
        </w:rPr>
        <w:t>predictive power of inputs</w:t>
      </w:r>
      <w:commentRangeEnd w:id="29"/>
      <w:r w:rsidR="00254221">
        <w:rPr>
          <w:rStyle w:val="af6"/>
        </w:rPr>
        <w:commentReference w:id="29"/>
      </w:r>
      <w:commentRangeEnd w:id="30"/>
      <w:r w:rsidR="0077604A">
        <w:rPr>
          <w:rStyle w:val="af6"/>
        </w:rPr>
        <w:commentReference w:id="30"/>
      </w:r>
      <w:r w:rsidR="002F721D" w:rsidRPr="002F721D">
        <w:rPr>
          <w:rFonts w:ascii="Calibri" w:eastAsia="宋体" w:hAnsi="Calibri" w:cs="Calibri"/>
          <w:color w:val="000000"/>
          <w:kern w:val="0"/>
          <w:sz w:val="24"/>
          <w14:ligatures w14:val="none"/>
        </w:rPr>
        <w:t xml:space="preserve"> is highly dependent on both vertical </w:t>
      </w:r>
      <w:r w:rsidR="00254221">
        <w:rPr>
          <w:rFonts w:ascii="Calibri" w:eastAsia="宋体" w:hAnsi="Calibri" w:cs="Calibri" w:hint="eastAsia"/>
          <w:color w:val="000000"/>
          <w:kern w:val="0"/>
          <w:sz w:val="24"/>
          <w14:ligatures w14:val="none"/>
        </w:rPr>
        <w:t xml:space="preserve">wind speed </w:t>
      </w:r>
      <w:commentRangeStart w:id="31"/>
      <w:del w:id="32" w:author="Supeng Zhang" w:date="2025-12-01T00:05:00Z" w16du:dateUtc="2025-11-30T16:05:00Z">
        <w:r w:rsidR="002F721D" w:rsidRPr="002F721D" w:rsidDel="00254221">
          <w:rPr>
            <w:rFonts w:ascii="Calibri" w:eastAsia="宋体" w:hAnsi="Calibri" w:cs="Calibri"/>
            <w:color w:val="000000"/>
            <w:kern w:val="0"/>
            <w:sz w:val="24"/>
            <w14:ligatures w14:val="none"/>
          </w:rPr>
          <w:delText>structure</w:delText>
        </w:r>
      </w:del>
      <w:ins w:id="33" w:author="xiaxin" w:date="2025-12-01T10:07:00Z" w16du:dateUtc="2025-12-01T02:07:00Z">
        <w:r w:rsidR="0077604A">
          <w:rPr>
            <w:rFonts w:ascii="Calibri" w:eastAsia="宋体" w:hAnsi="Calibri" w:cs="Calibri" w:hint="eastAsia"/>
            <w:color w:val="000000"/>
            <w:kern w:val="0"/>
            <w:sz w:val="24"/>
            <w14:ligatures w14:val="none"/>
          </w:rPr>
          <w:t>structures</w:t>
        </w:r>
      </w:ins>
      <w:ins w:id="34" w:author="Supeng Zhang" w:date="2025-12-01T00:05:00Z" w16du:dateUtc="2025-11-30T16:05:00Z">
        <w:del w:id="35" w:author="xiaxin" w:date="2025-12-01T10:07:00Z" w16du:dateUtc="2025-12-01T02:07:00Z">
          <w:r w:rsidR="00254221" w:rsidDel="0077604A">
            <w:rPr>
              <w:rFonts w:ascii="Calibri" w:eastAsia="宋体" w:hAnsi="Calibri" w:cs="Calibri" w:hint="eastAsia"/>
              <w:color w:val="000000"/>
              <w:kern w:val="0"/>
              <w:sz w:val="24"/>
              <w14:ligatures w14:val="none"/>
            </w:rPr>
            <w:delText>distribution</w:delText>
          </w:r>
        </w:del>
      </w:ins>
      <w:commentRangeEnd w:id="31"/>
      <w:r w:rsidR="0077604A">
        <w:rPr>
          <w:rStyle w:val="af6"/>
        </w:rPr>
        <w:commentReference w:id="31"/>
      </w:r>
      <w:r w:rsidR="002F721D" w:rsidRPr="002F721D">
        <w:rPr>
          <w:rFonts w:ascii="Calibri" w:eastAsia="宋体" w:hAnsi="Calibri" w:cs="Calibri"/>
          <w:color w:val="000000"/>
          <w:kern w:val="0"/>
          <w:sz w:val="24"/>
          <w14:ligatures w14:val="none"/>
        </w:rPr>
        <w:t xml:space="preserve"> and non-speed variables tied to the flow regime</w:t>
      </w:r>
      <w:r w:rsidR="00BC3ED0">
        <w:rPr>
          <w:rFonts w:ascii="Calibri" w:eastAsia="宋体" w:hAnsi="Calibri" w:cs="Calibri" w:hint="eastAsia"/>
          <w:color w:val="000000"/>
          <w:kern w:val="0"/>
          <w:sz w:val="24"/>
          <w14:ligatures w14:val="none"/>
        </w:rPr>
        <w:t xml:space="preserve"> like tu</w:t>
      </w:r>
      <w:ins w:id="36" w:author="xiaxin" w:date="2025-12-01T11:20:00Z" w16du:dateUtc="2025-12-01T03:20:00Z">
        <w:r w:rsidR="001948F6">
          <w:rPr>
            <w:rFonts w:ascii="Calibri" w:eastAsia="宋体" w:hAnsi="Calibri" w:cs="Calibri"/>
            <w:color w:val="000000"/>
            <w:kern w:val="0"/>
            <w:sz w:val="24"/>
            <w14:ligatures w14:val="none"/>
          </w:rPr>
          <w:t>r</w:t>
        </w:r>
      </w:ins>
      <w:del w:id="37" w:author="xiaxin" w:date="2025-12-01T11:20:00Z" w16du:dateUtc="2025-12-01T03:20:00Z">
        <w:r w:rsidR="00BC3ED0" w:rsidDel="001948F6">
          <w:rPr>
            <w:rFonts w:ascii="Calibri" w:eastAsia="宋体" w:hAnsi="Calibri" w:cs="Calibri" w:hint="eastAsia"/>
            <w:color w:val="000000"/>
            <w:kern w:val="0"/>
            <w:sz w:val="24"/>
            <w14:ligatures w14:val="none"/>
          </w:rPr>
          <w:delText>e</w:delText>
        </w:r>
      </w:del>
      <w:r w:rsidR="00BC3ED0">
        <w:rPr>
          <w:rFonts w:ascii="Calibri" w:eastAsia="宋体" w:hAnsi="Calibri" w:cs="Calibri" w:hint="eastAsia"/>
          <w:color w:val="000000"/>
          <w:kern w:val="0"/>
          <w:sz w:val="24"/>
          <w14:ligatures w14:val="none"/>
        </w:rPr>
        <w:t>bulence</w:t>
      </w:r>
      <w:r w:rsidR="002F721D" w:rsidRPr="002F721D">
        <w:rPr>
          <w:rFonts w:ascii="Calibri" w:eastAsia="宋体" w:hAnsi="Calibri" w:cs="Calibri"/>
          <w:color w:val="000000"/>
          <w:kern w:val="0"/>
          <w:sz w:val="24"/>
          <w14:ligatures w14:val="none"/>
        </w:rPr>
        <w:t>.</w:t>
      </w:r>
      <w:r w:rsidR="00BE403F" w:rsidRPr="00BE403F">
        <w:rPr>
          <w:rFonts w:ascii="Calibri" w:eastAsia="宋体" w:hAnsi="Calibri" w:cs="Calibri"/>
          <w:color w:val="000000"/>
          <w:kern w:val="0"/>
          <w:sz w:val="24"/>
          <w14:ligatures w14:val="none"/>
        </w:rPr>
        <w:t xml:space="preserve"> </w:t>
      </w:r>
    </w:p>
    <w:p w14:paraId="638E1671" w14:textId="0A279C24" w:rsidR="001F1B4A" w:rsidRDefault="001F1B4A" w:rsidP="005E7115">
      <w:pPr>
        <w:widowControl/>
        <w:spacing w:before="100" w:beforeAutospacing="1" w:after="100" w:afterAutospacing="1" w:line="360" w:lineRule="auto"/>
        <w:rPr>
          <w:rFonts w:ascii="Calibri" w:eastAsia="宋体" w:hAnsi="Calibri" w:cs="Calibri"/>
          <w:color w:val="000000"/>
          <w:kern w:val="0"/>
          <w:sz w:val="24"/>
          <w14:ligatures w14:val="none"/>
        </w:rPr>
      </w:pPr>
      <w:commentRangeStart w:id="38"/>
      <w:commentRangeStart w:id="39"/>
      <w:r w:rsidRPr="001F1B4A">
        <w:rPr>
          <w:rFonts w:ascii="Calibri" w:eastAsia="宋体" w:hAnsi="Calibri" w:cs="Calibri"/>
          <w:color w:val="000000"/>
          <w:kern w:val="0"/>
          <w:sz w:val="24"/>
          <w14:ligatures w14:val="none"/>
        </w:rPr>
        <w:lastRenderedPageBreak/>
        <w:t xml:space="preserve">Motivated by the documented shortcomings of single-height inputs, recent deep learning studies at the wind farm scale have empirically demonstrated the benefit of integrating multi-height wind measurements, leading to improved power estimation compared with hub-height baselines </w:t>
      </w:r>
      <w:r>
        <w:rPr>
          <w:rFonts w:ascii="Calibri" w:eastAsia="宋体" w:hAnsi="Calibri" w:cs="Calibri"/>
          <w:color w:val="000000"/>
          <w:kern w:val="0"/>
          <w:sz w:val="24"/>
          <w14:ligatures w14:val="none"/>
        </w:rPr>
        <w:fldChar w:fldCharType="begin"/>
      </w:r>
      <w:r>
        <w:rPr>
          <w:rFonts w:ascii="Calibri" w:eastAsia="宋体" w:hAnsi="Calibri" w:cs="Calibri"/>
          <w:color w:val="000000"/>
          <w:kern w:val="0"/>
          <w:sz w:val="24"/>
          <w14:ligatures w14:val="none"/>
        </w:rPr>
        <w:instrText xml:space="preserve"> ADDIN ZOTERO_ITEM CSL_CITATION {"citationID":"igmqDz5x","properties":{"formattedCitation":"(Sasser et al., 2022; Sebastiani et al., 2024)","plainCitation":"(Sasser et al., 2022; Sebastiani et al., 2024)","noteIndex":0},"citationItems":[{"id":1650,"uris":["http://zotero.org/users/14274501/items/45YLP2JC"],"itemData":{"id":1650,"type":"article-journal","abstract":"To mitigate uncertainties in wind resource assessments and to improve the estimation of energy production of a wind project, this work uses a decision tree machine learning model to assess the effectiveness of hub-height wind speed, rotor-equivalent wind speed, and lapse rate as variables in power prediction. Atmospheric data is used to train regression trees and correlate the power outputs to wind pro</w:instrText>
      </w:r>
      <w:r>
        <w:rPr>
          <w:rFonts w:ascii="Times New Roman" w:eastAsia="宋体" w:hAnsi="Times New Roman" w:cs="Times New Roman"/>
          <w:color w:val="000000"/>
          <w:kern w:val="0"/>
          <w:sz w:val="24"/>
          <w14:ligatures w14:val="none"/>
        </w:rPr>
        <w:instrText>ﬁ</w:instrText>
      </w:r>
      <w:r>
        <w:rPr>
          <w:rFonts w:ascii="Calibri" w:eastAsia="宋体" w:hAnsi="Calibri" w:cs="Calibri"/>
          <w:color w:val="000000"/>
          <w:kern w:val="0"/>
          <w:sz w:val="24"/>
          <w14:ligatures w14:val="none"/>
        </w:rPr>
        <w:instrText>les and meteorological characteristics to be able to predict power responses according to physical patterns. The decision tree model was trained for four vertical wind pro</w:instrText>
      </w:r>
      <w:r>
        <w:rPr>
          <w:rFonts w:ascii="Times New Roman" w:eastAsia="宋体" w:hAnsi="Times New Roman" w:cs="Times New Roman"/>
          <w:color w:val="000000"/>
          <w:kern w:val="0"/>
          <w:sz w:val="24"/>
          <w14:ligatures w14:val="none"/>
        </w:rPr>
        <w:instrText>ﬁ</w:instrText>
      </w:r>
      <w:r>
        <w:rPr>
          <w:rFonts w:ascii="Calibri" w:eastAsia="宋体" w:hAnsi="Calibri" w:cs="Calibri"/>
          <w:color w:val="000000"/>
          <w:kern w:val="0"/>
          <w:sz w:val="24"/>
          <w14:ligatures w14:val="none"/>
        </w:rPr>
        <w:instrText>le classi</w:instrText>
      </w:r>
      <w:r>
        <w:rPr>
          <w:rFonts w:ascii="Times New Roman" w:eastAsia="宋体" w:hAnsi="Times New Roman" w:cs="Times New Roman"/>
          <w:color w:val="000000"/>
          <w:kern w:val="0"/>
          <w:sz w:val="24"/>
          <w14:ligatures w14:val="none"/>
        </w:rPr>
        <w:instrText>ﬁ</w:instrText>
      </w:r>
      <w:r>
        <w:rPr>
          <w:rFonts w:ascii="Calibri" w:eastAsia="宋体" w:hAnsi="Calibri" w:cs="Calibri"/>
          <w:color w:val="000000"/>
          <w:kern w:val="0"/>
          <w:sz w:val="24"/>
          <w14:ligatures w14:val="none"/>
        </w:rPr>
        <w:instrText>cations to showcase the need for multiple calculations of wind speed at various levels of the rotor layer. Results indicate that when compared to traditional power curve methods, the decision tree combining rotor-equivalent wind speed and lapse rate improves prediction accuracy by 22% for the given data-set, while also proving to be the most effective method in power prediction for all classi</w:instrText>
      </w:r>
      <w:r>
        <w:rPr>
          <w:rFonts w:ascii="Times New Roman" w:eastAsia="宋体" w:hAnsi="Times New Roman" w:cs="Times New Roman"/>
          <w:color w:val="000000"/>
          <w:kern w:val="0"/>
          <w:sz w:val="24"/>
          <w14:ligatures w14:val="none"/>
        </w:rPr>
        <w:instrText>ﬁ</w:instrText>
      </w:r>
      <w:r>
        <w:rPr>
          <w:rFonts w:ascii="Calibri" w:eastAsia="宋体" w:hAnsi="Calibri" w:cs="Calibri"/>
          <w:color w:val="000000"/>
          <w:kern w:val="0"/>
          <w:sz w:val="24"/>
          <w14:ligatures w14:val="none"/>
        </w:rPr>
        <w:instrText>ed vertical wind pro</w:instrText>
      </w:r>
      <w:r>
        <w:rPr>
          <w:rFonts w:ascii="Times New Roman" w:eastAsia="宋体" w:hAnsi="Times New Roman" w:cs="Times New Roman"/>
          <w:color w:val="000000"/>
          <w:kern w:val="0"/>
          <w:sz w:val="24"/>
          <w14:ligatures w14:val="none"/>
        </w:rPr>
        <w:instrText>ﬁ</w:instrText>
      </w:r>
      <w:r>
        <w:rPr>
          <w:rFonts w:ascii="Calibri" w:eastAsia="宋体" w:hAnsi="Calibri" w:cs="Calibri"/>
          <w:color w:val="000000"/>
          <w:kern w:val="0"/>
          <w:sz w:val="24"/>
          <w14:ligatures w14:val="none"/>
        </w:rPr>
        <w:instrText xml:space="preserve">le types. Models incorporating lapse rate into predictions performed better than those without it, showing the importance of considering atmospheric criteria in wind power prediction analyses.","container-title":"Renewable Energy","DOI":"10.1016/j.renene.2021.10.034","ISSN":"09601481","journalAbbreviation":"Renewable Energy","language":"en","page":"491-501","source":"DOI.org (Crossref)","title":"Improvement of wind power prediction from meteorological characterization with machine learning models","volume":"183","author":[{"family":"Sasser","given":"Christiana"},{"family":"Yu","given":"Meilin"},{"family":"Delgado","given":"Ruben"}],"issued":{"date-parts":[["2022",1]]}}},{"id":1644,"uris":["http://zotero.org/users/14274501/items/GSH62KFA"],"itemData":{"id":1644,"type":"article-journal","abstract":"Most wind turbines are installed inside wind farms, where they often operate under wake-affected inflow conditions. New methods are required to evaluate the power performance of a wind turbine in wake, as the International Electrotechnical Commission (IEC) standard procedure is applicable only to wake-free turbines. In this work, we investigate the accuracy of a multivariate power curve acquired through a polynomial regression, whose input variables are wind speed and turbulence measurements retrieved upstream of the turbine’s rotor. For this purpose, we use measurements from the SpinnerLidar, a continuous-wave, scanning Doppler lidar measuring the turbine inflow. The SpinnerLidar was mounted in the spinner of a Neg Micon 80 wind turbine located within an onshore wind farm in western Denmark. The input variables are selected among the available lidar measurements with a feature-selection algorithm, resulting in seven input variables, distributed in different locations along the rotor area: six wind speed and one turbulence measurements. The multivariate power curve is tested and compared with IEC-similar power curves under both wake-affected and wake-free conditions. Results show that the multivariate power curve estimates the turbine’s power output more accurately than the IEC-similar power curves, with error reductions up to 66.5% and 34.2% under wake-affected and wake-free conditions, respectively. Furthermore, the multivariate power curve estimates have an accuracy of the same order under both wake-affected and wake-free conditions. Finally, we show that the multivariate model accurately predicts the power even when a simple measuring geometry is used, such as circular scanning pattern with a diameter equal to 90% of the rotor.","container-title":"Applied Energy","DOI":"10.1016/j.apenergy.2024.122985","ISSN":"03062619","journalAbbreviation":"Applied Energy","language":"en","page":"122985","source":"DOI.org (Crossref)","title":"Wind turbine power curve modelling under wake conditions using measurements from a spinner-mounted lidar","volume":"364","author":[{"family":"Sebastiani","given":"Alessandro"},{"family":"Angelou","given":"Nikolas"},{"family":"Peña","given":"Alfredo"}],"issued":{"date-parts":[["2024",6]]}}}],"schema":"https://github.com/citation-style-language/schema/raw/master/csl-citation.json"} </w:instrText>
      </w:r>
      <w:r>
        <w:rPr>
          <w:rFonts w:ascii="Calibri" w:eastAsia="宋体" w:hAnsi="Calibri" w:cs="Calibri"/>
          <w:color w:val="000000"/>
          <w:kern w:val="0"/>
          <w:sz w:val="24"/>
          <w14:ligatures w14:val="none"/>
        </w:rPr>
        <w:fldChar w:fldCharType="separate"/>
      </w:r>
      <w:r>
        <w:rPr>
          <w:rFonts w:ascii="Calibri" w:eastAsia="宋体" w:hAnsi="Calibri" w:cs="Calibri"/>
          <w:noProof/>
          <w:color w:val="000000"/>
          <w:kern w:val="0"/>
          <w:sz w:val="24"/>
          <w14:ligatures w14:val="none"/>
        </w:rPr>
        <w:t>(Sasser et al., 2022; Sebastiani et al., 2024)</w:t>
      </w:r>
      <w:r>
        <w:rPr>
          <w:rFonts w:ascii="Calibri" w:eastAsia="宋体" w:hAnsi="Calibri" w:cs="Calibri"/>
          <w:color w:val="000000"/>
          <w:kern w:val="0"/>
          <w:sz w:val="24"/>
          <w14:ligatures w14:val="none"/>
        </w:rPr>
        <w:fldChar w:fldCharType="end"/>
      </w:r>
      <w:r w:rsidRPr="001F1B4A">
        <w:rPr>
          <w:rFonts w:ascii="Calibri" w:eastAsia="宋体" w:hAnsi="Calibri" w:cs="Calibri"/>
          <w:color w:val="000000"/>
          <w:kern w:val="0"/>
          <w:sz w:val="24"/>
          <w14:ligatures w14:val="none"/>
        </w:rPr>
        <w:t>. However, these works lack the mechanistic explanation needed to inform adaptive feature selection. They generally apply multi-height inputs globally, failing to disentangle or exploit the differentiated physical dynamics between the free-stream and wake-flow regimes. This limits their ability to explain why specific non-hub heights capture the atmospheric forcing relevant to farm power.</w:t>
      </w:r>
      <w:commentRangeEnd w:id="38"/>
      <w:r w:rsidR="00AD4A8B">
        <w:rPr>
          <w:rStyle w:val="af6"/>
        </w:rPr>
        <w:commentReference w:id="38"/>
      </w:r>
      <w:commentRangeEnd w:id="39"/>
      <w:r w:rsidR="0077604A">
        <w:rPr>
          <w:rStyle w:val="af6"/>
        </w:rPr>
        <w:commentReference w:id="39"/>
      </w:r>
    </w:p>
    <w:p w14:paraId="0F8D7574" w14:textId="1A2171B5" w:rsidR="002F721D" w:rsidRDefault="00F62294" w:rsidP="005E7115">
      <w:pPr>
        <w:widowControl/>
        <w:spacing w:before="100" w:beforeAutospacing="1" w:after="100" w:afterAutospacing="1" w:line="360" w:lineRule="auto"/>
        <w:rPr>
          <w:rFonts w:ascii="Calibri" w:eastAsia="宋体" w:hAnsi="Calibri" w:cs="Calibri"/>
          <w:color w:val="000000"/>
          <w:kern w:val="0"/>
          <w:sz w:val="24"/>
          <w14:ligatures w14:val="none"/>
        </w:rPr>
      </w:pPr>
      <w:r>
        <w:rPr>
          <w:rFonts w:ascii="Calibri" w:eastAsia="宋体" w:hAnsi="Calibri" w:cs="Calibri" w:hint="eastAsia"/>
          <w:color w:val="000000"/>
          <w:kern w:val="0"/>
          <w:sz w:val="24"/>
          <w14:ligatures w14:val="none"/>
        </w:rPr>
        <w:t>The above</w:t>
      </w:r>
      <w:r w:rsidR="002F721D" w:rsidRPr="002F721D">
        <w:rPr>
          <w:rFonts w:ascii="Calibri" w:eastAsia="宋体" w:hAnsi="Calibri" w:cs="Calibri"/>
          <w:color w:val="000000"/>
          <w:kern w:val="0"/>
          <w:sz w:val="24"/>
          <w14:ligatures w14:val="none"/>
        </w:rPr>
        <w:t xml:space="preserve"> evidence reveals three fundamental gaps limit</w:t>
      </w:r>
      <w:r w:rsidR="00AD4A8B">
        <w:rPr>
          <w:rFonts w:ascii="Calibri" w:eastAsia="宋体" w:hAnsi="Calibri" w:cs="Calibri" w:hint="eastAsia"/>
          <w:color w:val="000000"/>
          <w:kern w:val="0"/>
          <w:sz w:val="24"/>
          <w14:ligatures w14:val="none"/>
        </w:rPr>
        <w:t>ing</w:t>
      </w:r>
      <w:r w:rsidR="002F721D" w:rsidRPr="002F721D">
        <w:rPr>
          <w:rFonts w:ascii="Calibri" w:eastAsia="宋体" w:hAnsi="Calibri" w:cs="Calibri"/>
          <w:color w:val="000000"/>
          <w:kern w:val="0"/>
          <w:sz w:val="24"/>
          <w14:ligatures w14:val="none"/>
        </w:rPr>
        <w:t xml:space="preserve"> the </w:t>
      </w:r>
      <w:r w:rsidR="005F29C8">
        <w:rPr>
          <w:rFonts w:ascii="Calibri" w:eastAsia="宋体" w:hAnsi="Calibri" w:cs="Calibri" w:hint="eastAsia"/>
          <w:color w:val="000000"/>
          <w:kern w:val="0"/>
          <w:sz w:val="24"/>
          <w14:ligatures w14:val="none"/>
        </w:rPr>
        <w:t>applica</w:t>
      </w:r>
      <w:del w:id="40" w:author="xiaxin" w:date="2025-12-01T11:13:00Z" w16du:dateUtc="2025-12-01T03:13:00Z">
        <w:r w:rsidR="005F29C8" w:rsidDel="00AA35E6">
          <w:rPr>
            <w:rFonts w:ascii="Calibri" w:eastAsia="宋体" w:hAnsi="Calibri" w:cs="Calibri" w:hint="eastAsia"/>
            <w:color w:val="000000"/>
            <w:kern w:val="0"/>
            <w:sz w:val="24"/>
            <w14:ligatures w14:val="none"/>
          </w:rPr>
          <w:delText>i</w:delText>
        </w:r>
      </w:del>
      <w:r w:rsidR="005F29C8">
        <w:rPr>
          <w:rFonts w:ascii="Calibri" w:eastAsia="宋体" w:hAnsi="Calibri" w:cs="Calibri" w:hint="eastAsia"/>
          <w:color w:val="000000"/>
          <w:kern w:val="0"/>
          <w:sz w:val="24"/>
          <w14:ligatures w14:val="none"/>
        </w:rPr>
        <w:t>t</w:t>
      </w:r>
      <w:ins w:id="41" w:author="xiaxin" w:date="2025-12-01T11:13:00Z" w16du:dateUtc="2025-12-01T03:13:00Z">
        <w:r w:rsidR="00AA35E6">
          <w:rPr>
            <w:rFonts w:ascii="Calibri" w:eastAsia="宋体" w:hAnsi="Calibri" w:cs="Calibri"/>
            <w:color w:val="000000"/>
            <w:kern w:val="0"/>
            <w:sz w:val="24"/>
            <w14:ligatures w14:val="none"/>
          </w:rPr>
          <w:t>i</w:t>
        </w:r>
      </w:ins>
      <w:r w:rsidR="005F29C8">
        <w:rPr>
          <w:rFonts w:ascii="Calibri" w:eastAsia="宋体" w:hAnsi="Calibri" w:cs="Calibri" w:hint="eastAsia"/>
          <w:color w:val="000000"/>
          <w:kern w:val="0"/>
          <w:sz w:val="24"/>
          <w14:ligatures w14:val="none"/>
        </w:rPr>
        <w:t>on</w:t>
      </w:r>
      <w:r w:rsidR="005F29C8" w:rsidRPr="002F721D">
        <w:rPr>
          <w:rFonts w:ascii="Calibri" w:eastAsia="宋体" w:hAnsi="Calibri" w:cs="Calibri"/>
          <w:color w:val="000000"/>
          <w:kern w:val="0"/>
          <w:sz w:val="24"/>
          <w14:ligatures w14:val="none"/>
        </w:rPr>
        <w:t xml:space="preserve"> </w:t>
      </w:r>
      <w:r w:rsidR="002F721D" w:rsidRPr="002F721D">
        <w:rPr>
          <w:rFonts w:ascii="Calibri" w:eastAsia="宋体" w:hAnsi="Calibri" w:cs="Calibri"/>
          <w:color w:val="000000"/>
          <w:kern w:val="0"/>
          <w:sz w:val="24"/>
          <w14:ligatures w14:val="none"/>
        </w:rPr>
        <w:t xml:space="preserve">of physical insights </w:t>
      </w:r>
      <w:r w:rsidR="005F29C8">
        <w:rPr>
          <w:rFonts w:ascii="Calibri" w:eastAsia="宋体" w:hAnsi="Calibri" w:cs="Calibri" w:hint="eastAsia"/>
          <w:color w:val="000000"/>
          <w:kern w:val="0"/>
          <w:sz w:val="24"/>
          <w14:ligatures w14:val="none"/>
        </w:rPr>
        <w:t>in farm-scale wind speed forecast</w:t>
      </w:r>
      <w:r w:rsidR="002F721D" w:rsidRPr="002F721D">
        <w:rPr>
          <w:rFonts w:ascii="Calibri" w:eastAsia="宋体" w:hAnsi="Calibri" w:cs="Calibri"/>
          <w:color w:val="000000"/>
          <w:kern w:val="0"/>
          <w:sz w:val="24"/>
          <w14:ligatures w14:val="none"/>
        </w:rPr>
        <w:t>. First, the governing atmospheric timescales remain unclear, hindering the physic</w:t>
      </w:r>
      <w:r w:rsidR="00A46AD2">
        <w:rPr>
          <w:rFonts w:ascii="Calibri" w:eastAsia="宋体" w:hAnsi="Calibri" w:cs="Calibri" w:hint="eastAsia"/>
          <w:color w:val="000000"/>
          <w:kern w:val="0"/>
          <w:sz w:val="24"/>
          <w14:ligatures w14:val="none"/>
        </w:rPr>
        <w:t>s</w:t>
      </w:r>
      <w:r w:rsidR="002F721D" w:rsidRPr="002F721D">
        <w:rPr>
          <w:rFonts w:ascii="Calibri" w:eastAsia="宋体" w:hAnsi="Calibri" w:cs="Calibri"/>
          <w:color w:val="000000"/>
          <w:kern w:val="0"/>
          <w:sz w:val="24"/>
          <w14:ligatures w14:val="none"/>
        </w:rPr>
        <w:t xml:space="preserve"> of feature selection and failing to explain anomalies such as the 10 m correlation</w:t>
      </w:r>
      <w:del w:id="42" w:author="xiaxin" w:date="2025-12-01T11:07:00Z" w16du:dateUtc="2025-12-01T03:07:00Z">
        <w:r w:rsidR="006B6612" w:rsidDel="00AA35E6">
          <w:rPr>
            <w:rFonts w:ascii="Calibri" w:eastAsia="宋体" w:hAnsi="Calibri" w:cs="Calibri" w:hint="eastAsia"/>
            <w:color w:val="000000"/>
            <w:kern w:val="0"/>
            <w:sz w:val="24"/>
            <w14:ligatures w14:val="none"/>
          </w:rPr>
          <w:delText xml:space="preserve"> with?</w:delText>
        </w:r>
      </w:del>
      <w:r w:rsidR="002F721D" w:rsidRPr="002F721D">
        <w:rPr>
          <w:rFonts w:ascii="Calibri" w:eastAsia="宋体" w:hAnsi="Calibri" w:cs="Calibri"/>
          <w:color w:val="000000"/>
          <w:kern w:val="0"/>
          <w:sz w:val="24"/>
          <w14:ligatures w14:val="none"/>
        </w:rPr>
        <w:t xml:space="preserve">. Second, free-stream and wake-flow regimes exhibit distinct dynamics, yet few studies thoroughly compare feature importance across these regimes, limiting adaptive feature selection under mixed observational conditions. Third, despite extensive knowledge of wind </w:t>
      </w:r>
      <w:del w:id="43" w:author="xiaxin" w:date="2025-12-01T11:14:00Z" w16du:dateUtc="2025-12-01T03:14:00Z">
        <w:r w:rsidR="000B04C1" w:rsidDel="00AA35E6">
          <w:rPr>
            <w:rFonts w:ascii="Calibri" w:eastAsia="宋体" w:hAnsi="Calibri" w:cs="Calibri" w:hint="eastAsia"/>
            <w:color w:val="000000"/>
            <w:kern w:val="0"/>
            <w:sz w:val="24"/>
            <w14:ligatures w14:val="none"/>
          </w:rPr>
          <w:delText xml:space="preserve">speed </w:delText>
        </w:r>
      </w:del>
      <w:r w:rsidR="002F721D" w:rsidRPr="002F721D">
        <w:rPr>
          <w:rFonts w:ascii="Calibri" w:eastAsia="宋体" w:hAnsi="Calibri" w:cs="Calibri"/>
          <w:color w:val="000000"/>
          <w:kern w:val="0"/>
          <w:sz w:val="24"/>
          <w14:ligatures w14:val="none"/>
        </w:rPr>
        <w:t xml:space="preserve">profile structure, </w:t>
      </w:r>
      <w:commentRangeStart w:id="44"/>
      <w:commentRangeStart w:id="45"/>
      <w:r w:rsidR="002F721D" w:rsidRPr="002F721D">
        <w:rPr>
          <w:rFonts w:ascii="Calibri" w:eastAsia="宋体" w:hAnsi="Calibri" w:cs="Calibri"/>
          <w:color w:val="000000"/>
          <w:kern w:val="0"/>
          <w:sz w:val="24"/>
          <w14:ligatures w14:val="none"/>
        </w:rPr>
        <w:t>stability</w:t>
      </w:r>
      <w:commentRangeEnd w:id="44"/>
      <w:r w:rsidR="00DD7DB6">
        <w:rPr>
          <w:rStyle w:val="af6"/>
        </w:rPr>
        <w:commentReference w:id="44"/>
      </w:r>
      <w:commentRangeEnd w:id="45"/>
      <w:r w:rsidR="0077604A">
        <w:rPr>
          <w:rStyle w:val="af6"/>
        </w:rPr>
        <w:commentReference w:id="45"/>
      </w:r>
      <w:r w:rsidR="002F721D" w:rsidRPr="002F721D">
        <w:rPr>
          <w:rFonts w:ascii="Calibri" w:eastAsia="宋体" w:hAnsi="Calibri" w:cs="Calibri"/>
          <w:color w:val="000000"/>
          <w:kern w:val="0"/>
          <w:sz w:val="24"/>
          <w14:ligatures w14:val="none"/>
        </w:rPr>
        <w:t>, and turbulence, these physical insights have not been translated into operational day-ahead forecasting strategies</w:t>
      </w:r>
      <w:commentRangeStart w:id="46"/>
      <w:commentRangeEnd w:id="46"/>
      <w:r w:rsidR="00DD7DB6">
        <w:rPr>
          <w:rStyle w:val="af6"/>
        </w:rPr>
        <w:commentReference w:id="46"/>
      </w:r>
      <w:r w:rsidR="002F721D" w:rsidRPr="002F721D">
        <w:rPr>
          <w:rFonts w:ascii="Calibri" w:eastAsia="宋体" w:hAnsi="Calibri" w:cs="Calibri"/>
          <w:color w:val="000000"/>
          <w:kern w:val="0"/>
          <w:sz w:val="24"/>
          <w14:ligatures w14:val="none"/>
        </w:rPr>
        <w:t>.</w:t>
      </w:r>
    </w:p>
    <w:p w14:paraId="487AB1BF" w14:textId="355F16FC" w:rsidR="00671094" w:rsidDel="00506207" w:rsidRDefault="007571CF" w:rsidP="005E7115">
      <w:pPr>
        <w:widowControl/>
        <w:spacing w:before="100" w:beforeAutospacing="1" w:after="100" w:afterAutospacing="1" w:line="360" w:lineRule="auto"/>
        <w:rPr>
          <w:del w:id="47" w:author="Supeng Zhang" w:date="2025-12-01T00:27:00Z" w16du:dateUtc="2025-11-30T16:27:00Z"/>
          <w:rFonts w:ascii="Calibri" w:eastAsia="宋体" w:hAnsi="Calibri" w:cs="Calibri"/>
          <w:color w:val="000000"/>
          <w:kern w:val="0"/>
          <w:sz w:val="24"/>
          <w14:ligatures w14:val="none"/>
        </w:rPr>
      </w:pPr>
      <w:r>
        <w:rPr>
          <w:rFonts w:ascii="Calibri" w:eastAsia="宋体" w:hAnsi="Calibri" w:cs="Calibri" w:hint="eastAsia"/>
          <w:color w:val="000000"/>
          <w:kern w:val="0"/>
          <w:sz w:val="24"/>
          <w14:ligatures w14:val="none"/>
        </w:rPr>
        <w:t xml:space="preserve">In </w:t>
      </w:r>
      <w:r w:rsidR="00460D2C">
        <w:rPr>
          <w:rFonts w:ascii="Calibri" w:eastAsia="宋体" w:hAnsi="Calibri" w:cs="Calibri" w:hint="eastAsia"/>
          <w:color w:val="000000"/>
          <w:kern w:val="0"/>
          <w:sz w:val="24"/>
          <w14:ligatures w14:val="none"/>
        </w:rPr>
        <w:t xml:space="preserve">this study, </w:t>
      </w:r>
      <w:ins w:id="48" w:author="xiaxin" w:date="2025-12-01T11:08:00Z" w16du:dateUtc="2025-12-01T03:08:00Z">
        <w:r w:rsidR="00AA35E6">
          <w:rPr>
            <w:rFonts w:ascii="Calibri" w:eastAsia="宋体" w:hAnsi="Calibri" w:cs="Calibri"/>
            <w:color w:val="000000"/>
            <w:kern w:val="0"/>
            <w:sz w:val="24"/>
            <w14:ligatures w14:val="none"/>
          </w:rPr>
          <w:t>we</w:t>
        </w:r>
      </w:ins>
      <w:del w:id="49" w:author="xiaxin" w:date="2025-12-01T11:08:00Z" w16du:dateUtc="2025-12-01T03:08:00Z">
        <w:r w:rsidR="00460D2C" w:rsidDel="00AA35E6">
          <w:rPr>
            <w:rFonts w:ascii="Calibri" w:eastAsia="宋体" w:hAnsi="Calibri" w:cs="Calibri" w:hint="eastAsia"/>
            <w:color w:val="000000"/>
            <w:kern w:val="0"/>
            <w:sz w:val="24"/>
            <w14:ligatures w14:val="none"/>
          </w:rPr>
          <w:delText>t</w:delText>
        </w:r>
        <w:r w:rsidR="005E7115" w:rsidRPr="005E7115" w:rsidDel="00AA35E6">
          <w:rPr>
            <w:rFonts w:ascii="Calibri" w:eastAsia="宋体" w:hAnsi="Calibri" w:cs="Calibri"/>
            <w:color w:val="000000"/>
            <w:kern w:val="0"/>
            <w:sz w:val="24"/>
            <w14:ligatures w14:val="none"/>
          </w:rPr>
          <w:delText>o</w:delText>
        </w:r>
      </w:del>
      <w:r w:rsidR="005E7115" w:rsidRPr="005E7115">
        <w:rPr>
          <w:rFonts w:ascii="Calibri" w:eastAsia="宋体" w:hAnsi="Calibri" w:cs="Calibri"/>
          <w:color w:val="000000"/>
          <w:kern w:val="0"/>
          <w:sz w:val="24"/>
          <w14:ligatures w14:val="none"/>
        </w:rPr>
        <w:t xml:space="preserve"> address </w:t>
      </w:r>
      <w:commentRangeStart w:id="50"/>
      <w:r w:rsidR="005E7115" w:rsidRPr="005E7115">
        <w:rPr>
          <w:rFonts w:ascii="Calibri" w:eastAsia="宋体" w:hAnsi="Calibri" w:cs="Calibri"/>
          <w:color w:val="000000"/>
          <w:kern w:val="0"/>
          <w:sz w:val="24"/>
          <w14:ligatures w14:val="none"/>
        </w:rPr>
        <w:t>these issues</w:t>
      </w:r>
      <w:commentRangeEnd w:id="50"/>
      <w:r w:rsidR="00457F12">
        <w:rPr>
          <w:rStyle w:val="af6"/>
        </w:rPr>
        <w:commentReference w:id="50"/>
      </w:r>
      <w:ins w:id="51" w:author="xiaxin" w:date="2025-12-01T11:08:00Z" w16du:dateUtc="2025-12-01T03:08:00Z">
        <w:r w:rsidR="00AA35E6">
          <w:rPr>
            <w:rFonts w:ascii="Calibri" w:eastAsia="宋体" w:hAnsi="Calibri" w:cs="Calibri"/>
            <w:color w:val="000000"/>
            <w:kern w:val="0"/>
            <w:sz w:val="24"/>
            <w14:ligatures w14:val="none"/>
          </w:rPr>
          <w:t xml:space="preserve"> by</w:t>
        </w:r>
      </w:ins>
      <w:ins w:id="52" w:author="xiaxin" w:date="2025-12-01T11:09:00Z" w16du:dateUtc="2025-12-01T03:09:00Z">
        <w:r w:rsidR="00AA35E6">
          <w:rPr>
            <w:rFonts w:ascii="Calibri" w:eastAsia="宋体" w:hAnsi="Calibri" w:cs="Calibri"/>
            <w:color w:val="000000"/>
            <w:kern w:val="0"/>
            <w:sz w:val="24"/>
            <w14:ligatures w14:val="none"/>
          </w:rPr>
          <w:t xml:space="preserve"> developing a</w:t>
        </w:r>
      </w:ins>
      <w:del w:id="53" w:author="xiaxin" w:date="2025-12-01T11:08:00Z" w16du:dateUtc="2025-12-01T03:08:00Z">
        <w:r w:rsidR="005E7115" w:rsidRPr="005E7115" w:rsidDel="00AA35E6">
          <w:rPr>
            <w:rFonts w:ascii="Calibri" w:eastAsia="宋体" w:hAnsi="Calibri" w:cs="Calibri"/>
            <w:color w:val="000000"/>
            <w:kern w:val="0"/>
            <w:sz w:val="24"/>
            <w14:ligatures w14:val="none"/>
          </w:rPr>
          <w:delText>,</w:delText>
        </w:r>
      </w:del>
      <w:r w:rsidR="005E7115" w:rsidRPr="005E7115">
        <w:rPr>
          <w:rFonts w:ascii="Calibri" w:eastAsia="宋体" w:hAnsi="Calibri" w:cs="Calibri"/>
          <w:color w:val="000000"/>
          <w:kern w:val="0"/>
          <w:sz w:val="24"/>
          <w14:ligatures w14:val="none"/>
        </w:rPr>
        <w:t xml:space="preserve"> </w:t>
      </w:r>
      <w:ins w:id="54" w:author="xiaxin" w:date="2025-12-01T11:09:00Z" w16du:dateUtc="2025-12-01T03:09:00Z">
        <w:r w:rsidR="00AA35E6" w:rsidRPr="005E7115">
          <w:rPr>
            <w:rFonts w:ascii="Calibri" w:eastAsia="宋体" w:hAnsi="Calibri" w:cs="Calibri"/>
            <w:color w:val="000000"/>
            <w:kern w:val="0"/>
            <w:sz w:val="24"/>
            <w14:ligatures w14:val="none"/>
          </w:rPr>
          <w:t>three-tiered framework</w:t>
        </w:r>
        <w:r w:rsidR="00AA35E6">
          <w:rPr>
            <w:rFonts w:ascii="Calibri" w:eastAsia="宋体" w:hAnsi="Calibri" w:cs="Calibri" w:hint="eastAsia"/>
            <w:color w:val="000000"/>
            <w:kern w:val="0"/>
            <w:sz w:val="24"/>
            <w14:ligatures w14:val="none"/>
          </w:rPr>
          <w:t xml:space="preserve"> </w:t>
        </w:r>
        <w:r w:rsidR="00AA35E6">
          <w:rPr>
            <w:rFonts w:ascii="Calibri" w:eastAsia="宋体" w:hAnsi="Calibri" w:cs="Calibri"/>
            <w:color w:val="000000"/>
            <w:kern w:val="0"/>
            <w:sz w:val="24"/>
            <w14:ligatures w14:val="none"/>
          </w:rPr>
          <w:t xml:space="preserve">using </w:t>
        </w:r>
      </w:ins>
      <w:commentRangeStart w:id="55"/>
      <w:commentRangeStart w:id="56"/>
      <w:del w:id="57" w:author="xiaxin" w:date="2025-12-01T11:09:00Z" w16du:dateUtc="2025-12-01T03:09:00Z">
        <w:r w:rsidR="00457F12" w:rsidDel="00AA35E6">
          <w:rPr>
            <w:rFonts w:ascii="Calibri" w:eastAsia="宋体" w:hAnsi="Calibri" w:cs="Calibri" w:hint="eastAsia"/>
            <w:color w:val="000000"/>
            <w:kern w:val="0"/>
            <w:sz w:val="24"/>
            <w14:ligatures w14:val="none"/>
          </w:rPr>
          <w:delText>we</w:delText>
        </w:r>
        <w:commentRangeEnd w:id="55"/>
        <w:r w:rsidR="00316F83" w:rsidDel="00AA35E6">
          <w:rPr>
            <w:rStyle w:val="af6"/>
          </w:rPr>
          <w:commentReference w:id="55"/>
        </w:r>
        <w:commentRangeEnd w:id="56"/>
        <w:r w:rsidR="00DD5CAB" w:rsidDel="00AA35E6">
          <w:rPr>
            <w:rStyle w:val="af6"/>
          </w:rPr>
          <w:commentReference w:id="56"/>
        </w:r>
        <w:r w:rsidR="005E7115" w:rsidRPr="005E7115" w:rsidDel="00AA35E6">
          <w:rPr>
            <w:rFonts w:ascii="Calibri" w:eastAsia="宋体" w:hAnsi="Calibri" w:cs="Calibri"/>
            <w:color w:val="000000"/>
            <w:kern w:val="0"/>
            <w:sz w:val="24"/>
            <w14:ligatures w14:val="none"/>
          </w:rPr>
          <w:delText xml:space="preserve"> use</w:delText>
        </w:r>
        <w:r w:rsidR="00457F12" w:rsidDel="00AA35E6">
          <w:rPr>
            <w:rFonts w:ascii="Calibri" w:eastAsia="宋体" w:hAnsi="Calibri" w:cs="Calibri" w:hint="eastAsia"/>
            <w:color w:val="000000"/>
            <w:kern w:val="0"/>
            <w:sz w:val="24"/>
            <w14:ligatures w14:val="none"/>
          </w:rPr>
          <w:delText>d</w:delText>
        </w:r>
        <w:r w:rsidR="005E7115" w:rsidRPr="005E7115" w:rsidDel="00AA35E6">
          <w:rPr>
            <w:rFonts w:ascii="Calibri" w:eastAsia="宋体" w:hAnsi="Calibri" w:cs="Calibri"/>
            <w:color w:val="000000"/>
            <w:kern w:val="0"/>
            <w:sz w:val="24"/>
            <w14:ligatures w14:val="none"/>
          </w:rPr>
          <w:delText xml:space="preserve"> </w:delText>
        </w:r>
      </w:del>
      <w:r w:rsidR="005E7115" w:rsidRPr="005E7115">
        <w:rPr>
          <w:rFonts w:ascii="Calibri" w:eastAsia="宋体" w:hAnsi="Calibri" w:cs="Calibri"/>
          <w:color w:val="000000"/>
          <w:kern w:val="0"/>
          <w:sz w:val="24"/>
          <w14:ligatures w14:val="none"/>
        </w:rPr>
        <w:t xml:space="preserve">full-profile wind observations (10 m, 30 m, 50 m, 70 m) together with </w:t>
      </w:r>
      <w:commentRangeStart w:id="58"/>
      <w:commentRangeStart w:id="59"/>
      <w:r w:rsidR="005E7115" w:rsidRPr="005E7115">
        <w:rPr>
          <w:rFonts w:ascii="Calibri" w:eastAsia="宋体" w:hAnsi="Calibri" w:cs="Calibri"/>
          <w:color w:val="000000"/>
          <w:kern w:val="0"/>
          <w:sz w:val="24"/>
          <w14:ligatures w14:val="none"/>
        </w:rPr>
        <w:t>power production</w:t>
      </w:r>
      <w:commentRangeEnd w:id="58"/>
      <w:r>
        <w:rPr>
          <w:rStyle w:val="af6"/>
        </w:rPr>
        <w:commentReference w:id="58"/>
      </w:r>
      <w:commentRangeEnd w:id="59"/>
      <w:r w:rsidR="00DD5CAB">
        <w:rPr>
          <w:rStyle w:val="af6"/>
        </w:rPr>
        <w:commentReference w:id="59"/>
      </w:r>
      <w:r w:rsidR="005E7115" w:rsidRPr="005E7115">
        <w:rPr>
          <w:rFonts w:ascii="Calibri" w:eastAsia="宋体" w:hAnsi="Calibri" w:cs="Calibri"/>
          <w:color w:val="000000"/>
          <w:kern w:val="0"/>
          <w:sz w:val="24"/>
          <w14:ligatures w14:val="none"/>
        </w:rPr>
        <w:t xml:space="preserve"> </w:t>
      </w:r>
      <w:r>
        <w:rPr>
          <w:rFonts w:ascii="Calibri" w:eastAsia="宋体" w:hAnsi="Calibri" w:cs="Calibri" w:hint="eastAsia"/>
          <w:color w:val="000000"/>
          <w:kern w:val="0"/>
          <w:sz w:val="24"/>
          <w14:ligatures w14:val="none"/>
        </w:rPr>
        <w:t>at</w:t>
      </w:r>
      <w:r w:rsidR="005E7115" w:rsidRPr="005E7115">
        <w:rPr>
          <w:rFonts w:ascii="Calibri" w:eastAsia="宋体" w:hAnsi="Calibri" w:cs="Calibri"/>
          <w:color w:val="000000"/>
          <w:kern w:val="0"/>
          <w:sz w:val="24"/>
          <w14:ligatures w14:val="none"/>
        </w:rPr>
        <w:t xml:space="preserve"> a representative </w:t>
      </w:r>
      <w:r>
        <w:rPr>
          <w:rFonts w:ascii="Calibri" w:eastAsia="宋体" w:hAnsi="Calibri" w:cs="Calibri" w:hint="eastAsia"/>
          <w:color w:val="000000"/>
          <w:kern w:val="0"/>
          <w:sz w:val="24"/>
          <w14:ligatures w14:val="none"/>
        </w:rPr>
        <w:t>wind farm</w:t>
      </w:r>
      <w:del w:id="60" w:author="xiaxin" w:date="2025-12-01T11:10:00Z" w16du:dateUtc="2025-12-01T03:10:00Z">
        <w:r w:rsidR="00F31D5B" w:rsidDel="00AA35E6">
          <w:rPr>
            <w:rFonts w:ascii="Calibri" w:eastAsia="宋体" w:hAnsi="Calibri" w:cs="Calibri" w:hint="eastAsia"/>
            <w:color w:val="000000"/>
            <w:kern w:val="0"/>
            <w:sz w:val="24"/>
            <w14:ligatures w14:val="none"/>
          </w:rPr>
          <w:delText>,</w:delText>
        </w:r>
        <w:r w:rsidR="005E7115" w:rsidRPr="005E7115" w:rsidDel="00AA35E6">
          <w:rPr>
            <w:rFonts w:ascii="Calibri" w:eastAsia="宋体" w:hAnsi="Calibri" w:cs="Calibri"/>
            <w:color w:val="000000"/>
            <w:kern w:val="0"/>
            <w:sz w:val="24"/>
            <w14:ligatures w14:val="none"/>
          </w:rPr>
          <w:delText xml:space="preserve"> and develop</w:delText>
        </w:r>
        <w:r w:rsidR="00F31D5B" w:rsidDel="00AA35E6">
          <w:rPr>
            <w:rFonts w:ascii="Calibri" w:eastAsia="宋体" w:hAnsi="Calibri" w:cs="Calibri" w:hint="eastAsia"/>
            <w:color w:val="000000"/>
            <w:kern w:val="0"/>
            <w:sz w:val="24"/>
            <w14:ligatures w14:val="none"/>
          </w:rPr>
          <w:delText>ed</w:delText>
        </w:r>
        <w:r w:rsidR="005E7115" w:rsidRPr="005E7115" w:rsidDel="00AA35E6">
          <w:rPr>
            <w:rFonts w:ascii="Calibri" w:eastAsia="宋体" w:hAnsi="Calibri" w:cs="Calibri"/>
            <w:color w:val="000000"/>
            <w:kern w:val="0"/>
            <w:sz w:val="24"/>
            <w14:ligatures w14:val="none"/>
          </w:rPr>
          <w:delText xml:space="preserve"> a</w:delText>
        </w:r>
      </w:del>
      <w:del w:id="61" w:author="xiaxin" w:date="2025-12-01T11:09:00Z" w16du:dateUtc="2025-12-01T03:09:00Z">
        <w:r w:rsidR="005E7115" w:rsidRPr="005E7115" w:rsidDel="00AA35E6">
          <w:rPr>
            <w:rFonts w:ascii="Calibri" w:eastAsia="宋体" w:hAnsi="Calibri" w:cs="Calibri"/>
            <w:color w:val="000000"/>
            <w:kern w:val="0"/>
            <w:sz w:val="24"/>
            <w14:ligatures w14:val="none"/>
          </w:rPr>
          <w:delText xml:space="preserve"> three-tiered framework</w:delText>
        </w:r>
      </w:del>
      <w:r w:rsidR="005E7115" w:rsidRPr="005E7115">
        <w:rPr>
          <w:rFonts w:ascii="Calibri" w:eastAsia="宋体" w:hAnsi="Calibri" w:cs="Calibri"/>
          <w:color w:val="000000"/>
          <w:kern w:val="0"/>
          <w:sz w:val="24"/>
          <w14:ligatures w14:val="none"/>
        </w:rPr>
        <w:t>.</w:t>
      </w:r>
      <w:del w:id="62" w:author="xiaxin" w:date="2025-12-01T10:18:00Z" w16du:dateUtc="2025-12-01T02:18:00Z">
        <w:r w:rsidR="00F00107" w:rsidDel="00DD5CAB">
          <w:rPr>
            <w:rFonts w:ascii="Calibri" w:eastAsia="宋体" w:hAnsi="Calibri" w:cs="Calibri" w:hint="eastAsia"/>
            <w:color w:val="000000"/>
            <w:kern w:val="0"/>
            <w:sz w:val="24"/>
            <w14:ligatures w14:val="none"/>
          </w:rPr>
          <w:delText xml:space="preserve"> </w:delText>
        </w:r>
      </w:del>
      <w:ins w:id="63" w:author="Supeng Zhang" w:date="2025-12-01T00:22:00Z" w16du:dateUtc="2025-11-30T16:22:00Z">
        <w:del w:id="64" w:author="xiaxin" w:date="2025-12-01T10:18:00Z" w16du:dateUtc="2025-12-01T02:18:00Z">
          <w:r w:rsidR="00F00107" w:rsidDel="00DD5CAB">
            <w:rPr>
              <w:rFonts w:ascii="Calibri" w:eastAsia="宋体" w:hAnsi="Calibri" w:cs="Calibri" w:hint="eastAsia"/>
              <w:color w:val="000000"/>
              <w:kern w:val="0"/>
              <w:sz w:val="24"/>
              <w14:ligatures w14:val="none"/>
            </w:rPr>
            <w:delText xml:space="preserve">The </w:delText>
          </w:r>
        </w:del>
      </w:ins>
      <w:ins w:id="65" w:author="Supeng Zhang" w:date="2025-12-01T00:23:00Z" w16du:dateUtc="2025-11-30T16:23:00Z">
        <w:del w:id="66" w:author="xiaxin" w:date="2025-12-01T10:18:00Z" w16du:dateUtc="2025-12-01T02:18:00Z">
          <w:r w:rsidR="00F00107" w:rsidDel="00DD5CAB">
            <w:rPr>
              <w:rFonts w:ascii="Calibri" w:eastAsia="宋体" w:hAnsi="Calibri" w:cs="Calibri" w:hint="eastAsia"/>
              <w:color w:val="000000"/>
              <w:kern w:val="0"/>
              <w:sz w:val="24"/>
              <w14:ligatures w14:val="none"/>
            </w:rPr>
            <w:delText xml:space="preserve">framework includes </w:delText>
          </w:r>
          <w:r w:rsidR="00F00107" w:rsidDel="00DD5CAB">
            <w:rPr>
              <w:rFonts w:ascii="Calibri" w:eastAsia="宋体" w:hAnsi="Calibri" w:cs="Calibri"/>
              <w:color w:val="000000"/>
              <w:kern w:val="0"/>
              <w:sz w:val="24"/>
              <w14:ligatures w14:val="none"/>
            </w:rPr>
            <w:delText>……</w:delText>
          </w:r>
          <w:r w:rsidR="00F00107" w:rsidDel="00DD5CAB">
            <w:rPr>
              <w:rFonts w:ascii="Calibri" w:eastAsia="宋体" w:hAnsi="Calibri" w:cs="Calibri" w:hint="eastAsia"/>
              <w:color w:val="000000"/>
              <w:kern w:val="0"/>
              <w:sz w:val="24"/>
              <w14:ligatures w14:val="none"/>
            </w:rPr>
            <w:delText xml:space="preserve"> </w:delText>
          </w:r>
        </w:del>
      </w:ins>
      <w:commentRangeStart w:id="67"/>
      <w:commentRangeStart w:id="68"/>
      <w:r w:rsidR="00671094" w:rsidRPr="00671094">
        <w:rPr>
          <w:rFonts w:ascii="Calibri" w:eastAsia="宋体" w:hAnsi="Calibri" w:cs="Calibri"/>
          <w:color w:val="000000"/>
          <w:kern w:val="0"/>
          <w:sz w:val="24"/>
          <w14:ligatures w14:val="none"/>
        </w:rPr>
        <w:t xml:space="preserve"> First, ensemble empirical mode decomposition (EEMD) and empirical orthogonal function (EOF) analysis </w:t>
      </w:r>
      <w:ins w:id="69" w:author="xiaxin" w:date="2025-12-01T11:14:00Z" w16du:dateUtc="2025-12-01T03:14:00Z">
        <w:r w:rsidR="00AA35E6">
          <w:rPr>
            <w:rFonts w:ascii="Calibri" w:eastAsia="宋体" w:hAnsi="Calibri" w:cs="Calibri"/>
            <w:color w:val="000000"/>
            <w:kern w:val="0"/>
            <w:sz w:val="24"/>
            <w14:ligatures w14:val="none"/>
          </w:rPr>
          <w:t>w</w:t>
        </w:r>
      </w:ins>
      <w:ins w:id="70" w:author="xiaxin" w:date="2025-12-01T11:15:00Z" w16du:dateUtc="2025-12-01T03:15:00Z">
        <w:r w:rsidR="00AA35E6">
          <w:rPr>
            <w:rFonts w:ascii="Calibri" w:eastAsia="宋体" w:hAnsi="Calibri" w:cs="Calibri"/>
            <w:color w:val="000000"/>
            <w:kern w:val="0"/>
            <w:sz w:val="24"/>
            <w14:ligatures w14:val="none"/>
          </w:rPr>
          <w:t>ere</w:t>
        </w:r>
      </w:ins>
      <w:ins w:id="71" w:author="Supeng Zhang" w:date="2025-12-01T00:21:00Z" w16du:dateUtc="2025-11-30T16:21:00Z">
        <w:del w:id="72" w:author="xiaxin" w:date="2025-12-01T11:10:00Z" w16du:dateUtc="2025-12-01T03:10:00Z">
          <w:r w:rsidR="00E93639" w:rsidDel="00AA35E6">
            <w:rPr>
              <w:rFonts w:ascii="Calibri" w:eastAsia="宋体" w:hAnsi="Calibri" w:cs="Calibri" w:hint="eastAsia"/>
              <w:color w:val="000000"/>
              <w:kern w:val="0"/>
              <w:sz w:val="24"/>
              <w14:ligatures w14:val="none"/>
            </w:rPr>
            <w:delText>were</w:delText>
          </w:r>
        </w:del>
      </w:ins>
      <w:del w:id="73" w:author="Supeng Zhang" w:date="2025-12-01T00:21:00Z" w16du:dateUtc="2025-11-30T16:21:00Z">
        <w:r w:rsidR="00671094" w:rsidRPr="00671094" w:rsidDel="00E93639">
          <w:rPr>
            <w:rFonts w:ascii="Calibri" w:eastAsia="宋体" w:hAnsi="Calibri" w:cs="Calibri"/>
            <w:color w:val="000000"/>
            <w:kern w:val="0"/>
            <w:sz w:val="24"/>
            <w14:ligatures w14:val="none"/>
          </w:rPr>
          <w:delText>are</w:delText>
        </w:r>
      </w:del>
      <w:r w:rsidR="00671094" w:rsidRPr="00671094">
        <w:rPr>
          <w:rFonts w:ascii="Calibri" w:eastAsia="宋体" w:hAnsi="Calibri" w:cs="Calibri"/>
          <w:color w:val="000000"/>
          <w:kern w:val="0"/>
          <w:sz w:val="24"/>
          <w14:ligatures w14:val="none"/>
        </w:rPr>
        <w:t xml:space="preserve"> applied to quantify the dominant atmospheric timescales governing farm power and their physical mechanisms. Second, </w:t>
      </w:r>
      <w:r w:rsidR="00E02581">
        <w:rPr>
          <w:rFonts w:ascii="Calibri" w:eastAsia="宋体" w:hAnsi="Calibri" w:cs="Calibri"/>
          <w:color w:val="000000"/>
          <w:kern w:val="0"/>
          <w:sz w:val="24"/>
          <w14:ligatures w14:val="none"/>
        </w:rPr>
        <w:t>free-stream</w:t>
      </w:r>
      <w:r w:rsidR="00671094" w:rsidRPr="00671094">
        <w:rPr>
          <w:rFonts w:ascii="Calibri" w:eastAsia="宋体" w:hAnsi="Calibri" w:cs="Calibri"/>
          <w:color w:val="000000"/>
          <w:kern w:val="0"/>
          <w:sz w:val="24"/>
          <w14:ligatures w14:val="none"/>
        </w:rPr>
        <w:t xml:space="preserve"> and </w:t>
      </w:r>
      <w:r w:rsidR="00F30B53" w:rsidRPr="00CC3718">
        <w:rPr>
          <w:rFonts w:ascii="Calibri" w:eastAsia="宋体" w:hAnsi="Calibri" w:cs="Calibri"/>
          <w:color w:val="000000"/>
          <w:kern w:val="0"/>
          <w:sz w:val="24"/>
          <w14:ligatures w14:val="none"/>
        </w:rPr>
        <w:t>wake-flow</w:t>
      </w:r>
      <w:r w:rsidR="00F30B53">
        <w:rPr>
          <w:rFonts w:ascii="Calibri" w:eastAsia="宋体" w:hAnsi="Calibri" w:cs="Calibri" w:hint="eastAsia"/>
          <w:color w:val="000000"/>
          <w:kern w:val="0"/>
          <w:sz w:val="24"/>
          <w14:ligatures w14:val="none"/>
        </w:rPr>
        <w:t xml:space="preserve"> </w:t>
      </w:r>
      <w:r w:rsidR="00671094" w:rsidRPr="00671094">
        <w:rPr>
          <w:rFonts w:ascii="Calibri" w:eastAsia="宋体" w:hAnsi="Calibri" w:cs="Calibri"/>
          <w:color w:val="000000"/>
          <w:kern w:val="0"/>
          <w:sz w:val="24"/>
          <w14:ligatures w14:val="none"/>
        </w:rPr>
        <w:t xml:space="preserve">conditions are classified using wind direction, and SHAP analysis </w:t>
      </w:r>
      <w:ins w:id="74" w:author="xiaxin" w:date="2025-12-01T11:15:00Z" w16du:dateUtc="2025-12-01T03:15:00Z">
        <w:r w:rsidR="00AA35E6">
          <w:rPr>
            <w:rFonts w:ascii="Calibri" w:eastAsia="宋体" w:hAnsi="Calibri" w:cs="Calibri"/>
            <w:color w:val="000000"/>
            <w:kern w:val="0"/>
            <w:sz w:val="24"/>
            <w14:ligatures w14:val="none"/>
          </w:rPr>
          <w:t>was</w:t>
        </w:r>
      </w:ins>
      <w:del w:id="75" w:author="xiaxin" w:date="2025-12-01T11:15:00Z" w16du:dateUtc="2025-12-01T03:15:00Z">
        <w:r w:rsidR="00671094" w:rsidRPr="00671094" w:rsidDel="00AA35E6">
          <w:rPr>
            <w:rFonts w:ascii="Calibri" w:eastAsia="宋体" w:hAnsi="Calibri" w:cs="Calibri"/>
            <w:color w:val="000000"/>
            <w:kern w:val="0"/>
            <w:sz w:val="24"/>
            <w14:ligatures w14:val="none"/>
          </w:rPr>
          <w:delText>is</w:delText>
        </w:r>
      </w:del>
      <w:r w:rsidR="00671094" w:rsidRPr="00671094">
        <w:rPr>
          <w:rFonts w:ascii="Calibri" w:eastAsia="宋体" w:hAnsi="Calibri" w:cs="Calibri"/>
          <w:color w:val="000000"/>
          <w:kern w:val="0"/>
          <w:sz w:val="24"/>
          <w14:ligatures w14:val="none"/>
        </w:rPr>
        <w:t xml:space="preserve"> used to identify differentiated</w:t>
      </w:r>
      <w:r w:rsidR="00D64AEB">
        <w:rPr>
          <w:rFonts w:ascii="Calibri" w:eastAsia="宋体" w:hAnsi="Calibri" w:cs="Calibri" w:hint="eastAsia"/>
          <w:color w:val="000000"/>
          <w:kern w:val="0"/>
          <w:sz w:val="24"/>
          <w14:ligatures w14:val="none"/>
        </w:rPr>
        <w:t xml:space="preserve"> </w:t>
      </w:r>
      <w:r w:rsidR="00D64AEB">
        <w:rPr>
          <w:rFonts w:ascii="Calibri" w:eastAsia="宋体" w:hAnsi="Calibri" w:cs="Calibri"/>
          <w:color w:val="000000"/>
          <w:kern w:val="0"/>
          <w:sz w:val="24"/>
          <w14:ligatures w14:val="none"/>
        </w:rPr>
        <w:t xml:space="preserve">input </w:t>
      </w:r>
      <w:r w:rsidR="00671094" w:rsidRPr="00671094">
        <w:rPr>
          <w:rFonts w:ascii="Calibri" w:eastAsia="宋体" w:hAnsi="Calibri" w:cs="Calibri" w:hint="eastAsia"/>
          <w:color w:val="000000"/>
          <w:kern w:val="0"/>
          <w:sz w:val="24"/>
          <w14:ligatures w14:val="none"/>
        </w:rPr>
        <w:t>c</w:t>
      </w:r>
      <w:r w:rsidR="00671094" w:rsidRPr="00671094">
        <w:rPr>
          <w:rFonts w:ascii="Calibri" w:eastAsia="宋体" w:hAnsi="Calibri" w:cs="Calibri"/>
          <w:color w:val="000000"/>
          <w:kern w:val="0"/>
          <w:sz w:val="24"/>
          <w14:ligatures w14:val="none"/>
        </w:rPr>
        <w:t xml:space="preserve">haracteristics for each regime. Third, the physically informed </w:t>
      </w:r>
      <w:r w:rsidR="00D64AEB">
        <w:rPr>
          <w:rFonts w:ascii="Calibri" w:eastAsia="宋体" w:hAnsi="Calibri" w:cs="Calibri"/>
          <w:color w:val="000000"/>
          <w:kern w:val="0"/>
          <w:sz w:val="24"/>
          <w14:ligatures w14:val="none"/>
        </w:rPr>
        <w:t>inputs</w:t>
      </w:r>
      <w:r w:rsidR="00671094" w:rsidRPr="00671094">
        <w:rPr>
          <w:rFonts w:ascii="Calibri" w:eastAsia="宋体" w:hAnsi="Calibri" w:cs="Calibri"/>
          <w:color w:val="000000"/>
          <w:kern w:val="0"/>
          <w:sz w:val="24"/>
          <w14:ligatures w14:val="none"/>
        </w:rPr>
        <w:t xml:space="preserve"> identified from observations are integrated with retrospective NWP forecasts (EC-WRF and GFS-WRF) to construct day-ahead power forecasting strategies using </w:t>
      </w:r>
      <w:proofErr w:type="spellStart"/>
      <w:r w:rsidR="00671094" w:rsidRPr="00671094">
        <w:rPr>
          <w:rFonts w:ascii="Calibri" w:eastAsia="宋体" w:hAnsi="Calibri" w:cs="Calibri"/>
          <w:color w:val="000000"/>
          <w:kern w:val="0"/>
          <w:sz w:val="24"/>
          <w14:ligatures w14:val="none"/>
        </w:rPr>
        <w:t>LightGBM</w:t>
      </w:r>
      <w:proofErr w:type="spellEnd"/>
      <w:r w:rsidR="00671094" w:rsidRPr="00671094">
        <w:rPr>
          <w:rFonts w:ascii="Calibri" w:eastAsia="宋体" w:hAnsi="Calibri" w:cs="Calibri"/>
          <w:color w:val="000000"/>
          <w:kern w:val="0"/>
          <w:sz w:val="24"/>
          <w14:ligatures w14:val="none"/>
        </w:rPr>
        <w:t xml:space="preserve"> </w:t>
      </w:r>
      <w:r w:rsidR="00671094" w:rsidRPr="00671094">
        <w:rPr>
          <w:rFonts w:ascii="Calibri" w:eastAsia="宋体" w:hAnsi="Calibri" w:cs="Calibri"/>
          <w:color w:val="000000"/>
          <w:kern w:val="0"/>
          <w:sz w:val="24"/>
          <w14:ligatures w14:val="none"/>
        </w:rPr>
        <w:lastRenderedPageBreak/>
        <w:t xml:space="preserve">models tailored to inflow characteristics. </w:t>
      </w:r>
      <w:commentRangeEnd w:id="67"/>
      <w:r w:rsidR="00F228E1">
        <w:rPr>
          <w:rStyle w:val="af6"/>
        </w:rPr>
        <w:commentReference w:id="67"/>
      </w:r>
      <w:commentRangeEnd w:id="68"/>
      <w:r w:rsidR="00DD5CAB">
        <w:rPr>
          <w:rStyle w:val="af6"/>
        </w:rPr>
        <w:commentReference w:id="68"/>
      </w:r>
    </w:p>
    <w:p w14:paraId="272C85F4" w14:textId="424B36DA" w:rsidR="00494AA6" w:rsidRPr="00856693" w:rsidRDefault="00D54A86" w:rsidP="005E7115">
      <w:pPr>
        <w:widowControl/>
        <w:spacing w:before="100" w:beforeAutospacing="1" w:after="100" w:afterAutospacing="1" w:line="360" w:lineRule="auto"/>
        <w:rPr>
          <w:rFonts w:ascii="Calibri" w:eastAsia="宋体" w:hAnsi="Calibri" w:cs="Calibri"/>
          <w:color w:val="000000"/>
          <w:kern w:val="0"/>
          <w:sz w:val="24"/>
          <w14:ligatures w14:val="none"/>
        </w:rPr>
      </w:pPr>
      <w:r>
        <w:rPr>
          <w:rFonts w:ascii="Calibri" w:eastAsia="宋体" w:hAnsi="Calibri" w:cs="Calibri" w:hint="eastAsia"/>
          <w:color w:val="000000"/>
          <w:kern w:val="0"/>
          <w:sz w:val="24"/>
          <w14:ligatures w14:val="none"/>
        </w:rPr>
        <w:t>Our</w:t>
      </w:r>
      <w:r w:rsidRPr="00494AA6">
        <w:rPr>
          <w:rFonts w:ascii="Calibri" w:eastAsia="宋体" w:hAnsi="Calibri" w:cs="Calibri"/>
          <w:color w:val="000000"/>
          <w:kern w:val="0"/>
          <w:sz w:val="24"/>
          <w14:ligatures w14:val="none"/>
        </w:rPr>
        <w:t xml:space="preserve"> </w:t>
      </w:r>
      <w:r w:rsidR="00494AA6" w:rsidRPr="00494AA6">
        <w:rPr>
          <w:rFonts w:ascii="Calibri" w:eastAsia="宋体" w:hAnsi="Calibri" w:cs="Calibri"/>
          <w:color w:val="000000"/>
          <w:kern w:val="0"/>
          <w:sz w:val="24"/>
          <w14:ligatures w14:val="none"/>
        </w:rPr>
        <w:t>study shows that both multi-height wind profiles and flow-regime characteristics significantly affect day-ahead power forecasting accuracy</w:t>
      </w:r>
      <w:r w:rsidR="005E1018">
        <w:rPr>
          <w:rFonts w:ascii="Calibri" w:eastAsia="宋体" w:hAnsi="Calibri" w:cs="Calibri" w:hint="eastAsia"/>
          <w:color w:val="000000"/>
          <w:kern w:val="0"/>
          <w:sz w:val="24"/>
          <w14:ligatures w14:val="none"/>
        </w:rPr>
        <w:t>, which</w:t>
      </w:r>
      <w:ins w:id="76" w:author="xiaxin" w:date="2025-12-01T11:15:00Z" w16du:dateUtc="2025-12-01T03:15:00Z">
        <w:r w:rsidR="00AA35E6">
          <w:rPr>
            <w:rFonts w:ascii="Calibri" w:eastAsia="宋体" w:hAnsi="Calibri" w:cs="Calibri"/>
            <w:color w:val="000000"/>
            <w:kern w:val="0"/>
            <w:sz w:val="24"/>
            <w14:ligatures w14:val="none"/>
          </w:rPr>
          <w:t xml:space="preserve"> </w:t>
        </w:r>
      </w:ins>
      <w:del w:id="77" w:author="xiaxin" w:date="2025-12-01T11:15:00Z" w16du:dateUtc="2025-12-01T03:15:00Z">
        <w:r w:rsidR="005E1018" w:rsidDel="00AA35E6">
          <w:rPr>
            <w:rFonts w:ascii="Calibri" w:eastAsia="宋体" w:hAnsi="Calibri" w:cs="Calibri" w:hint="eastAsia"/>
            <w:color w:val="000000"/>
            <w:kern w:val="0"/>
            <w:sz w:val="24"/>
            <w14:ligatures w14:val="none"/>
          </w:rPr>
          <w:delText xml:space="preserve"> </w:delText>
        </w:r>
        <w:r w:rsidR="00A8675D" w:rsidDel="00AA35E6">
          <w:rPr>
            <w:rFonts w:ascii="Calibri" w:eastAsia="宋体" w:hAnsi="Calibri" w:cs="Calibri" w:hint="eastAsia"/>
            <w:color w:val="000000"/>
            <w:kern w:val="0"/>
            <w:sz w:val="24"/>
            <w14:ligatures w14:val="none"/>
          </w:rPr>
          <w:delText>may</w:delText>
        </w:r>
        <w:r w:rsidR="005E1018" w:rsidDel="00AA35E6">
          <w:rPr>
            <w:rFonts w:ascii="Calibri" w:eastAsia="宋体" w:hAnsi="Calibri" w:cs="Calibri" w:hint="eastAsia"/>
            <w:color w:val="000000"/>
            <w:kern w:val="0"/>
            <w:sz w:val="24"/>
            <w14:ligatures w14:val="none"/>
          </w:rPr>
          <w:delText xml:space="preserve"> </w:delText>
        </w:r>
      </w:del>
      <w:r w:rsidR="00494AA6" w:rsidRPr="00494AA6">
        <w:rPr>
          <w:rFonts w:ascii="Calibri" w:eastAsia="宋体" w:hAnsi="Calibri" w:cs="Calibri"/>
          <w:color w:val="000000"/>
          <w:kern w:val="0"/>
          <w:sz w:val="24"/>
          <w14:ligatures w14:val="none"/>
        </w:rPr>
        <w:t>provide</w:t>
      </w:r>
      <w:ins w:id="78" w:author="xiaxin" w:date="2025-12-01T11:15:00Z" w16du:dateUtc="2025-12-01T03:15:00Z">
        <w:r w:rsidR="00AA35E6">
          <w:rPr>
            <w:rFonts w:ascii="Calibri" w:eastAsia="宋体" w:hAnsi="Calibri" w:cs="Calibri"/>
            <w:color w:val="000000"/>
            <w:kern w:val="0"/>
            <w:sz w:val="24"/>
            <w14:ligatures w14:val="none"/>
          </w:rPr>
          <w:t>s</w:t>
        </w:r>
      </w:ins>
      <w:r w:rsidR="00494AA6" w:rsidRPr="00494AA6">
        <w:rPr>
          <w:rFonts w:ascii="Calibri" w:eastAsia="宋体" w:hAnsi="Calibri" w:cs="Calibri"/>
          <w:color w:val="000000"/>
          <w:kern w:val="0"/>
          <w:sz w:val="24"/>
          <w14:ligatures w14:val="none"/>
        </w:rPr>
        <w:t xml:space="preserve"> </w:t>
      </w:r>
      <w:r w:rsidR="00F64CBE">
        <w:rPr>
          <w:rFonts w:ascii="Calibri" w:eastAsia="宋体" w:hAnsi="Calibri" w:cs="Calibri" w:hint="eastAsia"/>
          <w:color w:val="000000"/>
          <w:kern w:val="0"/>
          <w:sz w:val="24"/>
          <w14:ligatures w14:val="none"/>
        </w:rPr>
        <w:t>practical</w:t>
      </w:r>
      <w:r w:rsidR="00494AA6" w:rsidRPr="00494AA6">
        <w:rPr>
          <w:rFonts w:ascii="Calibri" w:eastAsia="宋体" w:hAnsi="Calibri" w:cs="Calibri"/>
          <w:color w:val="000000"/>
          <w:kern w:val="0"/>
          <w:sz w:val="24"/>
          <w14:ligatures w14:val="none"/>
        </w:rPr>
        <w:t xml:space="preserve"> guidance for improving NWP-driven day-ahead forecasting.</w:t>
      </w:r>
    </w:p>
    <w:bookmarkEnd w:id="0"/>
    <w:p w14:paraId="0B33D39A" w14:textId="77777777" w:rsidR="00960A35" w:rsidRPr="00960A35" w:rsidRDefault="00EC1864" w:rsidP="00960A35">
      <w:pPr>
        <w:pStyle w:val="af4"/>
        <w:rPr>
          <w:rFonts w:ascii="Calibri" w:hAnsi="Calibri" w:cs="Calibri"/>
          <w:color w:val="000000"/>
          <w:sz w:val="24"/>
        </w:rPr>
      </w:pPr>
      <w:r>
        <w:rPr>
          <w:rFonts w:ascii="Calibri" w:eastAsia="宋体" w:hAnsi="Calibri" w:cs="Calibri"/>
          <w:color w:val="000000"/>
          <w14:ligatures w14:val="none"/>
        </w:rPr>
        <w:fldChar w:fldCharType="begin"/>
      </w:r>
      <w:r w:rsidR="00960A35">
        <w:rPr>
          <w:rFonts w:ascii="Calibri" w:eastAsia="宋体" w:hAnsi="Calibri" w:cs="Calibri"/>
          <w:color w:val="000000"/>
          <w14:ligatures w14:val="none"/>
        </w:rPr>
        <w:instrText xml:space="preserve"> ADDIN ZOTERO_BIBL {"uncited":[],"omitted":[],"custom":[]} CSL_BIBLIOGRAPHY </w:instrText>
      </w:r>
      <w:r>
        <w:rPr>
          <w:rFonts w:ascii="Calibri" w:eastAsia="宋体" w:hAnsi="Calibri" w:cs="Calibri"/>
          <w:color w:val="000000"/>
          <w14:ligatures w14:val="none"/>
        </w:rPr>
        <w:fldChar w:fldCharType="separate"/>
      </w:r>
      <w:r w:rsidR="00960A35" w:rsidRPr="00960A35">
        <w:rPr>
          <w:rFonts w:ascii="Calibri" w:hAnsi="Calibri" w:cs="Calibri"/>
          <w:color w:val="000000"/>
          <w:sz w:val="24"/>
        </w:rPr>
        <w:t xml:space="preserve">Barthelmie, R. J., Frandsen, S. T., Nielsen, M. N., Pryor, S. C., Rethore, P. ‐E., &amp; Jørgensen, H. E. (2007). Modelling and measurements of power losses and turbulence intensity in wind turbine wakes at Middelgrunden offshore wind farm. </w:t>
      </w:r>
      <w:r w:rsidR="00960A35" w:rsidRPr="00960A35">
        <w:rPr>
          <w:rFonts w:ascii="Calibri" w:hAnsi="Calibri" w:cs="Calibri"/>
          <w:i/>
          <w:iCs/>
          <w:color w:val="000000"/>
          <w:sz w:val="24"/>
        </w:rPr>
        <w:t>Wind Energy</w:t>
      </w:r>
      <w:r w:rsidR="00960A35" w:rsidRPr="00960A35">
        <w:rPr>
          <w:rFonts w:ascii="Calibri" w:hAnsi="Calibri" w:cs="Calibri"/>
          <w:color w:val="000000"/>
          <w:sz w:val="24"/>
        </w:rPr>
        <w:t xml:space="preserve">, </w:t>
      </w:r>
      <w:r w:rsidR="00960A35" w:rsidRPr="00960A35">
        <w:rPr>
          <w:rFonts w:ascii="Calibri" w:hAnsi="Calibri" w:cs="Calibri"/>
          <w:i/>
          <w:iCs/>
          <w:color w:val="000000"/>
          <w:sz w:val="24"/>
        </w:rPr>
        <w:t>10</w:t>
      </w:r>
      <w:r w:rsidR="00960A35" w:rsidRPr="00960A35">
        <w:rPr>
          <w:rFonts w:ascii="Calibri" w:hAnsi="Calibri" w:cs="Calibri"/>
          <w:color w:val="000000"/>
          <w:sz w:val="24"/>
        </w:rPr>
        <w:t>(6), 517–528. https://doi.org/10.1002/we.238</w:t>
      </w:r>
    </w:p>
    <w:p w14:paraId="5E496B1F"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Buhan, S., Ozkazanc, Y., &amp; Cadirci, I. (2016). Wind Pattern Recognition and Reference Wind Mast Data Correlations With NWP for Improved Wind-Electric Power Forecasts. </w:t>
      </w:r>
      <w:r w:rsidRPr="00960A35">
        <w:rPr>
          <w:rFonts w:ascii="Calibri" w:hAnsi="Calibri" w:cs="Calibri"/>
          <w:i/>
          <w:iCs/>
          <w:color w:val="000000"/>
          <w:sz w:val="24"/>
        </w:rPr>
        <w:t>IEEE Transactions on Industrial Informatics</w:t>
      </w:r>
      <w:r w:rsidRPr="00960A35">
        <w:rPr>
          <w:rFonts w:ascii="Calibri" w:hAnsi="Calibri" w:cs="Calibri"/>
          <w:color w:val="000000"/>
          <w:sz w:val="24"/>
        </w:rPr>
        <w:t xml:space="preserve">, </w:t>
      </w:r>
      <w:r w:rsidRPr="00960A35">
        <w:rPr>
          <w:rFonts w:ascii="Calibri" w:hAnsi="Calibri" w:cs="Calibri"/>
          <w:i/>
          <w:iCs/>
          <w:color w:val="000000"/>
          <w:sz w:val="24"/>
        </w:rPr>
        <w:t>12</w:t>
      </w:r>
      <w:r w:rsidRPr="00960A35">
        <w:rPr>
          <w:rFonts w:ascii="Calibri" w:hAnsi="Calibri" w:cs="Calibri"/>
          <w:color w:val="000000"/>
          <w:sz w:val="24"/>
        </w:rPr>
        <w:t>(3), 991–1004. https://doi.org/10.1109/TII.2016.2543004</w:t>
      </w:r>
    </w:p>
    <w:p w14:paraId="419F7C99"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Che, Y., A. Salazar, A., Peng, S., Zheng, J., Chen, Y., &amp; Yuan, L. (2022). A multi-scale model for day-ahead wind speed forecasting: A case study of the Houhoku wind farm, Japan. </w:t>
      </w:r>
      <w:r w:rsidRPr="00960A35">
        <w:rPr>
          <w:rFonts w:ascii="Calibri" w:hAnsi="Calibri" w:cs="Calibri"/>
          <w:i/>
          <w:iCs/>
          <w:color w:val="000000"/>
          <w:sz w:val="24"/>
        </w:rPr>
        <w:t>Sustainable Energy Technologies and Assessments</w:t>
      </w:r>
      <w:r w:rsidRPr="00960A35">
        <w:rPr>
          <w:rFonts w:ascii="Calibri" w:hAnsi="Calibri" w:cs="Calibri"/>
          <w:color w:val="000000"/>
          <w:sz w:val="24"/>
        </w:rPr>
        <w:t xml:space="preserve">, </w:t>
      </w:r>
      <w:r w:rsidRPr="00960A35">
        <w:rPr>
          <w:rFonts w:ascii="Calibri" w:hAnsi="Calibri" w:cs="Calibri"/>
          <w:i/>
          <w:iCs/>
          <w:color w:val="000000"/>
          <w:sz w:val="24"/>
        </w:rPr>
        <w:t>52</w:t>
      </w:r>
      <w:r w:rsidRPr="00960A35">
        <w:rPr>
          <w:rFonts w:ascii="Calibri" w:hAnsi="Calibri" w:cs="Calibri"/>
          <w:color w:val="000000"/>
          <w:sz w:val="24"/>
        </w:rPr>
        <w:t>, 101995. https://doi.org/10.1016/j.seta.2022.101995</w:t>
      </w:r>
    </w:p>
    <w:p w14:paraId="1E7BC87C"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Chen, Y., &amp; Xu, J. (2022). Solar and wind power data from the Chinese State Grid Renewable Energy Generation Forecasting Competition. </w:t>
      </w:r>
      <w:r w:rsidRPr="00960A35">
        <w:rPr>
          <w:rFonts w:ascii="Calibri" w:hAnsi="Calibri" w:cs="Calibri"/>
          <w:i/>
          <w:iCs/>
          <w:color w:val="000000"/>
          <w:sz w:val="24"/>
        </w:rPr>
        <w:t>Scientific Data</w:t>
      </w:r>
      <w:r w:rsidRPr="00960A35">
        <w:rPr>
          <w:rFonts w:ascii="Calibri" w:hAnsi="Calibri" w:cs="Calibri"/>
          <w:color w:val="000000"/>
          <w:sz w:val="24"/>
        </w:rPr>
        <w:t xml:space="preserve">, </w:t>
      </w:r>
      <w:r w:rsidRPr="00960A35">
        <w:rPr>
          <w:rFonts w:ascii="Calibri" w:hAnsi="Calibri" w:cs="Calibri"/>
          <w:i/>
          <w:iCs/>
          <w:color w:val="000000"/>
          <w:sz w:val="24"/>
        </w:rPr>
        <w:t>9</w:t>
      </w:r>
      <w:r w:rsidRPr="00960A35">
        <w:rPr>
          <w:rFonts w:ascii="Calibri" w:hAnsi="Calibri" w:cs="Calibri"/>
          <w:color w:val="000000"/>
          <w:sz w:val="24"/>
        </w:rPr>
        <w:t>(1), 577. https://doi.org/10.1038/s41597-022-01696-6</w:t>
      </w:r>
    </w:p>
    <w:p w14:paraId="0DC6FACB"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Clifton, A., Kilcher, L., Lundquist, J. K., &amp; Fleming, P. (2013). Using machine learning to predict wind turbine power output. </w:t>
      </w:r>
      <w:r w:rsidRPr="00960A35">
        <w:rPr>
          <w:rFonts w:ascii="Calibri" w:hAnsi="Calibri" w:cs="Calibri"/>
          <w:i/>
          <w:iCs/>
          <w:color w:val="000000"/>
          <w:sz w:val="24"/>
        </w:rPr>
        <w:t>Environmental Research Letters</w:t>
      </w:r>
      <w:r w:rsidRPr="00960A35">
        <w:rPr>
          <w:rFonts w:ascii="Calibri" w:hAnsi="Calibri" w:cs="Calibri"/>
          <w:color w:val="000000"/>
          <w:sz w:val="24"/>
        </w:rPr>
        <w:t xml:space="preserve">, </w:t>
      </w:r>
      <w:r w:rsidRPr="00960A35">
        <w:rPr>
          <w:rFonts w:ascii="Calibri" w:hAnsi="Calibri" w:cs="Calibri"/>
          <w:i/>
          <w:iCs/>
          <w:color w:val="000000"/>
          <w:sz w:val="24"/>
        </w:rPr>
        <w:t>8</w:t>
      </w:r>
      <w:r w:rsidRPr="00960A35">
        <w:rPr>
          <w:rFonts w:ascii="Calibri" w:hAnsi="Calibri" w:cs="Calibri"/>
          <w:color w:val="000000"/>
          <w:sz w:val="24"/>
        </w:rPr>
        <w:t>(2), 024009. https://doi.org/10.1088/1748-9326/8/2/024009</w:t>
      </w:r>
    </w:p>
    <w:p w14:paraId="258FE4A3"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Cutler, N. J., Outhred, H. R., &amp; MacGill, I. F. (2012). Using nacelle‐based wind speed </w:t>
      </w:r>
      <w:r w:rsidRPr="00960A35">
        <w:rPr>
          <w:rFonts w:ascii="Calibri" w:hAnsi="Calibri" w:cs="Calibri"/>
          <w:color w:val="000000"/>
          <w:sz w:val="24"/>
        </w:rPr>
        <w:lastRenderedPageBreak/>
        <w:t xml:space="preserve">observations to improve power curve modeling for wind power forecasting. </w:t>
      </w:r>
      <w:r w:rsidRPr="00960A35">
        <w:rPr>
          <w:rFonts w:ascii="Calibri" w:hAnsi="Calibri" w:cs="Calibri"/>
          <w:i/>
          <w:iCs/>
          <w:color w:val="000000"/>
          <w:sz w:val="24"/>
        </w:rPr>
        <w:t>Wind Energy</w:t>
      </w:r>
      <w:r w:rsidRPr="00960A35">
        <w:rPr>
          <w:rFonts w:ascii="Calibri" w:hAnsi="Calibri" w:cs="Calibri"/>
          <w:color w:val="000000"/>
          <w:sz w:val="24"/>
        </w:rPr>
        <w:t xml:space="preserve">, </w:t>
      </w:r>
      <w:r w:rsidRPr="00960A35">
        <w:rPr>
          <w:rFonts w:ascii="Calibri" w:hAnsi="Calibri" w:cs="Calibri"/>
          <w:i/>
          <w:iCs/>
          <w:color w:val="000000"/>
          <w:sz w:val="24"/>
        </w:rPr>
        <w:t>15</w:t>
      </w:r>
      <w:r w:rsidRPr="00960A35">
        <w:rPr>
          <w:rFonts w:ascii="Calibri" w:hAnsi="Calibri" w:cs="Calibri"/>
          <w:color w:val="000000"/>
          <w:sz w:val="24"/>
        </w:rPr>
        <w:t>(2), 245–258. https://doi.org/10.1002/we.465</w:t>
      </w:r>
    </w:p>
    <w:p w14:paraId="1C42FF1C"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Feroz, R. M. A., Javed, A., Syed, A. H., Kazmi, S. A. A., &amp; Uddin, E. (2020). Wind speed and power forecasting of a utility-scale wind farm with inter-farm wake interference and seasonal variation. </w:t>
      </w:r>
      <w:r w:rsidRPr="00960A35">
        <w:rPr>
          <w:rFonts w:ascii="Calibri" w:hAnsi="Calibri" w:cs="Calibri"/>
          <w:i/>
          <w:iCs/>
          <w:color w:val="000000"/>
          <w:sz w:val="24"/>
        </w:rPr>
        <w:t>Sustainable Energy Technologies and Assessments</w:t>
      </w:r>
      <w:r w:rsidRPr="00960A35">
        <w:rPr>
          <w:rFonts w:ascii="Calibri" w:hAnsi="Calibri" w:cs="Calibri"/>
          <w:color w:val="000000"/>
          <w:sz w:val="24"/>
        </w:rPr>
        <w:t xml:space="preserve">, </w:t>
      </w:r>
      <w:r w:rsidRPr="00960A35">
        <w:rPr>
          <w:rFonts w:ascii="Calibri" w:hAnsi="Calibri" w:cs="Calibri"/>
          <w:i/>
          <w:iCs/>
          <w:color w:val="000000"/>
          <w:sz w:val="24"/>
        </w:rPr>
        <w:t>42</w:t>
      </w:r>
      <w:r w:rsidRPr="00960A35">
        <w:rPr>
          <w:rFonts w:ascii="Calibri" w:hAnsi="Calibri" w:cs="Calibri"/>
          <w:color w:val="000000"/>
          <w:sz w:val="24"/>
        </w:rPr>
        <w:t>, 100882. https://doi.org/10.1016/j.seta.2020.100882</w:t>
      </w:r>
    </w:p>
    <w:p w14:paraId="514189FF"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Haq, I. U., Kumar, A., &amp; Rathore, P. S. (2025). Machine learning approaches for wind power forecasting: a comprehensive review. </w:t>
      </w:r>
      <w:r w:rsidRPr="00960A35">
        <w:rPr>
          <w:rFonts w:ascii="Calibri" w:hAnsi="Calibri" w:cs="Calibri"/>
          <w:i/>
          <w:iCs/>
          <w:color w:val="000000"/>
          <w:sz w:val="24"/>
        </w:rPr>
        <w:t>Discover Applied Sciences</w:t>
      </w:r>
      <w:r w:rsidRPr="00960A35">
        <w:rPr>
          <w:rFonts w:ascii="Calibri" w:hAnsi="Calibri" w:cs="Calibri"/>
          <w:color w:val="000000"/>
          <w:sz w:val="24"/>
        </w:rPr>
        <w:t xml:space="preserve">, </w:t>
      </w:r>
      <w:r w:rsidRPr="00960A35">
        <w:rPr>
          <w:rFonts w:ascii="Calibri" w:hAnsi="Calibri" w:cs="Calibri"/>
          <w:i/>
          <w:iCs/>
          <w:color w:val="000000"/>
          <w:sz w:val="24"/>
        </w:rPr>
        <w:t>7</w:t>
      </w:r>
      <w:r w:rsidRPr="00960A35">
        <w:rPr>
          <w:rFonts w:ascii="Calibri" w:hAnsi="Calibri" w:cs="Calibri"/>
          <w:color w:val="000000"/>
          <w:sz w:val="24"/>
        </w:rPr>
        <w:t>(10), 1139. https://doi.org/10.1007/s42452-025-07675-x</w:t>
      </w:r>
    </w:p>
    <w:p w14:paraId="5A57D7A6"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Holttinen, H. (2005). Optimal electricity market for wind power. </w:t>
      </w:r>
      <w:r w:rsidRPr="00960A35">
        <w:rPr>
          <w:rFonts w:ascii="Calibri" w:hAnsi="Calibri" w:cs="Calibri"/>
          <w:i/>
          <w:iCs/>
          <w:color w:val="000000"/>
          <w:sz w:val="24"/>
        </w:rPr>
        <w:t>Energy Policy</w:t>
      </w:r>
      <w:r w:rsidRPr="00960A35">
        <w:rPr>
          <w:rFonts w:ascii="Calibri" w:hAnsi="Calibri" w:cs="Calibri"/>
          <w:color w:val="000000"/>
          <w:sz w:val="24"/>
        </w:rPr>
        <w:t xml:space="preserve">, </w:t>
      </w:r>
      <w:r w:rsidRPr="00960A35">
        <w:rPr>
          <w:rFonts w:ascii="Calibri" w:hAnsi="Calibri" w:cs="Calibri"/>
          <w:i/>
          <w:iCs/>
          <w:color w:val="000000"/>
          <w:sz w:val="24"/>
        </w:rPr>
        <w:t>33</w:t>
      </w:r>
      <w:r w:rsidRPr="00960A35">
        <w:rPr>
          <w:rFonts w:ascii="Calibri" w:hAnsi="Calibri" w:cs="Calibri"/>
          <w:color w:val="000000"/>
          <w:sz w:val="24"/>
        </w:rPr>
        <w:t>(16), 2052–2063. https://doi.org/10.1016/j.enpol.2004.04.001</w:t>
      </w:r>
    </w:p>
    <w:p w14:paraId="76F8D73D"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Kim, D.-Y., &amp; Kim, B.-S. (2023). Contribution of meteorological factors based on explainable artificial intelligence in predicting wind farm power production using machine learning algorithms. </w:t>
      </w:r>
      <w:r w:rsidRPr="00960A35">
        <w:rPr>
          <w:rFonts w:ascii="Calibri" w:hAnsi="Calibri" w:cs="Calibri"/>
          <w:i/>
          <w:iCs/>
          <w:color w:val="000000"/>
          <w:sz w:val="24"/>
        </w:rPr>
        <w:t>Journal of Renewable and Sustainable Energy</w:t>
      </w:r>
      <w:r w:rsidRPr="00960A35">
        <w:rPr>
          <w:rFonts w:ascii="Calibri" w:hAnsi="Calibri" w:cs="Calibri"/>
          <w:color w:val="000000"/>
          <w:sz w:val="24"/>
        </w:rPr>
        <w:t xml:space="preserve">, </w:t>
      </w:r>
      <w:r w:rsidRPr="00960A35">
        <w:rPr>
          <w:rFonts w:ascii="Calibri" w:hAnsi="Calibri" w:cs="Calibri"/>
          <w:i/>
          <w:iCs/>
          <w:color w:val="000000"/>
          <w:sz w:val="24"/>
        </w:rPr>
        <w:t>15</w:t>
      </w:r>
      <w:r w:rsidRPr="00960A35">
        <w:rPr>
          <w:rFonts w:ascii="Calibri" w:hAnsi="Calibri" w:cs="Calibri"/>
          <w:color w:val="000000"/>
          <w:sz w:val="24"/>
        </w:rPr>
        <w:t>(1), 013307. https://doi.org/10.1063/5.0127519</w:t>
      </w:r>
    </w:p>
    <w:p w14:paraId="43663A7E"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Liu, H., &amp; Zhang, Z. (2024). Development and trending of deep learning methods for wind power predictions. </w:t>
      </w:r>
      <w:r w:rsidRPr="00960A35">
        <w:rPr>
          <w:rFonts w:ascii="Calibri" w:hAnsi="Calibri" w:cs="Calibri"/>
          <w:i/>
          <w:iCs/>
          <w:color w:val="000000"/>
          <w:sz w:val="24"/>
        </w:rPr>
        <w:t>Artificial Intelligence Review</w:t>
      </w:r>
      <w:r w:rsidRPr="00960A35">
        <w:rPr>
          <w:rFonts w:ascii="Calibri" w:hAnsi="Calibri" w:cs="Calibri"/>
          <w:color w:val="000000"/>
          <w:sz w:val="24"/>
        </w:rPr>
        <w:t xml:space="preserve">, </w:t>
      </w:r>
      <w:r w:rsidRPr="00960A35">
        <w:rPr>
          <w:rFonts w:ascii="Calibri" w:hAnsi="Calibri" w:cs="Calibri"/>
          <w:i/>
          <w:iCs/>
          <w:color w:val="000000"/>
          <w:sz w:val="24"/>
        </w:rPr>
        <w:t>57</w:t>
      </w:r>
      <w:r w:rsidRPr="00960A35">
        <w:rPr>
          <w:rFonts w:ascii="Calibri" w:hAnsi="Calibri" w:cs="Calibri"/>
          <w:color w:val="000000"/>
          <w:sz w:val="24"/>
        </w:rPr>
        <w:t>(5), 112. https://doi.org/10.1007/s10462-024-10728-z</w:t>
      </w:r>
    </w:p>
    <w:p w14:paraId="43DECCDD"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Mahoney, W. P., Parks, K., Wiener, G., Liu, Y., Myers, W. L., Sun, J., et al. (2012). A Wind Power Forecasting System to Optimize Grid Integration. </w:t>
      </w:r>
      <w:r w:rsidRPr="00960A35">
        <w:rPr>
          <w:rFonts w:ascii="Calibri" w:hAnsi="Calibri" w:cs="Calibri"/>
          <w:i/>
          <w:iCs/>
          <w:color w:val="000000"/>
          <w:sz w:val="24"/>
        </w:rPr>
        <w:t>IEEE Transactions on Sustainable Energy</w:t>
      </w:r>
      <w:r w:rsidRPr="00960A35">
        <w:rPr>
          <w:rFonts w:ascii="Calibri" w:hAnsi="Calibri" w:cs="Calibri"/>
          <w:color w:val="000000"/>
          <w:sz w:val="24"/>
        </w:rPr>
        <w:t xml:space="preserve">, </w:t>
      </w:r>
      <w:r w:rsidRPr="00960A35">
        <w:rPr>
          <w:rFonts w:ascii="Calibri" w:hAnsi="Calibri" w:cs="Calibri"/>
          <w:i/>
          <w:iCs/>
          <w:color w:val="000000"/>
          <w:sz w:val="24"/>
        </w:rPr>
        <w:t>3</w:t>
      </w:r>
      <w:r w:rsidRPr="00960A35">
        <w:rPr>
          <w:rFonts w:ascii="Calibri" w:hAnsi="Calibri" w:cs="Calibri"/>
          <w:color w:val="000000"/>
          <w:sz w:val="24"/>
        </w:rPr>
        <w:t>(4), 670–682. https://doi.org/10.1109/TSTE.2012.2201758</w:t>
      </w:r>
    </w:p>
    <w:p w14:paraId="55661300"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lastRenderedPageBreak/>
        <w:t xml:space="preserve">Optis, M., &amp; Perr-Sauer, J. (2019). The importance of atmospheric turbulence and stability in machine-learning models of wind farm power production. </w:t>
      </w:r>
      <w:r w:rsidRPr="00960A35">
        <w:rPr>
          <w:rFonts w:ascii="Calibri" w:hAnsi="Calibri" w:cs="Calibri"/>
          <w:i/>
          <w:iCs/>
          <w:color w:val="000000"/>
          <w:sz w:val="24"/>
        </w:rPr>
        <w:t>Renewable and Sustainable Energy Reviews</w:t>
      </w:r>
      <w:r w:rsidRPr="00960A35">
        <w:rPr>
          <w:rFonts w:ascii="Calibri" w:hAnsi="Calibri" w:cs="Calibri"/>
          <w:color w:val="000000"/>
          <w:sz w:val="24"/>
        </w:rPr>
        <w:t xml:space="preserve">, </w:t>
      </w:r>
      <w:r w:rsidRPr="00960A35">
        <w:rPr>
          <w:rFonts w:ascii="Calibri" w:hAnsi="Calibri" w:cs="Calibri"/>
          <w:i/>
          <w:iCs/>
          <w:color w:val="000000"/>
          <w:sz w:val="24"/>
        </w:rPr>
        <w:t>112</w:t>
      </w:r>
      <w:r w:rsidRPr="00960A35">
        <w:rPr>
          <w:rFonts w:ascii="Calibri" w:hAnsi="Calibri" w:cs="Calibri"/>
          <w:color w:val="000000"/>
          <w:sz w:val="24"/>
        </w:rPr>
        <w:t>, 27–41. https://doi.org/10.1016/j.rser.2019.05.031</w:t>
      </w:r>
    </w:p>
    <w:p w14:paraId="47F3C33D"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Rubanenko, O., Miroshnyk, O., Shevchenko, S., Yanovych, V., Danylchenko, D., &amp; Rubanenko, O. (2020). Distribution of Wind Power Generation Dependently of Meteorological Factors. In </w:t>
      </w:r>
      <w:r w:rsidRPr="00960A35">
        <w:rPr>
          <w:rFonts w:ascii="Calibri" w:hAnsi="Calibri" w:cs="Calibri"/>
          <w:i/>
          <w:iCs/>
          <w:color w:val="000000"/>
          <w:sz w:val="24"/>
        </w:rPr>
        <w:t>2020 IEEE KhPI Week on Advanced Technology (KhPIWeek)</w:t>
      </w:r>
      <w:r w:rsidRPr="00960A35">
        <w:rPr>
          <w:rFonts w:ascii="Calibri" w:hAnsi="Calibri" w:cs="Calibri"/>
          <w:color w:val="000000"/>
          <w:sz w:val="24"/>
        </w:rPr>
        <w:t xml:space="preserve"> (pp. 472–477). Kharkiv, Ukraine: IEEE. https://doi.org/10.1109/KhPIWeek51551.2020.9250114</w:t>
      </w:r>
    </w:p>
    <w:p w14:paraId="6D95C5A3"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Sasser, C., Yu, M., &amp; Delgado, R. (2022). Improvement of wind power prediction from meteorological characterization with machine learning models. </w:t>
      </w:r>
      <w:r w:rsidRPr="00960A35">
        <w:rPr>
          <w:rFonts w:ascii="Calibri" w:hAnsi="Calibri" w:cs="Calibri"/>
          <w:i/>
          <w:iCs/>
          <w:color w:val="000000"/>
          <w:sz w:val="24"/>
        </w:rPr>
        <w:t>Renewable Energy</w:t>
      </w:r>
      <w:r w:rsidRPr="00960A35">
        <w:rPr>
          <w:rFonts w:ascii="Calibri" w:hAnsi="Calibri" w:cs="Calibri"/>
          <w:color w:val="000000"/>
          <w:sz w:val="24"/>
        </w:rPr>
        <w:t xml:space="preserve">, </w:t>
      </w:r>
      <w:r w:rsidRPr="00960A35">
        <w:rPr>
          <w:rFonts w:ascii="Calibri" w:hAnsi="Calibri" w:cs="Calibri"/>
          <w:i/>
          <w:iCs/>
          <w:color w:val="000000"/>
          <w:sz w:val="24"/>
        </w:rPr>
        <w:t>183</w:t>
      </w:r>
      <w:r w:rsidRPr="00960A35">
        <w:rPr>
          <w:rFonts w:ascii="Calibri" w:hAnsi="Calibri" w:cs="Calibri"/>
          <w:color w:val="000000"/>
          <w:sz w:val="24"/>
        </w:rPr>
        <w:t>, 491–501. https://doi.org/10.1016/j.renene.2021.10.034</w:t>
      </w:r>
    </w:p>
    <w:p w14:paraId="25CBED30"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Sebastiani, A., Angelou, N., &amp; Peña, A. (2024). Wind turbine power curve modelling under wake conditions using measurements from a spinner-mounted lidar. </w:t>
      </w:r>
      <w:r w:rsidRPr="00960A35">
        <w:rPr>
          <w:rFonts w:ascii="Calibri" w:hAnsi="Calibri" w:cs="Calibri"/>
          <w:i/>
          <w:iCs/>
          <w:color w:val="000000"/>
          <w:sz w:val="24"/>
        </w:rPr>
        <w:t>Applied Energy</w:t>
      </w:r>
      <w:r w:rsidRPr="00960A35">
        <w:rPr>
          <w:rFonts w:ascii="Calibri" w:hAnsi="Calibri" w:cs="Calibri"/>
          <w:color w:val="000000"/>
          <w:sz w:val="24"/>
        </w:rPr>
        <w:t xml:space="preserve">, </w:t>
      </w:r>
      <w:r w:rsidRPr="00960A35">
        <w:rPr>
          <w:rFonts w:ascii="Calibri" w:hAnsi="Calibri" w:cs="Calibri"/>
          <w:i/>
          <w:iCs/>
          <w:color w:val="000000"/>
          <w:sz w:val="24"/>
        </w:rPr>
        <w:t>364</w:t>
      </w:r>
      <w:r w:rsidRPr="00960A35">
        <w:rPr>
          <w:rFonts w:ascii="Calibri" w:hAnsi="Calibri" w:cs="Calibri"/>
          <w:color w:val="000000"/>
          <w:sz w:val="24"/>
        </w:rPr>
        <w:t>, 122985. https://doi.org/10.1016/j.apenergy.2024.122985</w:t>
      </w:r>
    </w:p>
    <w:p w14:paraId="1B56FE5E"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Turbines—Part, W. (2005). 12-1: Power Performance Measurements of Electricity Producing Wind Turbines. </w:t>
      </w:r>
      <w:r w:rsidRPr="00960A35">
        <w:rPr>
          <w:rFonts w:ascii="Calibri" w:hAnsi="Calibri" w:cs="Calibri"/>
          <w:i/>
          <w:iCs/>
          <w:color w:val="000000"/>
          <w:sz w:val="24"/>
        </w:rPr>
        <w:t>British Standard, IEC</w:t>
      </w:r>
      <w:r w:rsidRPr="00960A35">
        <w:rPr>
          <w:rFonts w:ascii="Calibri" w:hAnsi="Calibri" w:cs="Calibri"/>
          <w:color w:val="000000"/>
          <w:sz w:val="24"/>
        </w:rPr>
        <w:t>, 61400–12.</w:t>
      </w:r>
    </w:p>
    <w:p w14:paraId="73690AE7"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Verdone, A., Panella, M., De Santis, E., &amp; Rizzi, A. (2025). A review of solar and wind energy forecasting: from single-site to multi-site paradigm. </w:t>
      </w:r>
      <w:r w:rsidRPr="00960A35">
        <w:rPr>
          <w:rFonts w:ascii="Calibri" w:hAnsi="Calibri" w:cs="Calibri"/>
          <w:i/>
          <w:iCs/>
          <w:color w:val="000000"/>
          <w:sz w:val="24"/>
        </w:rPr>
        <w:t>Applied Energy</w:t>
      </w:r>
      <w:r w:rsidRPr="00960A35">
        <w:rPr>
          <w:rFonts w:ascii="Calibri" w:hAnsi="Calibri" w:cs="Calibri"/>
          <w:color w:val="000000"/>
          <w:sz w:val="24"/>
        </w:rPr>
        <w:t xml:space="preserve">, </w:t>
      </w:r>
      <w:r w:rsidRPr="00960A35">
        <w:rPr>
          <w:rFonts w:ascii="Calibri" w:hAnsi="Calibri" w:cs="Calibri"/>
          <w:i/>
          <w:iCs/>
          <w:color w:val="000000"/>
          <w:sz w:val="24"/>
        </w:rPr>
        <w:t>392</w:t>
      </w:r>
      <w:r w:rsidRPr="00960A35">
        <w:rPr>
          <w:rFonts w:ascii="Calibri" w:hAnsi="Calibri" w:cs="Calibri"/>
          <w:color w:val="000000"/>
          <w:sz w:val="24"/>
        </w:rPr>
        <w:t>, 126016. https://doi.org/10.1016/j.apenergy.2025.126016</w:t>
      </w:r>
    </w:p>
    <w:p w14:paraId="1FD426F2"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Wagner, R., Antoniou, I., Pedersen, S. M., Courtney, M. S., &amp; Jørgensen, H. E. (2009). </w:t>
      </w:r>
      <w:r w:rsidRPr="00960A35">
        <w:rPr>
          <w:rFonts w:ascii="Calibri" w:hAnsi="Calibri" w:cs="Calibri"/>
          <w:color w:val="000000"/>
          <w:sz w:val="24"/>
        </w:rPr>
        <w:lastRenderedPageBreak/>
        <w:t xml:space="preserve">The influence of the wind speed profile on wind turbine performance measurements. </w:t>
      </w:r>
      <w:r w:rsidRPr="00960A35">
        <w:rPr>
          <w:rFonts w:ascii="Calibri" w:hAnsi="Calibri" w:cs="Calibri"/>
          <w:i/>
          <w:iCs/>
          <w:color w:val="000000"/>
          <w:sz w:val="24"/>
        </w:rPr>
        <w:t>Wind Energy</w:t>
      </w:r>
      <w:r w:rsidRPr="00960A35">
        <w:rPr>
          <w:rFonts w:ascii="Calibri" w:hAnsi="Calibri" w:cs="Calibri"/>
          <w:color w:val="000000"/>
          <w:sz w:val="24"/>
        </w:rPr>
        <w:t xml:space="preserve">, </w:t>
      </w:r>
      <w:r w:rsidRPr="00960A35">
        <w:rPr>
          <w:rFonts w:ascii="Calibri" w:hAnsi="Calibri" w:cs="Calibri"/>
          <w:i/>
          <w:iCs/>
          <w:color w:val="000000"/>
          <w:sz w:val="24"/>
        </w:rPr>
        <w:t>12</w:t>
      </w:r>
      <w:r w:rsidRPr="00960A35">
        <w:rPr>
          <w:rFonts w:ascii="Calibri" w:hAnsi="Calibri" w:cs="Calibri"/>
          <w:color w:val="000000"/>
          <w:sz w:val="24"/>
        </w:rPr>
        <w:t>(4), 348–362. https://doi.org/10.1002/we.297</w:t>
      </w:r>
    </w:p>
    <w:p w14:paraId="28E6E277"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Wharton, S., &amp; Lundquist, J. K. (2012). Atmospheric stability affects wind turbine power collection. </w:t>
      </w:r>
      <w:r w:rsidRPr="00960A35">
        <w:rPr>
          <w:rFonts w:ascii="Calibri" w:hAnsi="Calibri" w:cs="Calibri"/>
          <w:i/>
          <w:iCs/>
          <w:color w:val="000000"/>
          <w:sz w:val="24"/>
        </w:rPr>
        <w:t>Environmental Research Letters</w:t>
      </w:r>
      <w:r w:rsidRPr="00960A35">
        <w:rPr>
          <w:rFonts w:ascii="Calibri" w:hAnsi="Calibri" w:cs="Calibri"/>
          <w:color w:val="000000"/>
          <w:sz w:val="24"/>
        </w:rPr>
        <w:t xml:space="preserve">, </w:t>
      </w:r>
      <w:r w:rsidRPr="00960A35">
        <w:rPr>
          <w:rFonts w:ascii="Calibri" w:hAnsi="Calibri" w:cs="Calibri"/>
          <w:i/>
          <w:iCs/>
          <w:color w:val="000000"/>
          <w:sz w:val="24"/>
        </w:rPr>
        <w:t>7</w:t>
      </w:r>
      <w:r w:rsidRPr="00960A35">
        <w:rPr>
          <w:rFonts w:ascii="Calibri" w:hAnsi="Calibri" w:cs="Calibri"/>
          <w:color w:val="000000"/>
          <w:sz w:val="24"/>
        </w:rPr>
        <w:t>(1), 014005. https://doi.org/10.1088/1748-9326/7/1/014005</w:t>
      </w:r>
    </w:p>
    <w:p w14:paraId="3C8AACD2"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Ye, L., Zhao, Y., Zeng, C., &amp; Zhang, C. (2017). Short-term wind power prediction based on spatial model. </w:t>
      </w:r>
      <w:r w:rsidRPr="00960A35">
        <w:rPr>
          <w:rFonts w:ascii="Calibri" w:hAnsi="Calibri" w:cs="Calibri"/>
          <w:i/>
          <w:iCs/>
          <w:color w:val="000000"/>
          <w:sz w:val="24"/>
        </w:rPr>
        <w:t>Renewable Energy</w:t>
      </w:r>
      <w:r w:rsidRPr="00960A35">
        <w:rPr>
          <w:rFonts w:ascii="Calibri" w:hAnsi="Calibri" w:cs="Calibri"/>
          <w:color w:val="000000"/>
          <w:sz w:val="24"/>
        </w:rPr>
        <w:t xml:space="preserve">, </w:t>
      </w:r>
      <w:r w:rsidRPr="00960A35">
        <w:rPr>
          <w:rFonts w:ascii="Calibri" w:hAnsi="Calibri" w:cs="Calibri"/>
          <w:i/>
          <w:iCs/>
          <w:color w:val="000000"/>
          <w:sz w:val="24"/>
        </w:rPr>
        <w:t>101</w:t>
      </w:r>
      <w:r w:rsidRPr="00960A35">
        <w:rPr>
          <w:rFonts w:ascii="Calibri" w:hAnsi="Calibri" w:cs="Calibri"/>
          <w:color w:val="000000"/>
          <w:sz w:val="24"/>
        </w:rPr>
        <w:t>, 1067–1074. https://doi.org/10.1016/j.renene.2016.09.069</w:t>
      </w:r>
    </w:p>
    <w:p w14:paraId="2F14D9F8"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Zhang, Z., Lin, L., Gao, S., Wang, J., Zhao, H., &amp; Yu, H. (2025). A machine learning model for hub-height short-term wind speed prediction. </w:t>
      </w:r>
      <w:r w:rsidRPr="00960A35">
        <w:rPr>
          <w:rFonts w:ascii="Calibri" w:hAnsi="Calibri" w:cs="Calibri"/>
          <w:i/>
          <w:iCs/>
          <w:color w:val="000000"/>
          <w:sz w:val="24"/>
        </w:rPr>
        <w:t>Nature Communications</w:t>
      </w:r>
      <w:r w:rsidRPr="00960A35">
        <w:rPr>
          <w:rFonts w:ascii="Calibri" w:hAnsi="Calibri" w:cs="Calibri"/>
          <w:color w:val="000000"/>
          <w:sz w:val="24"/>
        </w:rPr>
        <w:t xml:space="preserve">, </w:t>
      </w:r>
      <w:r w:rsidRPr="00960A35">
        <w:rPr>
          <w:rFonts w:ascii="Calibri" w:hAnsi="Calibri" w:cs="Calibri"/>
          <w:i/>
          <w:iCs/>
          <w:color w:val="000000"/>
          <w:sz w:val="24"/>
        </w:rPr>
        <w:t>16</w:t>
      </w:r>
      <w:r w:rsidRPr="00960A35">
        <w:rPr>
          <w:rFonts w:ascii="Calibri" w:hAnsi="Calibri" w:cs="Calibri"/>
          <w:color w:val="000000"/>
          <w:sz w:val="24"/>
        </w:rPr>
        <w:t>(1), 3195. https://doi.org/10.1038/s41467-025-58456-4</w:t>
      </w:r>
    </w:p>
    <w:p w14:paraId="5BF6DE4F" w14:textId="4DFAC53A" w:rsidR="00EC1864" w:rsidRDefault="00EC1864" w:rsidP="00960A35">
      <w:pPr>
        <w:pStyle w:val="af4"/>
        <w:rPr>
          <w:rFonts w:ascii="Calibri" w:eastAsia="宋体" w:hAnsi="Calibri" w:cs="Calibri"/>
          <w:color w:val="000000"/>
          <w:kern w:val="0"/>
          <w:sz w:val="24"/>
          <w14:ligatures w14:val="none"/>
        </w:rPr>
      </w:pPr>
      <w:r>
        <w:rPr>
          <w:rFonts w:ascii="Calibri" w:eastAsia="宋体" w:hAnsi="Calibri" w:cs="Calibri"/>
          <w:color w:val="000000"/>
          <w:kern w:val="0"/>
          <w:sz w:val="24"/>
          <w14:ligatures w14:val="none"/>
        </w:rPr>
        <w:fldChar w:fldCharType="end"/>
      </w:r>
      <w:bookmarkEnd w:id="1"/>
      <w:bookmarkEnd w:id="2"/>
    </w:p>
    <w:sectPr w:rsidR="00EC1864" w:rsidSect="00DF62CA">
      <w:footerReference w:type="even" r:id="rId12"/>
      <w:footerReference w:type="default" r:id="rId13"/>
      <w:pgSz w:w="11906" w:h="16838"/>
      <w:pgMar w:top="1440" w:right="1800" w:bottom="1440" w:left="1800" w:header="851" w:footer="992" w:gutter="0"/>
      <w:lnNumType w:countBy="1" w:restart="continuous"/>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xiaxin" w:date="2025-12-01T10:20:00Z" w:initials="x">
    <w:p w14:paraId="7B65EFCC" w14:textId="5722734B" w:rsidR="00DD5CAB" w:rsidRDefault="00DD5CAB">
      <w:pPr>
        <w:pStyle w:val="af7"/>
      </w:pPr>
      <w:r>
        <w:rPr>
          <w:rStyle w:val="af6"/>
        </w:rPr>
        <w:annotationRef/>
      </w:r>
      <w:r>
        <w:rPr>
          <w:rFonts w:hint="eastAsia"/>
        </w:rPr>
        <w:t>我认为原来这个题目更清晰</w:t>
      </w:r>
    </w:p>
  </w:comment>
  <w:comment w:id="5" w:author="xiaxin" w:date="2025-12-01T09:54:00Z" w:initials="x">
    <w:p w14:paraId="15C976C8" w14:textId="4374E6B1" w:rsidR="00CF3433" w:rsidRDefault="00CF3433">
      <w:pPr>
        <w:pStyle w:val="af7"/>
      </w:pPr>
      <w:r>
        <w:rPr>
          <w:rStyle w:val="af6"/>
        </w:rPr>
        <w:annotationRef/>
      </w:r>
      <w:r>
        <w:rPr>
          <w:rFonts w:hint="eastAsia"/>
        </w:rPr>
        <w:t>文章都不会写是</w:t>
      </w:r>
      <w:r>
        <w:t xml:space="preserve">. xx </w:t>
      </w:r>
      <w:r>
        <w:rPr>
          <w:rFonts w:hint="eastAsia"/>
        </w:rPr>
        <w:t>什么风电场，都是代号，1号、2号3号什么的，这种没法写过来。</w:t>
      </w:r>
    </w:p>
  </w:comment>
  <w:comment w:id="11" w:author="xiaxin" w:date="2025-12-01T09:56:00Z" w:initials="x">
    <w:p w14:paraId="6F10E85C" w14:textId="5D43727A" w:rsidR="00CF3433" w:rsidRDefault="00CF3433">
      <w:pPr>
        <w:pStyle w:val="af7"/>
      </w:pPr>
      <w:r>
        <w:rPr>
          <w:rStyle w:val="af6"/>
        </w:rPr>
        <w:annotationRef/>
      </w:r>
      <w:r>
        <w:rPr>
          <w:rFonts w:hint="eastAsia"/>
        </w:rPr>
        <w:t>这句我觉得不改。</w:t>
      </w:r>
      <w:r>
        <w:br/>
      </w:r>
      <w:r w:rsidRPr="008725F4">
        <w:rPr>
          <w:rFonts w:ascii="Calibri" w:eastAsia="宋体" w:hAnsi="Calibri" w:cs="Calibri"/>
          <w:color w:val="000000"/>
          <w:kern w:val="0"/>
          <w:sz w:val="24"/>
          <w14:ligatures w14:val="none"/>
        </w:rPr>
        <w:t>rotor-equivalent wind speed (REWS)</w:t>
      </w:r>
      <w:r>
        <w:rPr>
          <w:rFonts w:ascii="Calibri" w:eastAsia="宋体" w:hAnsi="Calibri" w:cs="Calibri" w:hint="eastAsia"/>
          <w:color w:val="000000"/>
          <w:kern w:val="0"/>
          <w:sz w:val="24"/>
          <w14:ligatures w14:val="none"/>
        </w:rPr>
        <w:t>这个是等效风速专有名词；</w:t>
      </w:r>
      <w:r>
        <w:rPr>
          <w:rFonts w:ascii="Calibri" w:eastAsia="宋体" w:hAnsi="Calibri" w:cs="Calibri"/>
          <w:color w:val="000000"/>
          <w:kern w:val="0"/>
          <w:sz w:val="24"/>
          <w14:ligatures w14:val="none"/>
        </w:rPr>
        <w:br/>
      </w:r>
      <w:r w:rsidRPr="008725F4">
        <w:rPr>
          <w:rFonts w:ascii="Calibri" w:eastAsia="宋体" w:hAnsi="Calibri" w:cs="Calibri"/>
          <w:color w:val="000000"/>
          <w:kern w:val="0"/>
          <w:sz w:val="24"/>
          <w14:ligatures w14:val="none"/>
        </w:rPr>
        <w:t>the swept-area–integrated wind profile</w:t>
      </w:r>
      <w:r>
        <w:rPr>
          <w:rFonts w:ascii="Calibri" w:eastAsia="宋体" w:hAnsi="Calibri" w:cs="Calibri" w:hint="eastAsia"/>
          <w:color w:val="000000"/>
          <w:kern w:val="0"/>
          <w:sz w:val="24"/>
          <w14:ligatures w14:val="none"/>
        </w:rPr>
        <w:t>这个就是特意强调了虽然这个概念也体现了阔线，但是是扫风面积涉及的阔线而非完整阔线。</w:t>
      </w:r>
    </w:p>
  </w:comment>
  <w:comment w:id="12" w:author="Supeng Zhang" w:date="2025-11-30T23:44:00Z" w:initials="SZ">
    <w:p w14:paraId="73CA2787" w14:textId="77777777" w:rsidR="00684BAF" w:rsidRDefault="00684BAF" w:rsidP="00684BAF">
      <w:pPr>
        <w:pStyle w:val="af7"/>
      </w:pPr>
      <w:r>
        <w:rPr>
          <w:rStyle w:val="af6"/>
          <w:rFonts w:hint="eastAsia"/>
        </w:rPr>
        <w:annotationRef/>
      </w:r>
      <w:r>
        <w:rPr>
          <w:rFonts w:hint="eastAsia"/>
        </w:rPr>
        <w:t>看看我这样改合适不？如果要使用turbine performance这种含义不精确的词语的话，最好在前面定义一下什么叫turbine performance. 或者如果行业内默认turbine performance就是指风机的发电能力，那就可以这么用。</w:t>
      </w:r>
    </w:p>
  </w:comment>
  <w:comment w:id="13" w:author="xiaxin" w:date="2025-12-01T09:57:00Z" w:initials="x">
    <w:p w14:paraId="5970AC24" w14:textId="0F9C7F7E" w:rsidR="00CF3433" w:rsidRDefault="00CF3433">
      <w:pPr>
        <w:pStyle w:val="af7"/>
      </w:pPr>
      <w:r>
        <w:rPr>
          <w:rStyle w:val="af6"/>
        </w:rPr>
        <w:annotationRef/>
      </w:r>
      <w:r>
        <w:t>T</w:t>
      </w:r>
      <w:r>
        <w:rPr>
          <w:rFonts w:hint="eastAsia"/>
        </w:rPr>
        <w:t>urbine pe</w:t>
      </w:r>
      <w:r>
        <w:t>rformance</w:t>
      </w:r>
      <w:r>
        <w:rPr>
          <w:rFonts w:hint="eastAsia"/>
        </w:rPr>
        <w:t>是这类文章通常使用的表达。这句话还是用原来的表达清楚、准确一些。</w:t>
      </w:r>
      <w:r>
        <w:t>Not merely on ….</w:t>
      </w:r>
      <w:r>
        <w:rPr>
          <w:rFonts w:hint="eastAsia"/>
        </w:rPr>
        <w:t>这句话说明了不是任何固定高度尤其是轮毂固定高度。</w:t>
      </w:r>
    </w:p>
  </w:comment>
  <w:comment w:id="14" w:author="Supeng Zhang" w:date="2025-11-30T23:47:00Z" w:initials="SZ">
    <w:p w14:paraId="6B188E58" w14:textId="77777777" w:rsidR="0086102C" w:rsidRDefault="0086102C" w:rsidP="0086102C">
      <w:pPr>
        <w:pStyle w:val="af7"/>
      </w:pPr>
      <w:r>
        <w:rPr>
          <w:rStyle w:val="af6"/>
          <w:rFonts w:hint="eastAsia"/>
        </w:rPr>
        <w:annotationRef/>
      </w:r>
      <w:r>
        <w:rPr>
          <w:rFonts w:hint="eastAsia"/>
        </w:rPr>
        <w:t>这个stability是什么的稳定性？Wind speed profile的吗？</w:t>
      </w:r>
    </w:p>
  </w:comment>
  <w:comment w:id="15" w:author="xiaxin" w:date="2025-12-01T09:58:00Z" w:initials="x">
    <w:p w14:paraId="3A6F176F" w14:textId="77F45649" w:rsidR="00CF3433" w:rsidRDefault="00CF3433">
      <w:pPr>
        <w:pStyle w:val="af7"/>
      </w:pPr>
      <w:r>
        <w:rPr>
          <w:rStyle w:val="af6"/>
        </w:rPr>
        <w:annotationRef/>
      </w:r>
      <w:r>
        <w:t>S</w:t>
      </w:r>
      <w:r>
        <w:rPr>
          <w:rFonts w:hint="eastAsia"/>
        </w:rPr>
        <w:t>tability是稳定度的英文，专有名词，和风阔线是不同的量</w:t>
      </w:r>
    </w:p>
  </w:comment>
  <w:comment w:id="16" w:author="Supeng Zhang" w:date="2025-11-30T23:51:00Z" w:initials="SZ">
    <w:p w14:paraId="62F8C7DC" w14:textId="77777777" w:rsidR="00D01A98" w:rsidRDefault="00D01A98" w:rsidP="00D01A98">
      <w:pPr>
        <w:pStyle w:val="af7"/>
      </w:pPr>
      <w:r>
        <w:rPr>
          <w:rStyle w:val="af6"/>
          <w:rFonts w:hint="eastAsia"/>
        </w:rPr>
        <w:annotationRef/>
      </w:r>
      <w:r>
        <w:rPr>
          <w:rFonts w:hint="eastAsia"/>
        </w:rPr>
        <w:t>整个风电场尺度的研究，是不是应该放到下一段去？</w:t>
      </w:r>
    </w:p>
  </w:comment>
  <w:comment w:id="17" w:author="xiaxin" w:date="2025-12-01T10:01:00Z" w:initials="x">
    <w:p w14:paraId="2B28499B" w14:textId="0D94273E" w:rsidR="00CF3433" w:rsidRDefault="00CF3433">
      <w:pPr>
        <w:pStyle w:val="af7"/>
      </w:pPr>
      <w:r>
        <w:rPr>
          <w:rStyle w:val="af6"/>
        </w:rPr>
        <w:annotationRef/>
      </w:r>
      <w:r>
        <w:rPr>
          <w:rFonts w:hint="eastAsia"/>
        </w:rPr>
        <w:t>这个是为了引出下一段的风电场的相似研究。</w:t>
      </w:r>
    </w:p>
  </w:comment>
  <w:comment w:id="19" w:author="Supeng Zhang" w:date="2025-11-30T23:55:00Z" w:initials="SZ">
    <w:p w14:paraId="0CAB94D8" w14:textId="77777777" w:rsidR="001B1B35" w:rsidRDefault="00AF218B" w:rsidP="001B1B35">
      <w:pPr>
        <w:pStyle w:val="af7"/>
      </w:pPr>
      <w:r>
        <w:rPr>
          <w:rStyle w:val="af6"/>
          <w:rFonts w:hint="eastAsia"/>
        </w:rPr>
        <w:annotationRef/>
      </w:r>
      <w:r w:rsidR="001B1B35">
        <w:rPr>
          <w:rFonts w:hint="eastAsia"/>
        </w:rPr>
        <w:t>intensity这种词还是不要轻易用，除非这是一个大家广泛接受的说法。这是冀老师之前跟咱俩一起说的德昊犯过的错误。</w:t>
      </w:r>
    </w:p>
    <w:p w14:paraId="355A187D" w14:textId="77777777" w:rsidR="001B1B35" w:rsidRDefault="001B1B35" w:rsidP="001B1B35">
      <w:pPr>
        <w:pStyle w:val="af7"/>
      </w:pPr>
      <w:r>
        <w:rPr>
          <w:rFonts w:hint="eastAsia"/>
        </w:rPr>
        <w:t>就说尾流加重了湍流就完了。</w:t>
      </w:r>
    </w:p>
  </w:comment>
  <w:comment w:id="20" w:author="xiaxin" w:date="2025-12-01T10:02:00Z" w:initials="x">
    <w:p w14:paraId="322E09EB" w14:textId="20EEA5A7" w:rsidR="0077604A" w:rsidRDefault="0077604A">
      <w:pPr>
        <w:pStyle w:val="af7"/>
      </w:pPr>
      <w:r>
        <w:rPr>
          <w:rStyle w:val="af6"/>
        </w:rPr>
        <w:annotationRef/>
      </w:r>
      <w:r>
        <w:t>Turbulence intensity (TI)</w:t>
      </w:r>
      <w:r>
        <w:rPr>
          <w:rFonts w:hint="eastAsia"/>
        </w:rPr>
        <w:t>是专有名词，湍流强度</w:t>
      </w:r>
    </w:p>
  </w:comment>
  <w:comment w:id="21" w:author="xiaxin" w:date="2025-12-01T10:04:00Z" w:initials="x">
    <w:p w14:paraId="286FCA20" w14:textId="5E3287A6" w:rsidR="0077604A" w:rsidRDefault="0077604A">
      <w:pPr>
        <w:pStyle w:val="af7"/>
      </w:pPr>
      <w:r>
        <w:rPr>
          <w:rStyle w:val="af6"/>
        </w:rPr>
        <w:annotationRef/>
      </w:r>
      <w:r>
        <w:rPr>
          <w:rFonts w:hint="eastAsia"/>
        </w:rPr>
        <w:t>这个不应该删除，这个就是为了体现空间异质性</w:t>
      </w:r>
    </w:p>
  </w:comment>
  <w:comment w:id="22" w:author="xiaxin" w:date="2025-12-01T10:04:00Z" w:initials="x">
    <w:p w14:paraId="2B445890" w14:textId="43D56CD9" w:rsidR="0077604A" w:rsidRDefault="0077604A">
      <w:pPr>
        <w:pStyle w:val="af7"/>
      </w:pPr>
      <w:r>
        <w:rPr>
          <w:rStyle w:val="af6"/>
        </w:rPr>
        <w:annotationRef/>
      </w:r>
      <w:r>
        <w:rPr>
          <w:rFonts w:hint="eastAsia"/>
        </w:rPr>
        <w:t>这句话也是举例，而不是上一句话的结果，感觉不能用</w:t>
      </w:r>
      <w:r>
        <w:t>as a result</w:t>
      </w:r>
    </w:p>
  </w:comment>
  <w:comment w:id="24" w:author="Supeng Zhang" w:date="2025-12-01T00:04:00Z" w:initials="SZ">
    <w:p w14:paraId="35898AA5" w14:textId="77777777" w:rsidR="00041D05" w:rsidRDefault="00041D05" w:rsidP="00041D05">
      <w:pPr>
        <w:pStyle w:val="af7"/>
      </w:pPr>
      <w:r>
        <w:rPr>
          <w:rStyle w:val="af6"/>
          <w:rFonts w:hint="eastAsia"/>
        </w:rPr>
        <w:annotationRef/>
      </w:r>
      <w:r>
        <w:rPr>
          <w:rFonts w:hint="eastAsia"/>
        </w:rPr>
        <w:t>Check if this is proper</w:t>
      </w:r>
    </w:p>
  </w:comment>
  <w:comment w:id="25" w:author="xiaxin" w:date="2025-12-01T10:05:00Z" w:initials="x">
    <w:p w14:paraId="295AA33B" w14:textId="3999DFC0" w:rsidR="0077604A" w:rsidRDefault="0077604A">
      <w:pPr>
        <w:pStyle w:val="af7"/>
      </w:pPr>
      <w:r>
        <w:rPr>
          <w:rStyle w:val="af6"/>
        </w:rPr>
        <w:annotationRef/>
      </w:r>
      <w:r>
        <w:rPr>
          <w:rFonts w:hint="eastAsia"/>
        </w:rPr>
        <w:t>这里用predictive没有问题</w:t>
      </w:r>
    </w:p>
  </w:comment>
  <w:comment w:id="29" w:author="Supeng Zhang" w:date="2025-12-01T00:04:00Z" w:initials="SZ">
    <w:p w14:paraId="3C07DBBA" w14:textId="77777777" w:rsidR="00254221" w:rsidRDefault="00254221" w:rsidP="00254221">
      <w:pPr>
        <w:pStyle w:val="af7"/>
      </w:pPr>
      <w:r>
        <w:rPr>
          <w:rStyle w:val="af6"/>
          <w:rFonts w:hint="eastAsia"/>
        </w:rPr>
        <w:annotationRef/>
      </w:r>
      <w:r>
        <w:rPr>
          <w:rFonts w:hint="eastAsia"/>
        </w:rPr>
        <w:t>这还是一个典型的中式表达</w:t>
      </w:r>
    </w:p>
  </w:comment>
  <w:comment w:id="30" w:author="xiaxin" w:date="2025-12-01T10:08:00Z" w:initials="x">
    <w:p w14:paraId="11D1218F" w14:textId="230CF904" w:rsidR="0077604A" w:rsidRDefault="0077604A">
      <w:pPr>
        <w:pStyle w:val="af7"/>
      </w:pPr>
      <w:r>
        <w:rPr>
          <w:rStyle w:val="af6"/>
        </w:rPr>
        <w:annotationRef/>
      </w:r>
      <w:r>
        <w:rPr>
          <w:rFonts w:hint="eastAsia"/>
        </w:rPr>
        <w:t>那这个咋改？</w:t>
      </w:r>
    </w:p>
  </w:comment>
  <w:comment w:id="31" w:author="xiaxin" w:date="2025-12-01T10:08:00Z" w:initials="x">
    <w:p w14:paraId="09F7CCE5" w14:textId="6032C4D7" w:rsidR="0077604A" w:rsidRDefault="0077604A">
      <w:pPr>
        <w:pStyle w:val="af7"/>
      </w:pPr>
      <w:r>
        <w:rPr>
          <w:rStyle w:val="af6"/>
        </w:rPr>
        <w:annotationRef/>
      </w:r>
      <w:r>
        <w:rPr>
          <w:rFonts w:hint="eastAsia"/>
        </w:rPr>
        <w:t>这里是专有名词、专有表达，</w:t>
      </w:r>
      <w:r>
        <w:t>vertical wind speed structures</w:t>
      </w:r>
      <w:r>
        <w:rPr>
          <w:rFonts w:hint="eastAsia"/>
        </w:rPr>
        <w:t>垂直风结构，一般不用distribution这种词汇</w:t>
      </w:r>
    </w:p>
  </w:comment>
  <w:comment w:id="38" w:author="Supeng Zhang" w:date="2025-12-01T00:12:00Z" w:initials="SZ">
    <w:p w14:paraId="3411DD33" w14:textId="77777777" w:rsidR="00AD4A8B" w:rsidRDefault="00AD4A8B" w:rsidP="00AD4A8B">
      <w:pPr>
        <w:pStyle w:val="af7"/>
      </w:pPr>
      <w:r>
        <w:rPr>
          <w:rStyle w:val="af6"/>
          <w:rFonts w:hint="eastAsia"/>
        </w:rPr>
        <w:annotationRef/>
      </w:r>
      <w:r>
        <w:rPr>
          <w:rFonts w:hint="eastAsia"/>
        </w:rPr>
        <w:t>这一段很好，但是太长了，可以考虑精简文字，然后整合进上一段里。毕竟都是wind farm尺度的研究</w:t>
      </w:r>
    </w:p>
  </w:comment>
  <w:comment w:id="39" w:author="xiaxin" w:date="2025-12-01T10:09:00Z" w:initials="x">
    <w:p w14:paraId="2C6FD7D7" w14:textId="7D167AD8" w:rsidR="0077604A" w:rsidRDefault="0077604A">
      <w:pPr>
        <w:pStyle w:val="af7"/>
      </w:pPr>
      <w:r>
        <w:rPr>
          <w:rStyle w:val="af6"/>
        </w:rPr>
        <w:annotationRef/>
      </w:r>
      <w:r>
        <w:rPr>
          <w:rFonts w:hint="eastAsia"/>
        </w:rPr>
        <w:t>这段的目的是research motivation</w:t>
      </w:r>
    </w:p>
  </w:comment>
  <w:comment w:id="44" w:author="Supeng Zhang" w:date="2025-12-01T00:17:00Z" w:initials="SZ">
    <w:p w14:paraId="45876460" w14:textId="77777777" w:rsidR="00DD7DB6" w:rsidRDefault="00DD7DB6" w:rsidP="00DD7DB6">
      <w:pPr>
        <w:pStyle w:val="af7"/>
      </w:pPr>
      <w:r>
        <w:rPr>
          <w:rStyle w:val="af6"/>
          <w:rFonts w:hint="eastAsia"/>
        </w:rPr>
        <w:annotationRef/>
      </w:r>
      <w:r>
        <w:rPr>
          <w:rFonts w:hint="eastAsia"/>
        </w:rPr>
        <w:t>还是的，这个是什么的stability? wind speed profile的嘛？还有wind speed profile的表述是否正确？是否你一开始写的wind profile才是专业的表述？</w:t>
      </w:r>
    </w:p>
  </w:comment>
  <w:comment w:id="45" w:author="xiaxin" w:date="2025-12-01T10:11:00Z" w:initials="x">
    <w:p w14:paraId="7B333AD3" w14:textId="6CCD6237" w:rsidR="0077604A" w:rsidRDefault="0077604A">
      <w:pPr>
        <w:pStyle w:val="af7"/>
      </w:pPr>
      <w:r>
        <w:rPr>
          <w:rStyle w:val="af6"/>
        </w:rPr>
        <w:annotationRef/>
      </w:r>
      <w:r>
        <w:t>S</w:t>
      </w:r>
      <w:r>
        <w:rPr>
          <w:rFonts w:hint="eastAsia"/>
        </w:rPr>
        <w:t>tability是大气稳定度专有名词，</w:t>
      </w:r>
      <w:r>
        <w:t xml:space="preserve">wind speed profile </w:t>
      </w:r>
      <w:r>
        <w:rPr>
          <w:rFonts w:hint="eastAsia"/>
        </w:rPr>
        <w:t>或者</w:t>
      </w:r>
      <w:r>
        <w:t>wind speed profile structure</w:t>
      </w:r>
      <w:r>
        <w:rPr>
          <w:rFonts w:hint="eastAsia"/>
        </w:rPr>
        <w:t>都是对垂直风阔线或者垂直风结构的专业表达</w:t>
      </w:r>
    </w:p>
  </w:comment>
  <w:comment w:id="46" w:author="Supeng Zhang" w:date="2025-12-01T00:18:00Z" w:initials="SZ">
    <w:p w14:paraId="66025094" w14:textId="77777777" w:rsidR="00DD7DB6" w:rsidRDefault="00DD7DB6" w:rsidP="00DD7DB6">
      <w:pPr>
        <w:pStyle w:val="af7"/>
      </w:pPr>
      <w:r>
        <w:rPr>
          <w:rStyle w:val="af6"/>
          <w:rFonts w:hint="eastAsia"/>
        </w:rPr>
        <w:annotationRef/>
      </w:r>
      <w:r>
        <w:rPr>
          <w:rFonts w:hint="eastAsia"/>
        </w:rPr>
        <w:t xml:space="preserve">Redundant information because you have stated </w:t>
      </w:r>
      <w:r>
        <w:rPr>
          <w:rFonts w:hint="eastAsia"/>
        </w:rPr>
        <w:t>it  previously.</w:t>
      </w:r>
    </w:p>
  </w:comment>
  <w:comment w:id="50" w:author="Supeng Zhang" w:date="2025-12-01T00:20:00Z" w:initials="SZ">
    <w:p w14:paraId="27128D97" w14:textId="77777777" w:rsidR="00457F12" w:rsidRDefault="00457F12" w:rsidP="00457F12">
      <w:pPr>
        <w:pStyle w:val="af7"/>
      </w:pPr>
      <w:r>
        <w:rPr>
          <w:rStyle w:val="af6"/>
          <w:rFonts w:hint="eastAsia"/>
        </w:rPr>
        <w:annotationRef/>
      </w:r>
      <w:r>
        <w:rPr>
          <w:rFonts w:hint="eastAsia"/>
        </w:rPr>
        <w:t>Briefly state what the issues is. Using several words.</w:t>
      </w:r>
    </w:p>
  </w:comment>
  <w:comment w:id="55" w:author="Supeng Zhang" w:date="2025-12-01T00:26:00Z" w:initials="SZ">
    <w:p w14:paraId="40D4A6FF" w14:textId="77777777" w:rsidR="00316F83" w:rsidRDefault="00316F83" w:rsidP="00316F83">
      <w:pPr>
        <w:pStyle w:val="af7"/>
      </w:pPr>
      <w:r>
        <w:rPr>
          <w:rStyle w:val="af6"/>
          <w:rFonts w:hint="eastAsia"/>
        </w:rPr>
        <w:annotationRef/>
      </w:r>
      <w:r>
        <w:rPr>
          <w:rFonts w:hint="eastAsia"/>
        </w:rPr>
        <w:t>不用管，可以直接说we, our, us之类的。放心，没问题，韦神的文章也这么写。</w:t>
      </w:r>
    </w:p>
  </w:comment>
  <w:comment w:id="56" w:author="xiaxin" w:date="2025-12-01T10:19:00Z" w:initials="x">
    <w:p w14:paraId="2F009BD9" w14:textId="6B3E838D" w:rsidR="00DD5CAB" w:rsidRDefault="00DD5CAB">
      <w:pPr>
        <w:pStyle w:val="af7"/>
      </w:pPr>
      <w:r>
        <w:rPr>
          <w:rStyle w:val="af6"/>
        </w:rPr>
        <w:annotationRef/>
      </w:r>
      <w:r>
        <w:t>O</w:t>
      </w:r>
      <w:r>
        <w:rPr>
          <w:rFonts w:hint="eastAsia"/>
        </w:rPr>
        <w:t>k</w:t>
      </w:r>
    </w:p>
  </w:comment>
  <w:comment w:id="58" w:author="Supeng Zhang" w:date="2025-12-01T00:19:00Z" w:initials="SZ">
    <w:p w14:paraId="346AE2A8" w14:textId="5B6412B0" w:rsidR="007571CF" w:rsidRDefault="007571CF" w:rsidP="007571CF">
      <w:pPr>
        <w:pStyle w:val="af7"/>
      </w:pPr>
      <w:r>
        <w:rPr>
          <w:rStyle w:val="af6"/>
          <w:rFonts w:hint="eastAsia"/>
        </w:rPr>
        <w:annotationRef/>
      </w:r>
      <w:r>
        <w:rPr>
          <w:rFonts w:hint="eastAsia"/>
        </w:rPr>
        <w:t>Power generation还是power production更专业？</w:t>
      </w:r>
    </w:p>
  </w:comment>
  <w:comment w:id="59" w:author="xiaxin" w:date="2025-12-01T10:13:00Z" w:initials="x">
    <w:p w14:paraId="020B5CD8" w14:textId="37770BF0" w:rsidR="00DD5CAB" w:rsidRDefault="00DD5CAB">
      <w:pPr>
        <w:pStyle w:val="af7"/>
      </w:pPr>
      <w:r>
        <w:rPr>
          <w:rStyle w:val="af6"/>
        </w:rPr>
        <w:annotationRef/>
      </w:r>
      <w:r>
        <w:rPr>
          <w:rFonts w:hint="eastAsia"/>
        </w:rPr>
        <w:t>这两种都是常用的表达</w:t>
      </w:r>
    </w:p>
  </w:comment>
  <w:comment w:id="67" w:author="Supeng Zhang" w:date="2025-12-01T00:23:00Z" w:initials="SZ">
    <w:p w14:paraId="589768B3" w14:textId="77777777" w:rsidR="00316F83" w:rsidRDefault="00F228E1" w:rsidP="00316F83">
      <w:pPr>
        <w:pStyle w:val="af7"/>
      </w:pPr>
      <w:r>
        <w:rPr>
          <w:rStyle w:val="af6"/>
          <w:rFonts w:hint="eastAsia"/>
        </w:rPr>
        <w:annotationRef/>
      </w:r>
      <w:r w:rsidR="00316F83">
        <w:rPr>
          <w:rFonts w:hint="eastAsia"/>
        </w:rPr>
        <w:t>把这三句话浓缩一下，只说干了啥就行，不用说目的是啥，因为目的你前面已经说了是“to address these issues”</w:t>
      </w:r>
    </w:p>
    <w:p w14:paraId="2BD43B74" w14:textId="77777777" w:rsidR="00316F83" w:rsidRDefault="00316F83" w:rsidP="00316F83">
      <w:pPr>
        <w:pStyle w:val="af7"/>
      </w:pPr>
      <w:r>
        <w:rPr>
          <w:rFonts w:hint="eastAsia"/>
        </w:rPr>
        <w:t>还有，这部分开始讲关于方法的东西了，应该以过去式为主。</w:t>
      </w:r>
    </w:p>
  </w:comment>
  <w:comment w:id="68" w:author="xiaxin" w:date="2025-12-01T10:18:00Z" w:initials="x">
    <w:p w14:paraId="3E31BF67" w14:textId="66591EA4" w:rsidR="00DD5CAB" w:rsidRDefault="00DD5CAB">
      <w:pPr>
        <w:pStyle w:val="af7"/>
      </w:pPr>
      <w:r>
        <w:rPr>
          <w:rStyle w:val="af6"/>
        </w:rPr>
        <w:annotationRef/>
      </w:r>
      <w:r>
        <w:rPr>
          <w:rFonts w:hint="eastAsia"/>
        </w:rPr>
        <w:t>这个已经是浓缩完了的，干了啥的</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65EFCC" w15:done="0"/>
  <w15:commentEx w15:paraId="15C976C8" w15:done="0"/>
  <w15:commentEx w15:paraId="6F10E85C" w15:done="0"/>
  <w15:commentEx w15:paraId="73CA2787" w15:done="0"/>
  <w15:commentEx w15:paraId="5970AC24" w15:paraIdParent="73CA2787" w15:done="0"/>
  <w15:commentEx w15:paraId="6B188E58" w15:done="0"/>
  <w15:commentEx w15:paraId="3A6F176F" w15:paraIdParent="6B188E58" w15:done="0"/>
  <w15:commentEx w15:paraId="62F8C7DC" w15:done="0"/>
  <w15:commentEx w15:paraId="2B28499B" w15:paraIdParent="62F8C7DC" w15:done="0"/>
  <w15:commentEx w15:paraId="355A187D" w15:done="0"/>
  <w15:commentEx w15:paraId="322E09EB" w15:paraIdParent="355A187D" w15:done="0"/>
  <w15:commentEx w15:paraId="286FCA20" w15:done="0"/>
  <w15:commentEx w15:paraId="2B445890" w15:done="0"/>
  <w15:commentEx w15:paraId="35898AA5" w15:done="0"/>
  <w15:commentEx w15:paraId="295AA33B" w15:paraIdParent="35898AA5" w15:done="0"/>
  <w15:commentEx w15:paraId="3C07DBBA" w15:done="0"/>
  <w15:commentEx w15:paraId="11D1218F" w15:paraIdParent="3C07DBBA" w15:done="0"/>
  <w15:commentEx w15:paraId="09F7CCE5" w15:done="0"/>
  <w15:commentEx w15:paraId="3411DD33" w15:done="0"/>
  <w15:commentEx w15:paraId="2C6FD7D7" w15:paraIdParent="3411DD33" w15:done="0"/>
  <w15:commentEx w15:paraId="45876460" w15:done="0"/>
  <w15:commentEx w15:paraId="7B333AD3" w15:paraIdParent="45876460" w15:done="0"/>
  <w15:commentEx w15:paraId="66025094" w15:done="0"/>
  <w15:commentEx w15:paraId="27128D97" w15:done="0"/>
  <w15:commentEx w15:paraId="40D4A6FF" w15:done="0"/>
  <w15:commentEx w15:paraId="2F009BD9" w15:paraIdParent="40D4A6FF" w15:done="0"/>
  <w15:commentEx w15:paraId="346AE2A8" w15:done="0"/>
  <w15:commentEx w15:paraId="020B5CD8" w15:paraIdParent="346AE2A8" w15:done="0"/>
  <w15:commentEx w15:paraId="2BD43B74" w15:done="0"/>
  <w15:commentEx w15:paraId="3E31BF67" w15:paraIdParent="2BD43B7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FDEC9DC" w16cex:dateUtc="2025-12-01T02:20:00Z"/>
  <w16cex:commentExtensible w16cex:durableId="2FCA29D6" w16cex:dateUtc="2025-12-01T01:54:00Z"/>
  <w16cex:commentExtensible w16cex:durableId="07CF5AEF" w16cex:dateUtc="2025-12-01T01:56:00Z"/>
  <w16cex:commentExtensible w16cex:durableId="402B0B9E" w16cex:dateUtc="2025-11-30T15:44:00Z"/>
  <w16cex:commentExtensible w16cex:durableId="70C85B57" w16cex:dateUtc="2025-12-01T01:57:00Z"/>
  <w16cex:commentExtensible w16cex:durableId="5A919C05" w16cex:dateUtc="2025-11-30T15:47:00Z"/>
  <w16cex:commentExtensible w16cex:durableId="1284EBB9" w16cex:dateUtc="2025-12-01T01:58:00Z"/>
  <w16cex:commentExtensible w16cex:durableId="3BE3473C" w16cex:dateUtc="2025-11-30T15:51:00Z"/>
  <w16cex:commentExtensible w16cex:durableId="10F2B531" w16cex:dateUtc="2025-12-01T02:01:00Z"/>
  <w16cex:commentExtensible w16cex:durableId="454E9B75" w16cex:dateUtc="2025-11-30T15:55:00Z"/>
  <w16cex:commentExtensible w16cex:durableId="2B6CBC5D" w16cex:dateUtc="2025-12-01T02:02:00Z"/>
  <w16cex:commentExtensible w16cex:durableId="21A16C60" w16cex:dateUtc="2025-12-01T02:04:00Z"/>
  <w16cex:commentExtensible w16cex:durableId="57DDB4B2" w16cex:dateUtc="2025-12-01T02:04:00Z"/>
  <w16cex:commentExtensible w16cex:durableId="09D63D6F" w16cex:dateUtc="2025-11-30T16:04:00Z"/>
  <w16cex:commentExtensible w16cex:durableId="457F0346" w16cex:dateUtc="2025-12-01T02:05:00Z"/>
  <w16cex:commentExtensible w16cex:durableId="0C260EAA" w16cex:dateUtc="2025-11-30T16:04:00Z"/>
  <w16cex:commentExtensible w16cex:durableId="5E193157" w16cex:dateUtc="2025-12-01T02:08:00Z"/>
  <w16cex:commentExtensible w16cex:durableId="7F44ED82" w16cex:dateUtc="2025-12-01T02:08:00Z"/>
  <w16cex:commentExtensible w16cex:durableId="631B7BB1" w16cex:dateUtc="2025-11-30T16:12:00Z"/>
  <w16cex:commentExtensible w16cex:durableId="29D2B4C5" w16cex:dateUtc="2025-12-01T02:09:00Z"/>
  <w16cex:commentExtensible w16cex:durableId="579E39D9" w16cex:dateUtc="2025-11-30T16:17:00Z"/>
  <w16cex:commentExtensible w16cex:durableId="38F5CFF7" w16cex:dateUtc="2025-12-01T02:11:00Z"/>
  <w16cex:commentExtensible w16cex:durableId="41E2FBF8" w16cex:dateUtc="2025-11-30T16:18:00Z"/>
  <w16cex:commentExtensible w16cex:durableId="5A3782C4" w16cex:dateUtc="2025-11-30T16:20:00Z"/>
  <w16cex:commentExtensible w16cex:durableId="425E7932" w16cex:dateUtc="2025-11-30T16:26:00Z"/>
  <w16cex:commentExtensible w16cex:durableId="46E91261" w16cex:dateUtc="2025-12-01T02:19:00Z"/>
  <w16cex:commentExtensible w16cex:durableId="092FAD21" w16cex:dateUtc="2025-11-30T16:19:00Z"/>
  <w16cex:commentExtensible w16cex:durableId="42C08FE0" w16cex:dateUtc="2025-12-01T02:13:00Z"/>
  <w16cex:commentExtensible w16cex:durableId="2ECB95FD" w16cex:dateUtc="2025-11-30T16:23:00Z"/>
  <w16cex:commentExtensible w16cex:durableId="2A46E65B" w16cex:dateUtc="2025-12-01T02: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65EFCC" w16cid:durableId="0FDEC9DC"/>
  <w16cid:commentId w16cid:paraId="15C976C8" w16cid:durableId="2FCA29D6"/>
  <w16cid:commentId w16cid:paraId="6F10E85C" w16cid:durableId="07CF5AEF"/>
  <w16cid:commentId w16cid:paraId="73CA2787" w16cid:durableId="402B0B9E"/>
  <w16cid:commentId w16cid:paraId="5970AC24" w16cid:durableId="70C85B57"/>
  <w16cid:commentId w16cid:paraId="6B188E58" w16cid:durableId="5A919C05"/>
  <w16cid:commentId w16cid:paraId="3A6F176F" w16cid:durableId="1284EBB9"/>
  <w16cid:commentId w16cid:paraId="62F8C7DC" w16cid:durableId="3BE3473C"/>
  <w16cid:commentId w16cid:paraId="2B28499B" w16cid:durableId="10F2B531"/>
  <w16cid:commentId w16cid:paraId="355A187D" w16cid:durableId="454E9B75"/>
  <w16cid:commentId w16cid:paraId="322E09EB" w16cid:durableId="2B6CBC5D"/>
  <w16cid:commentId w16cid:paraId="286FCA20" w16cid:durableId="21A16C60"/>
  <w16cid:commentId w16cid:paraId="2B445890" w16cid:durableId="57DDB4B2"/>
  <w16cid:commentId w16cid:paraId="35898AA5" w16cid:durableId="09D63D6F"/>
  <w16cid:commentId w16cid:paraId="295AA33B" w16cid:durableId="457F0346"/>
  <w16cid:commentId w16cid:paraId="3C07DBBA" w16cid:durableId="0C260EAA"/>
  <w16cid:commentId w16cid:paraId="11D1218F" w16cid:durableId="5E193157"/>
  <w16cid:commentId w16cid:paraId="09F7CCE5" w16cid:durableId="7F44ED82"/>
  <w16cid:commentId w16cid:paraId="3411DD33" w16cid:durableId="631B7BB1"/>
  <w16cid:commentId w16cid:paraId="2C6FD7D7" w16cid:durableId="29D2B4C5"/>
  <w16cid:commentId w16cid:paraId="45876460" w16cid:durableId="579E39D9"/>
  <w16cid:commentId w16cid:paraId="7B333AD3" w16cid:durableId="38F5CFF7"/>
  <w16cid:commentId w16cid:paraId="66025094" w16cid:durableId="41E2FBF8"/>
  <w16cid:commentId w16cid:paraId="27128D97" w16cid:durableId="5A3782C4"/>
  <w16cid:commentId w16cid:paraId="40D4A6FF" w16cid:durableId="425E7932"/>
  <w16cid:commentId w16cid:paraId="2F009BD9" w16cid:durableId="46E91261"/>
  <w16cid:commentId w16cid:paraId="346AE2A8" w16cid:durableId="092FAD21"/>
  <w16cid:commentId w16cid:paraId="020B5CD8" w16cid:durableId="42C08FE0"/>
  <w16cid:commentId w16cid:paraId="2BD43B74" w16cid:durableId="2ECB95FD"/>
  <w16cid:commentId w16cid:paraId="3E31BF67" w16cid:durableId="2A46E65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87BF2" w14:textId="77777777" w:rsidR="007A22E1" w:rsidRDefault="007A22E1" w:rsidP="007144ED">
      <w:pPr>
        <w:spacing w:after="0" w:line="240" w:lineRule="auto"/>
      </w:pPr>
      <w:r>
        <w:separator/>
      </w:r>
    </w:p>
  </w:endnote>
  <w:endnote w:type="continuationSeparator" w:id="0">
    <w:p w14:paraId="6B302BB0" w14:textId="77777777" w:rsidR="007A22E1" w:rsidRDefault="007A22E1" w:rsidP="007144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w:altName w:val="Sylfaen"/>
    <w:panose1 w:val="020B06040202020202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3"/>
      </w:rPr>
      <w:id w:val="579720682"/>
      <w:docPartObj>
        <w:docPartGallery w:val="Page Numbers (Bottom of Page)"/>
        <w:docPartUnique/>
      </w:docPartObj>
    </w:sdtPr>
    <w:sdtContent>
      <w:p w14:paraId="4BFBB8D7" w14:textId="77777777" w:rsidR="007144ED" w:rsidRDefault="007144ED" w:rsidP="0023561C">
        <w:pPr>
          <w:pStyle w:val="af1"/>
          <w:framePr w:wrap="none"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12EEE65A" w14:textId="77777777" w:rsidR="007144ED" w:rsidRDefault="007144ED">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3"/>
      </w:rPr>
      <w:id w:val="-687147574"/>
      <w:docPartObj>
        <w:docPartGallery w:val="Page Numbers (Bottom of Page)"/>
        <w:docPartUnique/>
      </w:docPartObj>
    </w:sdtPr>
    <w:sdtContent>
      <w:p w14:paraId="2E7C0B22" w14:textId="77777777" w:rsidR="007144ED" w:rsidRDefault="007144ED" w:rsidP="0023561C">
        <w:pPr>
          <w:pStyle w:val="af1"/>
          <w:framePr w:wrap="none"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67C3D3AB" w14:textId="77777777" w:rsidR="007144ED" w:rsidRDefault="007144ED">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F7FAE" w14:textId="77777777" w:rsidR="007A22E1" w:rsidRDefault="007A22E1" w:rsidP="007144ED">
      <w:pPr>
        <w:spacing w:after="0" w:line="240" w:lineRule="auto"/>
      </w:pPr>
      <w:r>
        <w:separator/>
      </w:r>
    </w:p>
  </w:footnote>
  <w:footnote w:type="continuationSeparator" w:id="0">
    <w:p w14:paraId="7D9E796F" w14:textId="77777777" w:rsidR="007A22E1" w:rsidRDefault="007A22E1" w:rsidP="007144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363DFE"/>
    <w:multiLevelType w:val="multilevel"/>
    <w:tmpl w:val="F4D6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01116E"/>
    <w:multiLevelType w:val="multilevel"/>
    <w:tmpl w:val="C38C86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4D385B"/>
    <w:multiLevelType w:val="hybridMultilevel"/>
    <w:tmpl w:val="6752522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6D3558F2"/>
    <w:multiLevelType w:val="multilevel"/>
    <w:tmpl w:val="142C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8666055">
    <w:abstractNumId w:val="1"/>
  </w:num>
  <w:num w:numId="2" w16cid:durableId="2104186948">
    <w:abstractNumId w:val="2"/>
  </w:num>
  <w:num w:numId="3" w16cid:durableId="162167136">
    <w:abstractNumId w:val="3"/>
  </w:num>
  <w:num w:numId="4" w16cid:durableId="211408547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xiaxin">
    <w15:presenceInfo w15:providerId="None" w15:userId="xiaxin"/>
  </w15:person>
  <w15:person w15:author="Supeng Zhang">
    <w15:presenceInfo w15:providerId="None" w15:userId="Supeng Zha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hideSpellingErrors/>
  <w:hideGrammaticalErrors/>
  <w:proofState w:spelling="clean" w:grammar="clean"/>
  <w:trackRevisions/>
  <w:defaultTabStop w:val="420"/>
  <w:drawingGridHorizontalSpacing w:val="11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64E"/>
    <w:rsid w:val="00013028"/>
    <w:rsid w:val="000138EE"/>
    <w:rsid w:val="00015FCB"/>
    <w:rsid w:val="00026ABF"/>
    <w:rsid w:val="00027E3A"/>
    <w:rsid w:val="0003176D"/>
    <w:rsid w:val="00041D05"/>
    <w:rsid w:val="0006189D"/>
    <w:rsid w:val="00061A68"/>
    <w:rsid w:val="00061B9A"/>
    <w:rsid w:val="00062514"/>
    <w:rsid w:val="00091910"/>
    <w:rsid w:val="000A7979"/>
    <w:rsid w:val="000B04C1"/>
    <w:rsid w:val="000B1D17"/>
    <w:rsid w:val="000B5C40"/>
    <w:rsid w:val="000C14DC"/>
    <w:rsid w:val="000C2457"/>
    <w:rsid w:val="000E1414"/>
    <w:rsid w:val="000F03A7"/>
    <w:rsid w:val="00131A13"/>
    <w:rsid w:val="00137CC6"/>
    <w:rsid w:val="00141881"/>
    <w:rsid w:val="001466B0"/>
    <w:rsid w:val="00161C2C"/>
    <w:rsid w:val="0016658F"/>
    <w:rsid w:val="00167F30"/>
    <w:rsid w:val="00173643"/>
    <w:rsid w:val="0018194D"/>
    <w:rsid w:val="00191F33"/>
    <w:rsid w:val="001938B1"/>
    <w:rsid w:val="001948F6"/>
    <w:rsid w:val="00197B8F"/>
    <w:rsid w:val="001A160B"/>
    <w:rsid w:val="001A3EEA"/>
    <w:rsid w:val="001A5216"/>
    <w:rsid w:val="001B1B35"/>
    <w:rsid w:val="001B2DB1"/>
    <w:rsid w:val="001C4D4C"/>
    <w:rsid w:val="001D4C8D"/>
    <w:rsid w:val="001D61F8"/>
    <w:rsid w:val="001E6530"/>
    <w:rsid w:val="001F1B4A"/>
    <w:rsid w:val="001F3479"/>
    <w:rsid w:val="002013D5"/>
    <w:rsid w:val="00201916"/>
    <w:rsid w:val="00202400"/>
    <w:rsid w:val="00207993"/>
    <w:rsid w:val="002102C4"/>
    <w:rsid w:val="00211AD7"/>
    <w:rsid w:val="00216B7A"/>
    <w:rsid w:val="00217F0B"/>
    <w:rsid w:val="002267EB"/>
    <w:rsid w:val="00231F7C"/>
    <w:rsid w:val="00234729"/>
    <w:rsid w:val="00234767"/>
    <w:rsid w:val="00237E8A"/>
    <w:rsid w:val="0024501A"/>
    <w:rsid w:val="00254221"/>
    <w:rsid w:val="0026407D"/>
    <w:rsid w:val="00267713"/>
    <w:rsid w:val="00271C64"/>
    <w:rsid w:val="00276643"/>
    <w:rsid w:val="00280274"/>
    <w:rsid w:val="00280414"/>
    <w:rsid w:val="002925DE"/>
    <w:rsid w:val="00296C53"/>
    <w:rsid w:val="00296D3E"/>
    <w:rsid w:val="002B7705"/>
    <w:rsid w:val="002C443F"/>
    <w:rsid w:val="002D002E"/>
    <w:rsid w:val="002D356C"/>
    <w:rsid w:val="002E4720"/>
    <w:rsid w:val="002E7183"/>
    <w:rsid w:val="002F46B3"/>
    <w:rsid w:val="002F721D"/>
    <w:rsid w:val="00300A44"/>
    <w:rsid w:val="00311C0F"/>
    <w:rsid w:val="00311F01"/>
    <w:rsid w:val="00312D1E"/>
    <w:rsid w:val="00312DCB"/>
    <w:rsid w:val="00314C88"/>
    <w:rsid w:val="00316F83"/>
    <w:rsid w:val="00324F8B"/>
    <w:rsid w:val="00334699"/>
    <w:rsid w:val="00353B66"/>
    <w:rsid w:val="00357447"/>
    <w:rsid w:val="00360724"/>
    <w:rsid w:val="0038664E"/>
    <w:rsid w:val="00391FA4"/>
    <w:rsid w:val="00393710"/>
    <w:rsid w:val="00394449"/>
    <w:rsid w:val="003978C1"/>
    <w:rsid w:val="003B6D68"/>
    <w:rsid w:val="003C3BBD"/>
    <w:rsid w:val="003C6614"/>
    <w:rsid w:val="003C7458"/>
    <w:rsid w:val="003D25A2"/>
    <w:rsid w:val="003D5CAA"/>
    <w:rsid w:val="003E4261"/>
    <w:rsid w:val="004005D9"/>
    <w:rsid w:val="00401647"/>
    <w:rsid w:val="004053DC"/>
    <w:rsid w:val="004128A5"/>
    <w:rsid w:val="00413D21"/>
    <w:rsid w:val="00414955"/>
    <w:rsid w:val="00414F1D"/>
    <w:rsid w:val="004474AF"/>
    <w:rsid w:val="0045486E"/>
    <w:rsid w:val="00455E8F"/>
    <w:rsid w:val="00456E4F"/>
    <w:rsid w:val="00457F12"/>
    <w:rsid w:val="00460D2C"/>
    <w:rsid w:val="00464511"/>
    <w:rsid w:val="00465803"/>
    <w:rsid w:val="0047082B"/>
    <w:rsid w:val="00481C42"/>
    <w:rsid w:val="00484DD5"/>
    <w:rsid w:val="004872BD"/>
    <w:rsid w:val="00494807"/>
    <w:rsid w:val="00494AA6"/>
    <w:rsid w:val="00497CE5"/>
    <w:rsid w:val="004B1E8D"/>
    <w:rsid w:val="004C2EC3"/>
    <w:rsid w:val="004C727A"/>
    <w:rsid w:val="004D07ED"/>
    <w:rsid w:val="004D27B3"/>
    <w:rsid w:val="004D2C15"/>
    <w:rsid w:val="004E2D6A"/>
    <w:rsid w:val="004F54CC"/>
    <w:rsid w:val="00504287"/>
    <w:rsid w:val="00506207"/>
    <w:rsid w:val="00506216"/>
    <w:rsid w:val="00523717"/>
    <w:rsid w:val="0052632F"/>
    <w:rsid w:val="005547DB"/>
    <w:rsid w:val="005556C2"/>
    <w:rsid w:val="00557AD4"/>
    <w:rsid w:val="00561CD6"/>
    <w:rsid w:val="005675A6"/>
    <w:rsid w:val="00587EF3"/>
    <w:rsid w:val="00590D96"/>
    <w:rsid w:val="0059482B"/>
    <w:rsid w:val="005A0788"/>
    <w:rsid w:val="005A6592"/>
    <w:rsid w:val="005B0671"/>
    <w:rsid w:val="005B3BF3"/>
    <w:rsid w:val="005B4472"/>
    <w:rsid w:val="005C1D26"/>
    <w:rsid w:val="005C27DB"/>
    <w:rsid w:val="005C6676"/>
    <w:rsid w:val="005D5FC8"/>
    <w:rsid w:val="005E1018"/>
    <w:rsid w:val="005E11AE"/>
    <w:rsid w:val="005E1590"/>
    <w:rsid w:val="005E7115"/>
    <w:rsid w:val="005F024E"/>
    <w:rsid w:val="005F1559"/>
    <w:rsid w:val="005F29C8"/>
    <w:rsid w:val="006040E9"/>
    <w:rsid w:val="006240F5"/>
    <w:rsid w:val="00624575"/>
    <w:rsid w:val="00630154"/>
    <w:rsid w:val="00637236"/>
    <w:rsid w:val="00644F6A"/>
    <w:rsid w:val="00661A31"/>
    <w:rsid w:val="00670753"/>
    <w:rsid w:val="00671094"/>
    <w:rsid w:val="00684BAF"/>
    <w:rsid w:val="00693D07"/>
    <w:rsid w:val="006A1ECD"/>
    <w:rsid w:val="006A1F5E"/>
    <w:rsid w:val="006A6089"/>
    <w:rsid w:val="006A7B7B"/>
    <w:rsid w:val="006B018D"/>
    <w:rsid w:val="006B3994"/>
    <w:rsid w:val="006B4576"/>
    <w:rsid w:val="006B6612"/>
    <w:rsid w:val="006C77C9"/>
    <w:rsid w:val="006D7847"/>
    <w:rsid w:val="006E3570"/>
    <w:rsid w:val="00710F66"/>
    <w:rsid w:val="007144ED"/>
    <w:rsid w:val="00720ACE"/>
    <w:rsid w:val="00725EBE"/>
    <w:rsid w:val="007271F2"/>
    <w:rsid w:val="00731DBD"/>
    <w:rsid w:val="007375B1"/>
    <w:rsid w:val="00737D09"/>
    <w:rsid w:val="00741D7E"/>
    <w:rsid w:val="007423BF"/>
    <w:rsid w:val="00747307"/>
    <w:rsid w:val="00747630"/>
    <w:rsid w:val="00751EA8"/>
    <w:rsid w:val="00752CC5"/>
    <w:rsid w:val="00753F8E"/>
    <w:rsid w:val="0075458A"/>
    <w:rsid w:val="007571CF"/>
    <w:rsid w:val="007608F0"/>
    <w:rsid w:val="0076512E"/>
    <w:rsid w:val="00770DAF"/>
    <w:rsid w:val="0077162F"/>
    <w:rsid w:val="0077604A"/>
    <w:rsid w:val="00776B57"/>
    <w:rsid w:val="00777931"/>
    <w:rsid w:val="00782B98"/>
    <w:rsid w:val="00784A04"/>
    <w:rsid w:val="007948C0"/>
    <w:rsid w:val="007A1CC8"/>
    <w:rsid w:val="007A22E1"/>
    <w:rsid w:val="007A4C39"/>
    <w:rsid w:val="007B015B"/>
    <w:rsid w:val="007B5479"/>
    <w:rsid w:val="007D53EA"/>
    <w:rsid w:val="007D77AD"/>
    <w:rsid w:val="007E4906"/>
    <w:rsid w:val="007E6813"/>
    <w:rsid w:val="007E68DE"/>
    <w:rsid w:val="007E7590"/>
    <w:rsid w:val="007F610F"/>
    <w:rsid w:val="00804E7B"/>
    <w:rsid w:val="00827936"/>
    <w:rsid w:val="00831398"/>
    <w:rsid w:val="00835E9A"/>
    <w:rsid w:val="00837AA6"/>
    <w:rsid w:val="00837D1F"/>
    <w:rsid w:val="008408DA"/>
    <w:rsid w:val="008472B9"/>
    <w:rsid w:val="00856693"/>
    <w:rsid w:val="0086102C"/>
    <w:rsid w:val="008625DB"/>
    <w:rsid w:val="00864713"/>
    <w:rsid w:val="00864987"/>
    <w:rsid w:val="008725F4"/>
    <w:rsid w:val="00872C24"/>
    <w:rsid w:val="00875072"/>
    <w:rsid w:val="00883857"/>
    <w:rsid w:val="00894ABC"/>
    <w:rsid w:val="0089718A"/>
    <w:rsid w:val="008A0A30"/>
    <w:rsid w:val="008A2E82"/>
    <w:rsid w:val="008A7294"/>
    <w:rsid w:val="008B1AE0"/>
    <w:rsid w:val="008B53B2"/>
    <w:rsid w:val="008B5D46"/>
    <w:rsid w:val="008C5B08"/>
    <w:rsid w:val="008C721C"/>
    <w:rsid w:val="008C7940"/>
    <w:rsid w:val="008D17BA"/>
    <w:rsid w:val="008D7EB9"/>
    <w:rsid w:val="008E53F0"/>
    <w:rsid w:val="008F078F"/>
    <w:rsid w:val="008F41D1"/>
    <w:rsid w:val="008F4840"/>
    <w:rsid w:val="00904287"/>
    <w:rsid w:val="0090450E"/>
    <w:rsid w:val="00920844"/>
    <w:rsid w:val="00933F93"/>
    <w:rsid w:val="009347C5"/>
    <w:rsid w:val="00944A8F"/>
    <w:rsid w:val="009474F5"/>
    <w:rsid w:val="00951A0C"/>
    <w:rsid w:val="00952E75"/>
    <w:rsid w:val="00956B05"/>
    <w:rsid w:val="00960A35"/>
    <w:rsid w:val="00962508"/>
    <w:rsid w:val="00963061"/>
    <w:rsid w:val="009639FC"/>
    <w:rsid w:val="00964D19"/>
    <w:rsid w:val="00965EDD"/>
    <w:rsid w:val="00966ABF"/>
    <w:rsid w:val="009720F7"/>
    <w:rsid w:val="00976362"/>
    <w:rsid w:val="009773D7"/>
    <w:rsid w:val="009A27C0"/>
    <w:rsid w:val="009A4D96"/>
    <w:rsid w:val="009B0331"/>
    <w:rsid w:val="009B05F1"/>
    <w:rsid w:val="009B1F11"/>
    <w:rsid w:val="009D0D98"/>
    <w:rsid w:val="009E1E35"/>
    <w:rsid w:val="009E2FA0"/>
    <w:rsid w:val="009E302F"/>
    <w:rsid w:val="009F3B97"/>
    <w:rsid w:val="009F68FE"/>
    <w:rsid w:val="00A03F0B"/>
    <w:rsid w:val="00A130D8"/>
    <w:rsid w:val="00A15D63"/>
    <w:rsid w:val="00A2440F"/>
    <w:rsid w:val="00A27232"/>
    <w:rsid w:val="00A30197"/>
    <w:rsid w:val="00A3480A"/>
    <w:rsid w:val="00A43927"/>
    <w:rsid w:val="00A44840"/>
    <w:rsid w:val="00A46AD2"/>
    <w:rsid w:val="00A64427"/>
    <w:rsid w:val="00A64544"/>
    <w:rsid w:val="00A66547"/>
    <w:rsid w:val="00A743E1"/>
    <w:rsid w:val="00A83D32"/>
    <w:rsid w:val="00A8675D"/>
    <w:rsid w:val="00A90D9F"/>
    <w:rsid w:val="00A943FC"/>
    <w:rsid w:val="00A951CA"/>
    <w:rsid w:val="00AA35E6"/>
    <w:rsid w:val="00AA3CB4"/>
    <w:rsid w:val="00AB5DCA"/>
    <w:rsid w:val="00AB6D95"/>
    <w:rsid w:val="00AC5681"/>
    <w:rsid w:val="00AC6665"/>
    <w:rsid w:val="00AD026C"/>
    <w:rsid w:val="00AD1AC0"/>
    <w:rsid w:val="00AD4A8B"/>
    <w:rsid w:val="00AE3516"/>
    <w:rsid w:val="00AE5D01"/>
    <w:rsid w:val="00AF218B"/>
    <w:rsid w:val="00B16E71"/>
    <w:rsid w:val="00B20D46"/>
    <w:rsid w:val="00B20EFC"/>
    <w:rsid w:val="00B256EC"/>
    <w:rsid w:val="00B36011"/>
    <w:rsid w:val="00B453D2"/>
    <w:rsid w:val="00B638D4"/>
    <w:rsid w:val="00B6558A"/>
    <w:rsid w:val="00B80E73"/>
    <w:rsid w:val="00B8410F"/>
    <w:rsid w:val="00B85209"/>
    <w:rsid w:val="00B9423F"/>
    <w:rsid w:val="00B94970"/>
    <w:rsid w:val="00BA5308"/>
    <w:rsid w:val="00BB3BB0"/>
    <w:rsid w:val="00BB6E84"/>
    <w:rsid w:val="00BC3ED0"/>
    <w:rsid w:val="00BE403F"/>
    <w:rsid w:val="00C116B2"/>
    <w:rsid w:val="00C20216"/>
    <w:rsid w:val="00C214A3"/>
    <w:rsid w:val="00C268CD"/>
    <w:rsid w:val="00C41424"/>
    <w:rsid w:val="00C426AF"/>
    <w:rsid w:val="00C44004"/>
    <w:rsid w:val="00C6642B"/>
    <w:rsid w:val="00C73287"/>
    <w:rsid w:val="00C75448"/>
    <w:rsid w:val="00C770D8"/>
    <w:rsid w:val="00CA0126"/>
    <w:rsid w:val="00CA7275"/>
    <w:rsid w:val="00CB4D34"/>
    <w:rsid w:val="00CC3718"/>
    <w:rsid w:val="00CC6223"/>
    <w:rsid w:val="00CD01C7"/>
    <w:rsid w:val="00CD2737"/>
    <w:rsid w:val="00CE0F32"/>
    <w:rsid w:val="00CF3433"/>
    <w:rsid w:val="00CF5AF3"/>
    <w:rsid w:val="00D01A98"/>
    <w:rsid w:val="00D02340"/>
    <w:rsid w:val="00D25A88"/>
    <w:rsid w:val="00D26647"/>
    <w:rsid w:val="00D30FC9"/>
    <w:rsid w:val="00D36921"/>
    <w:rsid w:val="00D47F7E"/>
    <w:rsid w:val="00D54A86"/>
    <w:rsid w:val="00D558CB"/>
    <w:rsid w:val="00D568BA"/>
    <w:rsid w:val="00D64AEB"/>
    <w:rsid w:val="00D66B96"/>
    <w:rsid w:val="00D750BB"/>
    <w:rsid w:val="00D8212B"/>
    <w:rsid w:val="00D82982"/>
    <w:rsid w:val="00D8544A"/>
    <w:rsid w:val="00D856BF"/>
    <w:rsid w:val="00D85996"/>
    <w:rsid w:val="00D91BCE"/>
    <w:rsid w:val="00D94764"/>
    <w:rsid w:val="00DB0D6C"/>
    <w:rsid w:val="00DB509B"/>
    <w:rsid w:val="00DB5748"/>
    <w:rsid w:val="00DB60D3"/>
    <w:rsid w:val="00DB748A"/>
    <w:rsid w:val="00DC7A4A"/>
    <w:rsid w:val="00DD5737"/>
    <w:rsid w:val="00DD5CAB"/>
    <w:rsid w:val="00DD7DB6"/>
    <w:rsid w:val="00DE1F37"/>
    <w:rsid w:val="00DE59B6"/>
    <w:rsid w:val="00DF62CA"/>
    <w:rsid w:val="00E009D6"/>
    <w:rsid w:val="00E02581"/>
    <w:rsid w:val="00E0450D"/>
    <w:rsid w:val="00E179CE"/>
    <w:rsid w:val="00E25927"/>
    <w:rsid w:val="00E30FB8"/>
    <w:rsid w:val="00E32CCA"/>
    <w:rsid w:val="00E34C04"/>
    <w:rsid w:val="00E4496B"/>
    <w:rsid w:val="00E5258C"/>
    <w:rsid w:val="00E658F8"/>
    <w:rsid w:val="00E7736F"/>
    <w:rsid w:val="00E85F46"/>
    <w:rsid w:val="00E93639"/>
    <w:rsid w:val="00EA5ED1"/>
    <w:rsid w:val="00EB7FBA"/>
    <w:rsid w:val="00EC1864"/>
    <w:rsid w:val="00EC533F"/>
    <w:rsid w:val="00EC6998"/>
    <w:rsid w:val="00ED3DB5"/>
    <w:rsid w:val="00EF1991"/>
    <w:rsid w:val="00F00107"/>
    <w:rsid w:val="00F00A61"/>
    <w:rsid w:val="00F0412D"/>
    <w:rsid w:val="00F122D8"/>
    <w:rsid w:val="00F165DA"/>
    <w:rsid w:val="00F22794"/>
    <w:rsid w:val="00F228E1"/>
    <w:rsid w:val="00F24EC8"/>
    <w:rsid w:val="00F30429"/>
    <w:rsid w:val="00F30B53"/>
    <w:rsid w:val="00F31D5B"/>
    <w:rsid w:val="00F425DD"/>
    <w:rsid w:val="00F529D3"/>
    <w:rsid w:val="00F5556A"/>
    <w:rsid w:val="00F55A64"/>
    <w:rsid w:val="00F61B56"/>
    <w:rsid w:val="00F62294"/>
    <w:rsid w:val="00F64CBE"/>
    <w:rsid w:val="00F6572B"/>
    <w:rsid w:val="00F766B5"/>
    <w:rsid w:val="00F82D77"/>
    <w:rsid w:val="00F844AA"/>
    <w:rsid w:val="00FA43BD"/>
    <w:rsid w:val="00FA74E8"/>
    <w:rsid w:val="00FB090F"/>
    <w:rsid w:val="00FB7E68"/>
    <w:rsid w:val="00FC4CAC"/>
    <w:rsid w:val="00FD67A4"/>
    <w:rsid w:val="00FE52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75890B"/>
  <w15:chartTrackingRefBased/>
  <w15:docId w15:val="{9F8B29D2-CEFF-E144-B6C1-C0231DD16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F1B4A"/>
    <w:pPr>
      <w:widowControl w:val="0"/>
    </w:pPr>
  </w:style>
  <w:style w:type="paragraph" w:styleId="1">
    <w:name w:val="heading 1"/>
    <w:basedOn w:val="a"/>
    <w:next w:val="a"/>
    <w:link w:val="10"/>
    <w:uiPriority w:val="9"/>
    <w:qFormat/>
    <w:rsid w:val="0038664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38664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38664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8664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8664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8664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8664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8664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8664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8664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38664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38664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8664E"/>
    <w:rPr>
      <w:rFonts w:cstheme="majorBidi"/>
      <w:color w:val="0F4761" w:themeColor="accent1" w:themeShade="BF"/>
      <w:sz w:val="28"/>
      <w:szCs w:val="28"/>
    </w:rPr>
  </w:style>
  <w:style w:type="character" w:customStyle="1" w:styleId="50">
    <w:name w:val="标题 5 字符"/>
    <w:basedOn w:val="a0"/>
    <w:link w:val="5"/>
    <w:uiPriority w:val="9"/>
    <w:semiHidden/>
    <w:rsid w:val="0038664E"/>
    <w:rPr>
      <w:rFonts w:cstheme="majorBidi"/>
      <w:color w:val="0F4761" w:themeColor="accent1" w:themeShade="BF"/>
      <w:sz w:val="24"/>
    </w:rPr>
  </w:style>
  <w:style w:type="character" w:customStyle="1" w:styleId="60">
    <w:name w:val="标题 6 字符"/>
    <w:basedOn w:val="a0"/>
    <w:link w:val="6"/>
    <w:uiPriority w:val="9"/>
    <w:semiHidden/>
    <w:rsid w:val="0038664E"/>
    <w:rPr>
      <w:rFonts w:cstheme="majorBidi"/>
      <w:b/>
      <w:bCs/>
      <w:color w:val="0F4761" w:themeColor="accent1" w:themeShade="BF"/>
    </w:rPr>
  </w:style>
  <w:style w:type="character" w:customStyle="1" w:styleId="70">
    <w:name w:val="标题 7 字符"/>
    <w:basedOn w:val="a0"/>
    <w:link w:val="7"/>
    <w:uiPriority w:val="9"/>
    <w:semiHidden/>
    <w:rsid w:val="0038664E"/>
    <w:rPr>
      <w:rFonts w:cstheme="majorBidi"/>
      <w:b/>
      <w:bCs/>
      <w:color w:val="595959" w:themeColor="text1" w:themeTint="A6"/>
    </w:rPr>
  </w:style>
  <w:style w:type="character" w:customStyle="1" w:styleId="80">
    <w:name w:val="标题 8 字符"/>
    <w:basedOn w:val="a0"/>
    <w:link w:val="8"/>
    <w:uiPriority w:val="9"/>
    <w:semiHidden/>
    <w:rsid w:val="0038664E"/>
    <w:rPr>
      <w:rFonts w:cstheme="majorBidi"/>
      <w:color w:val="595959" w:themeColor="text1" w:themeTint="A6"/>
    </w:rPr>
  </w:style>
  <w:style w:type="character" w:customStyle="1" w:styleId="90">
    <w:name w:val="标题 9 字符"/>
    <w:basedOn w:val="a0"/>
    <w:link w:val="9"/>
    <w:uiPriority w:val="9"/>
    <w:semiHidden/>
    <w:rsid w:val="0038664E"/>
    <w:rPr>
      <w:rFonts w:eastAsiaTheme="majorEastAsia" w:cstheme="majorBidi"/>
      <w:color w:val="595959" w:themeColor="text1" w:themeTint="A6"/>
    </w:rPr>
  </w:style>
  <w:style w:type="paragraph" w:styleId="a3">
    <w:name w:val="Title"/>
    <w:basedOn w:val="a"/>
    <w:next w:val="a"/>
    <w:link w:val="a4"/>
    <w:uiPriority w:val="10"/>
    <w:qFormat/>
    <w:rsid w:val="0038664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8664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8664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8664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8664E"/>
    <w:pPr>
      <w:spacing w:before="160"/>
      <w:jc w:val="center"/>
    </w:pPr>
    <w:rPr>
      <w:i/>
      <w:iCs/>
      <w:color w:val="404040" w:themeColor="text1" w:themeTint="BF"/>
    </w:rPr>
  </w:style>
  <w:style w:type="character" w:customStyle="1" w:styleId="a8">
    <w:name w:val="引用 字符"/>
    <w:basedOn w:val="a0"/>
    <w:link w:val="a7"/>
    <w:uiPriority w:val="29"/>
    <w:rsid w:val="0038664E"/>
    <w:rPr>
      <w:i/>
      <w:iCs/>
      <w:color w:val="404040" w:themeColor="text1" w:themeTint="BF"/>
    </w:rPr>
  </w:style>
  <w:style w:type="paragraph" w:styleId="a9">
    <w:name w:val="List Paragraph"/>
    <w:basedOn w:val="a"/>
    <w:uiPriority w:val="34"/>
    <w:qFormat/>
    <w:rsid w:val="0038664E"/>
    <w:pPr>
      <w:ind w:left="720"/>
      <w:contextualSpacing/>
    </w:pPr>
  </w:style>
  <w:style w:type="character" w:styleId="aa">
    <w:name w:val="Intense Emphasis"/>
    <w:basedOn w:val="a0"/>
    <w:uiPriority w:val="21"/>
    <w:qFormat/>
    <w:rsid w:val="0038664E"/>
    <w:rPr>
      <w:i/>
      <w:iCs/>
      <w:color w:val="0F4761" w:themeColor="accent1" w:themeShade="BF"/>
    </w:rPr>
  </w:style>
  <w:style w:type="paragraph" w:styleId="ab">
    <w:name w:val="Intense Quote"/>
    <w:basedOn w:val="a"/>
    <w:next w:val="a"/>
    <w:link w:val="ac"/>
    <w:uiPriority w:val="30"/>
    <w:qFormat/>
    <w:rsid w:val="003866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8664E"/>
    <w:rPr>
      <w:i/>
      <w:iCs/>
      <w:color w:val="0F4761" w:themeColor="accent1" w:themeShade="BF"/>
    </w:rPr>
  </w:style>
  <w:style w:type="character" w:styleId="ad">
    <w:name w:val="Intense Reference"/>
    <w:basedOn w:val="a0"/>
    <w:uiPriority w:val="32"/>
    <w:qFormat/>
    <w:rsid w:val="0038664E"/>
    <w:rPr>
      <w:b/>
      <w:bCs/>
      <w:smallCaps/>
      <w:color w:val="0F4761" w:themeColor="accent1" w:themeShade="BF"/>
      <w:spacing w:val="5"/>
    </w:rPr>
  </w:style>
  <w:style w:type="paragraph" w:styleId="ae">
    <w:name w:val="Normal (Web)"/>
    <w:basedOn w:val="a"/>
    <w:uiPriority w:val="99"/>
    <w:semiHidden/>
    <w:unhideWhenUsed/>
    <w:rsid w:val="0038664E"/>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38664E"/>
    <w:rPr>
      <w:b/>
      <w:bCs/>
    </w:rPr>
  </w:style>
  <w:style w:type="character" w:customStyle="1" w:styleId="apple-converted-space">
    <w:name w:val="apple-converted-space"/>
    <w:basedOn w:val="a0"/>
    <w:rsid w:val="0038664E"/>
  </w:style>
  <w:style w:type="paragraph" w:styleId="HTML">
    <w:name w:val="HTML Preformatted"/>
    <w:basedOn w:val="a"/>
    <w:link w:val="HTML0"/>
    <w:uiPriority w:val="99"/>
    <w:semiHidden/>
    <w:unhideWhenUsed/>
    <w:rsid w:val="0038664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0">
    <w:name w:val="HTML 预设格式 字符"/>
    <w:basedOn w:val="a0"/>
    <w:link w:val="HTML"/>
    <w:uiPriority w:val="99"/>
    <w:semiHidden/>
    <w:rsid w:val="0038664E"/>
    <w:rPr>
      <w:rFonts w:ascii="宋体" w:eastAsia="宋体" w:hAnsi="宋体" w:cs="宋体"/>
      <w:kern w:val="0"/>
      <w:sz w:val="24"/>
      <w14:ligatures w14:val="none"/>
    </w:rPr>
  </w:style>
  <w:style w:type="character" w:styleId="HTML1">
    <w:name w:val="HTML Code"/>
    <w:basedOn w:val="a0"/>
    <w:uiPriority w:val="99"/>
    <w:semiHidden/>
    <w:unhideWhenUsed/>
    <w:rsid w:val="0038664E"/>
    <w:rPr>
      <w:rFonts w:ascii="宋体" w:eastAsia="宋体" w:hAnsi="宋体" w:cs="宋体"/>
      <w:sz w:val="24"/>
      <w:szCs w:val="24"/>
    </w:rPr>
  </w:style>
  <w:style w:type="paragraph" w:customStyle="1" w:styleId="p1">
    <w:name w:val="p1"/>
    <w:basedOn w:val="a"/>
    <w:rsid w:val="001D4C8D"/>
    <w:pPr>
      <w:widowControl/>
      <w:spacing w:after="0" w:line="240" w:lineRule="auto"/>
    </w:pPr>
    <w:rPr>
      <w:rFonts w:ascii="Times" w:eastAsia="宋体" w:hAnsi="Times" w:cs="Times"/>
      <w:color w:val="141413"/>
      <w:kern w:val="0"/>
      <w:sz w:val="15"/>
      <w:szCs w:val="15"/>
      <w14:ligatures w14:val="none"/>
    </w:rPr>
  </w:style>
  <w:style w:type="character" w:customStyle="1" w:styleId="s1">
    <w:name w:val="s1"/>
    <w:basedOn w:val="a0"/>
    <w:rsid w:val="001D4C8D"/>
    <w:rPr>
      <w:rFonts w:ascii="Times" w:hAnsi="Times" w:cs="Times" w:hint="default"/>
      <w:sz w:val="9"/>
      <w:szCs w:val="9"/>
    </w:rPr>
  </w:style>
  <w:style w:type="paragraph" w:customStyle="1" w:styleId="whitespace-normal">
    <w:name w:val="whitespace-normal"/>
    <w:basedOn w:val="a"/>
    <w:rsid w:val="009E2FA0"/>
    <w:pPr>
      <w:widowControl/>
      <w:spacing w:before="100" w:beforeAutospacing="1" w:after="100" w:afterAutospacing="1" w:line="240" w:lineRule="auto"/>
    </w:pPr>
    <w:rPr>
      <w:rFonts w:ascii="宋体" w:eastAsia="宋体" w:hAnsi="宋体" w:cs="宋体"/>
      <w:kern w:val="0"/>
      <w:sz w:val="24"/>
      <w14:ligatures w14:val="none"/>
    </w:rPr>
  </w:style>
  <w:style w:type="character" w:styleId="af0">
    <w:name w:val="line number"/>
    <w:basedOn w:val="a0"/>
    <w:uiPriority w:val="99"/>
    <w:semiHidden/>
    <w:unhideWhenUsed/>
    <w:rsid w:val="00DF62CA"/>
  </w:style>
  <w:style w:type="paragraph" w:customStyle="1" w:styleId="font-claude-response-body">
    <w:name w:val="font-claude-response-body"/>
    <w:basedOn w:val="a"/>
    <w:rsid w:val="00311C0F"/>
    <w:pPr>
      <w:widowControl/>
      <w:spacing w:before="100" w:beforeAutospacing="1" w:after="100" w:afterAutospacing="1" w:line="240" w:lineRule="auto"/>
    </w:pPr>
    <w:rPr>
      <w:rFonts w:ascii="宋体" w:eastAsia="宋体" w:hAnsi="宋体" w:cs="宋体"/>
      <w:kern w:val="0"/>
      <w:sz w:val="24"/>
      <w14:ligatures w14:val="none"/>
    </w:rPr>
  </w:style>
  <w:style w:type="paragraph" w:styleId="af1">
    <w:name w:val="footer"/>
    <w:basedOn w:val="a"/>
    <w:link w:val="af2"/>
    <w:uiPriority w:val="99"/>
    <w:unhideWhenUsed/>
    <w:rsid w:val="007144ED"/>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7144ED"/>
    <w:rPr>
      <w:sz w:val="18"/>
      <w:szCs w:val="18"/>
    </w:rPr>
  </w:style>
  <w:style w:type="character" w:styleId="af3">
    <w:name w:val="page number"/>
    <w:basedOn w:val="a0"/>
    <w:uiPriority w:val="99"/>
    <w:semiHidden/>
    <w:unhideWhenUsed/>
    <w:rsid w:val="007144ED"/>
  </w:style>
  <w:style w:type="paragraph" w:styleId="af4">
    <w:name w:val="Bibliography"/>
    <w:basedOn w:val="a"/>
    <w:next w:val="a"/>
    <w:uiPriority w:val="37"/>
    <w:unhideWhenUsed/>
    <w:rsid w:val="00EC1864"/>
    <w:pPr>
      <w:tabs>
        <w:tab w:val="left" w:pos="380"/>
      </w:tabs>
      <w:spacing w:after="0" w:line="480" w:lineRule="auto"/>
      <w:ind w:left="720" w:hanging="720"/>
    </w:pPr>
  </w:style>
  <w:style w:type="paragraph" w:styleId="af5">
    <w:name w:val="Revision"/>
    <w:hidden/>
    <w:uiPriority w:val="99"/>
    <w:semiHidden/>
    <w:rsid w:val="0003176D"/>
    <w:pPr>
      <w:spacing w:after="0" w:line="240" w:lineRule="auto"/>
    </w:pPr>
  </w:style>
  <w:style w:type="character" w:styleId="af6">
    <w:name w:val="annotation reference"/>
    <w:basedOn w:val="a0"/>
    <w:uiPriority w:val="99"/>
    <w:semiHidden/>
    <w:unhideWhenUsed/>
    <w:rsid w:val="00FA43BD"/>
    <w:rPr>
      <w:sz w:val="21"/>
      <w:szCs w:val="21"/>
    </w:rPr>
  </w:style>
  <w:style w:type="paragraph" w:styleId="af7">
    <w:name w:val="annotation text"/>
    <w:basedOn w:val="a"/>
    <w:link w:val="af8"/>
    <w:uiPriority w:val="99"/>
    <w:unhideWhenUsed/>
    <w:rsid w:val="00FA43BD"/>
  </w:style>
  <w:style w:type="character" w:customStyle="1" w:styleId="af8">
    <w:name w:val="批注文字 字符"/>
    <w:basedOn w:val="a0"/>
    <w:link w:val="af7"/>
    <w:uiPriority w:val="99"/>
    <w:rsid w:val="00FA43BD"/>
  </w:style>
  <w:style w:type="paragraph" w:styleId="af9">
    <w:name w:val="annotation subject"/>
    <w:basedOn w:val="af7"/>
    <w:next w:val="af7"/>
    <w:link w:val="afa"/>
    <w:uiPriority w:val="99"/>
    <w:semiHidden/>
    <w:unhideWhenUsed/>
    <w:rsid w:val="00FA43BD"/>
    <w:rPr>
      <w:b/>
      <w:bCs/>
    </w:rPr>
  </w:style>
  <w:style w:type="character" w:customStyle="1" w:styleId="afa">
    <w:name w:val="批注主题 字符"/>
    <w:basedOn w:val="af8"/>
    <w:link w:val="af9"/>
    <w:uiPriority w:val="99"/>
    <w:semiHidden/>
    <w:rsid w:val="00FA43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4EE999-09C4-1046-9B70-1487307592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7</Pages>
  <Words>10279</Words>
  <Characters>58596</Characters>
  <Application>Microsoft Office Word</Application>
  <DocSecurity>0</DocSecurity>
  <Lines>488</Lines>
  <Paragraphs>137</Paragraphs>
  <ScaleCrop>false</ScaleCrop>
  <Company/>
  <LinksUpToDate>false</LinksUpToDate>
  <CharactersWithSpaces>68738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xiaxin</dc:creator>
  <cp:keywords/>
  <dc:description/>
  <cp:lastModifiedBy>xiaxin</cp:lastModifiedBy>
  <cp:revision>96</cp:revision>
  <dcterms:created xsi:type="dcterms:W3CDTF">2025-11-30T14:44:00Z</dcterms:created>
  <dcterms:modified xsi:type="dcterms:W3CDTF">2025-12-01T03:20:00Z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id="JtxzyvmS"/&gt;&lt;style id="http://www.zotero.org/styles/american-geophysical-union" hasBibliography="1" bibliographyStyleHasBeenSet="1"/&gt;&lt;prefs&gt;&lt;pref name="fieldType" value="Field"/&gt;&lt;/prefs&gt;&lt;/data&gt;</vt:lpwstr>
  </property>
</Properties>
</file>