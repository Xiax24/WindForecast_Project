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032" w14:textId="72DDB784" w:rsidR="00391FA4" w:rsidRPr="00E733A4" w:rsidRDefault="00DB748A" w:rsidP="00CD0272">
      <w:pPr>
        <w:widowControl/>
        <w:spacing w:before="100" w:beforeAutospacing="1" w:after="100" w:afterAutospacing="1" w:line="240" w:lineRule="auto"/>
        <w:jc w:val="center"/>
        <w:rPr>
          <w:rFonts w:ascii="Calibri" w:eastAsia="宋体" w:hAnsi="Calibri" w:cs="Calibri"/>
          <w:color w:val="000000"/>
          <w:kern w:val="0"/>
          <w:sz w:val="28"/>
          <w:szCs w:val="28"/>
          <w14:ligatures w14:val="none"/>
        </w:rPr>
      </w:pPr>
      <w:bookmarkStart w:id="0" w:name="OLE_LINK2"/>
      <w:bookmarkStart w:id="1" w:name="OLE_LINK5"/>
      <w:bookmarkStart w:id="2" w:name="OLE_LINK4"/>
      <w:r w:rsidRPr="00E733A4">
        <w:rPr>
          <w:rFonts w:ascii="Calibri" w:eastAsia="宋体" w:hAnsi="Calibri" w:cs="Calibri"/>
          <w:color w:val="000000"/>
          <w:kern w:val="0"/>
          <w:sz w:val="28"/>
          <w:szCs w:val="28"/>
          <w14:ligatures w14:val="none"/>
        </w:rPr>
        <w:t xml:space="preserve">Multi-Height and Flow-Regime-Dependent Inputs </w:t>
      </w:r>
      <w:ins w:id="3" w:author="Supeng Zhang" w:date="2025-12-02T23:26:00Z" w16du:dateUtc="2025-12-02T15:26:00Z">
        <w:r w:rsidR="002F1FD0" w:rsidRPr="004B576A">
          <w:rPr>
            <w:rFonts w:ascii="Calibri" w:eastAsia="宋体" w:hAnsi="Calibri" w:cs="Calibri" w:hint="eastAsia"/>
            <w:color w:val="000000"/>
            <w:kern w:val="0"/>
            <w:sz w:val="28"/>
            <w:szCs w:val="28"/>
            <w14:ligatures w14:val="none"/>
          </w:rPr>
          <w:t>Promote</w:t>
        </w:r>
      </w:ins>
      <w:del w:id="4" w:author="Supeng Zhang" w:date="2025-12-02T23:26:00Z" w16du:dateUtc="2025-12-02T15:26:00Z">
        <w:r w:rsidRPr="00E733A4" w:rsidDel="002F1FD0">
          <w:rPr>
            <w:rFonts w:ascii="Calibri" w:eastAsia="宋体" w:hAnsi="Calibri" w:cs="Calibri"/>
            <w:color w:val="000000"/>
            <w:kern w:val="0"/>
            <w:sz w:val="28"/>
            <w:szCs w:val="28"/>
            <w14:ligatures w14:val="none"/>
          </w:rPr>
          <w:delText>for</w:delText>
        </w:r>
      </w:del>
      <w:r w:rsidRPr="00E733A4">
        <w:rPr>
          <w:rFonts w:ascii="Calibri" w:eastAsia="宋体" w:hAnsi="Calibri" w:cs="Calibri"/>
          <w:color w:val="000000"/>
          <w:kern w:val="0"/>
          <w:sz w:val="28"/>
          <w:szCs w:val="28"/>
          <w14:ligatures w14:val="none"/>
        </w:rPr>
        <w:t xml:space="preserve"> Day-Ahead</w:t>
      </w:r>
      <w:del w:id="5" w:author="Supeng Zhang" w:date="2025-12-02T23:27:00Z" w16du:dateUtc="2025-12-02T15:27:00Z">
        <w:r w:rsidRPr="00E733A4" w:rsidDel="002F1FD0">
          <w:rPr>
            <w:rFonts w:ascii="Calibri" w:eastAsia="宋体" w:hAnsi="Calibri" w:cs="Calibri"/>
            <w:color w:val="000000"/>
            <w:kern w:val="0"/>
            <w:sz w:val="28"/>
            <w:szCs w:val="28"/>
            <w14:ligatures w14:val="none"/>
          </w:rPr>
          <w:delText xml:space="preserve"> Wind Farm</w:delText>
        </w:r>
      </w:del>
      <w:r w:rsidRPr="00E733A4">
        <w:rPr>
          <w:rFonts w:ascii="Calibri" w:eastAsia="宋体" w:hAnsi="Calibri" w:cs="Calibri"/>
          <w:color w:val="000000"/>
          <w:kern w:val="0"/>
          <w:sz w:val="28"/>
          <w:szCs w:val="28"/>
          <w14:ligatures w14:val="none"/>
        </w:rPr>
        <w:t xml:space="preserve"> Power Forecasting</w:t>
      </w:r>
      <w:ins w:id="6" w:author="Supeng Zhang" w:date="2025-12-02T23:25:00Z" w16du:dateUtc="2025-12-02T15:25:00Z">
        <w:r w:rsidR="00AB19D4" w:rsidRPr="00E733A4">
          <w:rPr>
            <w:rFonts w:ascii="Calibri" w:eastAsia="宋体" w:hAnsi="Calibri" w:cs="Calibri" w:hint="eastAsia"/>
            <w:color w:val="000000"/>
            <w:kern w:val="0"/>
            <w:sz w:val="28"/>
            <w:szCs w:val="28"/>
            <w14:ligatures w14:val="none"/>
          </w:rPr>
          <w:t xml:space="preserve"> </w:t>
        </w:r>
      </w:ins>
      <w:ins w:id="7" w:author="Supeng Zhang" w:date="2025-12-02T23:26:00Z" w16du:dateUtc="2025-12-02T15:26:00Z">
        <w:r w:rsidR="00AB19D4" w:rsidRPr="00E733A4">
          <w:rPr>
            <w:rFonts w:ascii="Calibri" w:eastAsia="宋体" w:hAnsi="Calibri" w:cs="Calibri" w:hint="eastAsia"/>
            <w:color w:val="000000"/>
            <w:kern w:val="0"/>
            <w:sz w:val="28"/>
            <w:szCs w:val="28"/>
            <w14:ligatures w14:val="none"/>
          </w:rPr>
          <w:t xml:space="preserve">in </w:t>
        </w:r>
        <w:r w:rsidR="002349D5" w:rsidRPr="00E733A4">
          <w:rPr>
            <w:rFonts w:ascii="Calibri" w:eastAsia="宋体" w:hAnsi="Calibri" w:cs="Calibri" w:hint="eastAsia"/>
            <w:color w:val="000000"/>
            <w:kern w:val="0"/>
            <w:sz w:val="28"/>
            <w:szCs w:val="28"/>
            <w14:ligatures w14:val="none"/>
          </w:rPr>
          <w:t>A</w:t>
        </w:r>
        <w:r w:rsidR="00AB19D4" w:rsidRPr="00E733A4">
          <w:rPr>
            <w:rFonts w:ascii="Calibri" w:eastAsia="宋体" w:hAnsi="Calibri" w:cs="Calibri" w:hint="eastAsia"/>
            <w:color w:val="000000"/>
            <w:kern w:val="0"/>
            <w:sz w:val="28"/>
            <w:szCs w:val="28"/>
            <w14:ligatures w14:val="none"/>
          </w:rPr>
          <w:t xml:space="preserve"> </w:t>
        </w:r>
        <w:r w:rsidR="002349D5" w:rsidRPr="00E733A4">
          <w:rPr>
            <w:rFonts w:ascii="Calibri" w:eastAsia="宋体" w:hAnsi="Calibri" w:cs="Calibri" w:hint="eastAsia"/>
            <w:color w:val="000000"/>
            <w:kern w:val="0"/>
            <w:sz w:val="28"/>
            <w:szCs w:val="28"/>
            <w14:ligatures w14:val="none"/>
          </w:rPr>
          <w:t>W</w:t>
        </w:r>
        <w:r w:rsidR="00AB19D4" w:rsidRPr="00E733A4">
          <w:rPr>
            <w:rFonts w:ascii="Calibri" w:eastAsia="宋体" w:hAnsi="Calibri" w:cs="Calibri" w:hint="eastAsia"/>
            <w:color w:val="000000"/>
            <w:kern w:val="0"/>
            <w:sz w:val="28"/>
            <w:szCs w:val="28"/>
            <w14:ligatures w14:val="none"/>
          </w:rPr>
          <w:t xml:space="preserve">ind </w:t>
        </w:r>
        <w:r w:rsidR="002349D5" w:rsidRPr="00E733A4">
          <w:rPr>
            <w:rFonts w:ascii="Calibri" w:eastAsia="宋体" w:hAnsi="Calibri" w:cs="Calibri" w:hint="eastAsia"/>
            <w:color w:val="000000"/>
            <w:kern w:val="0"/>
            <w:sz w:val="28"/>
            <w:szCs w:val="28"/>
            <w14:ligatures w14:val="none"/>
          </w:rPr>
          <w:t>F</w:t>
        </w:r>
        <w:r w:rsidR="00AB19D4" w:rsidRPr="00E733A4">
          <w:rPr>
            <w:rFonts w:ascii="Calibri" w:eastAsia="宋体" w:hAnsi="Calibri" w:cs="Calibri" w:hint="eastAsia"/>
            <w:color w:val="000000"/>
            <w:kern w:val="0"/>
            <w:sz w:val="28"/>
            <w:szCs w:val="28"/>
            <w14:ligatures w14:val="none"/>
          </w:rPr>
          <w:t>arm</w:t>
        </w:r>
      </w:ins>
    </w:p>
    <w:p w14:paraId="5B071989" w14:textId="7C534E3B" w:rsidR="00394449" w:rsidRDefault="001A3EEA" w:rsidP="00CD0272">
      <w:pPr>
        <w:widowControl/>
        <w:spacing w:before="100" w:beforeAutospacing="1" w:after="100" w:afterAutospacing="1" w:line="240" w:lineRule="auto"/>
        <w:rPr>
          <w:rFonts w:ascii="Calibri" w:eastAsia="宋体" w:hAnsi="Calibri" w:cs="Calibri"/>
          <w:color w:val="000000"/>
          <w:kern w:val="0"/>
          <w:sz w:val="24"/>
          <w14:ligatures w14:val="none"/>
        </w:rPr>
      </w:pPr>
      <w:r w:rsidRPr="001A3EEA">
        <w:rPr>
          <w:rFonts w:ascii="Calibri" w:eastAsia="宋体" w:hAnsi="Calibri" w:cs="Calibri"/>
          <w:color w:val="000000"/>
          <w:kern w:val="0"/>
          <w:sz w:val="24"/>
          <w14:ligatures w14:val="none"/>
        </w:rPr>
        <w:t>Accurate day-ahead wind farm power forecasting</w:t>
      </w:r>
      <w:r w:rsidR="00394449" w:rsidRPr="00394449">
        <w:rPr>
          <w:rFonts w:ascii="Calibri" w:eastAsia="宋体" w:hAnsi="Calibri" w:cs="Calibri"/>
          <w:color w:val="000000"/>
          <w:kern w:val="0"/>
          <w:sz w:val="24"/>
          <w14:ligatures w14:val="none"/>
        </w:rPr>
        <w:t xml:space="preserve"> is essential for power‐system operation, electricity markets, and large-scale integration of variable renewable energy</w:t>
      </w:r>
      <w:r w:rsidR="00EC1864">
        <w:rPr>
          <w:rFonts w:ascii="Calibri" w:eastAsia="宋体" w:hAnsi="Calibri" w:cs="Calibri"/>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{"citationID":"FYJ4jqHq","properties":{"formattedCitation":"(Holttinen,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ts of a more </w:instrText>
      </w:r>
      <w:r w:rsidR="00401647">
        <w:rPr>
          <w:rFonts w:ascii="Times New Roman" w:eastAsia="宋体" w:hAnsi="Times New Roman" w:cs="Times New Roman"/>
          <w:color w:val="000000"/>
          <w:kern w:val="0"/>
          <w:sz w:val="24"/>
          <w14:ligatures w14:val="none"/>
        </w:rPr>
        <w:instrText>ﬂ</w:instrText>
      </w:r>
      <w:r w:rsidR="00401647">
        <w:rPr>
          <w:rFonts w:ascii="Calibri" w:eastAsia="宋体" w:hAnsi="Calibri" w:cs="Calibri"/>
          <w:color w:val="000000"/>
          <w:kern w:val="0"/>
          <w:sz w:val="24"/>
          <w14:ligatures w14:val="none"/>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cit production could be traded 2 h before delivery could bene</w:instrText>
      </w:r>
      <w:r w:rsidR="00401647">
        <w:rPr>
          <w:rFonts w:ascii="Times New Roman" w:eastAsia="宋体" w:hAnsi="Times New Roman" w:cs="Times New Roman"/>
          <w:color w:val="000000"/>
          <w:kern w:val="0"/>
          <w:sz w:val="24"/>
          <w14:ligatures w14:val="none"/>
        </w:rPr>
        <w:instrText>ﬁ</w:instrText>
      </w:r>
      <w:r w:rsidR="00401647">
        <w:rPr>
          <w:rFonts w:ascii="Calibri" w:eastAsia="宋体" w:hAnsi="Calibri" w:cs="Calibri"/>
          <w:color w:val="000000"/>
          <w:kern w:val="0"/>
          <w:sz w:val="24"/>
          <w14:ligatures w14:val="none"/>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(Holttinen, 2005; Mahoney et al., 2012)</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r w:rsidR="007D53EA">
        <w:rPr>
          <w:rFonts w:ascii="Calibri" w:eastAsia="宋体" w:hAnsi="Calibri" w:cs="Calibri" w:hint="eastAsia"/>
          <w:color w:val="000000"/>
          <w:kern w:val="0"/>
          <w:sz w:val="24"/>
          <w14:ligatures w14:val="none"/>
        </w:rPr>
        <w:t>The development of</w:t>
      </w:r>
      <w:r w:rsidR="007D53EA">
        <w:rPr>
          <w:rFonts w:ascii="Calibri" w:eastAsia="宋体" w:hAnsi="Calibri" w:cs="Calibri"/>
          <w:color w:val="000000"/>
          <w:kern w:val="0"/>
          <w:sz w:val="24"/>
          <w14:ligatures w14:val="none"/>
        </w:rPr>
        <w:t xml:space="preserve"> </w:t>
      </w:r>
      <w:r w:rsidR="00837D1F">
        <w:rPr>
          <w:rFonts w:ascii="Calibri" w:eastAsia="宋体" w:hAnsi="Calibri" w:cs="Calibri"/>
          <w:color w:val="000000"/>
          <w:kern w:val="0"/>
          <w:sz w:val="24"/>
          <w14:ligatures w14:val="none"/>
        </w:rPr>
        <w:t>d</w:t>
      </w:r>
      <w:r w:rsidR="00497CE5">
        <w:rPr>
          <w:rFonts w:ascii="Calibri" w:eastAsia="宋体" w:hAnsi="Calibri" w:cs="Calibri" w:hint="eastAsia"/>
          <w:color w:val="000000"/>
          <w:kern w:val="0"/>
          <w:sz w:val="24"/>
          <w14:ligatures w14:val="none"/>
        </w:rPr>
        <w:t xml:space="preserve">eep learning models </w:t>
      </w:r>
      <w:r w:rsidR="00D30FC9">
        <w:rPr>
          <w:rFonts w:ascii="Calibri" w:eastAsia="宋体" w:hAnsi="Calibri" w:cs="Calibri" w:hint="eastAsia"/>
          <w:color w:val="000000"/>
          <w:kern w:val="0"/>
          <w:sz w:val="24"/>
          <w14:ligatures w14:val="none"/>
        </w:rPr>
        <w:t>provide substantial advancement</w:t>
      </w:r>
      <w:r w:rsidR="00497CE5">
        <w:rPr>
          <w:rFonts w:ascii="Calibri" w:eastAsia="宋体" w:hAnsi="Calibri" w:cs="Calibri" w:hint="eastAsia"/>
          <w:color w:val="000000"/>
          <w:kern w:val="0"/>
          <w:sz w:val="24"/>
          <w14:ligatures w14:val="none"/>
        </w:rPr>
        <w:t xml:space="preserve"> for the forecast </w:t>
      </w:r>
      <w:r w:rsidR="006C77C9">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{"citationID":"FpUMca5d","properties":{"formattedCitation":"(Liu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6C77C9">
        <w:rPr>
          <w:rFonts w:ascii="Calibri" w:eastAsia="宋体" w:hAnsi="Calibri" w:cs="Calibri"/>
          <w:color w:val="000000"/>
          <w:kern w:val="0"/>
          <w:sz w:val="24"/>
          <w14:ligatures w14:val="none"/>
        </w:rPr>
        <w:fldChar w:fldCharType="separate"/>
      </w:r>
      <w:r w:rsidR="006C77C9">
        <w:rPr>
          <w:rFonts w:ascii="Calibri" w:eastAsia="宋体" w:hAnsi="Calibri" w:cs="Calibri"/>
          <w:noProof/>
          <w:color w:val="000000"/>
          <w:kern w:val="0"/>
          <w:sz w:val="24"/>
          <w14:ligatures w14:val="none"/>
        </w:rPr>
        <w:t>(Liu &amp; Zhang, 2024)</w:t>
      </w:r>
      <w:r w:rsidR="006C77C9">
        <w:rPr>
          <w:rFonts w:ascii="Calibri" w:eastAsia="宋体" w:hAnsi="Calibri" w:cs="Calibri"/>
          <w:color w:val="000000"/>
          <w:kern w:val="0"/>
          <w:sz w:val="24"/>
          <w14:ligatures w14:val="none"/>
        </w:rPr>
        <w:fldChar w:fldCharType="end"/>
      </w:r>
      <w:r w:rsidR="00497CE5">
        <w:rPr>
          <w:rFonts w:ascii="Calibri" w:eastAsia="宋体" w:hAnsi="Calibri" w:cs="Calibri" w:hint="eastAsia"/>
          <w:color w:val="000000"/>
          <w:kern w:val="0"/>
          <w:sz w:val="24"/>
          <w14:ligatures w14:val="none"/>
        </w:rPr>
        <w:t xml:space="preserve">. </w:t>
      </w:r>
      <w:r w:rsidR="00F00A61">
        <w:rPr>
          <w:rFonts w:ascii="Calibri" w:eastAsia="宋体" w:hAnsi="Calibri" w:cs="Calibri"/>
          <w:color w:val="000000"/>
          <w:kern w:val="0"/>
          <w:sz w:val="24"/>
          <w14:ligatures w14:val="none"/>
        </w:rPr>
        <w:t>The f</w:t>
      </w:r>
      <w:r w:rsidR="00394449" w:rsidRPr="00394449">
        <w:rPr>
          <w:rFonts w:ascii="Calibri" w:eastAsia="宋体" w:hAnsi="Calibri" w:cs="Calibri"/>
          <w:color w:val="000000"/>
          <w:kern w:val="0"/>
          <w:sz w:val="24"/>
          <w14:ligatures w14:val="none"/>
        </w:rPr>
        <w:t>orecast depends not only on model but also on the physical relevance of meteorological inputs</w:t>
      </w:r>
      <w:r w:rsidR="00EC1864">
        <w:rPr>
          <w:rFonts w:ascii="Calibri" w:eastAsia="宋体" w:hAnsi="Calibri" w:cs="Calibri" w:hint="eastAsia"/>
          <w:color w:val="000000"/>
          <w:kern w:val="0"/>
          <w:sz w:val="24"/>
          <w14:ligatures w14:val="none"/>
        </w:rPr>
        <w:t xml:space="preserve"> </w:t>
      </w:r>
      <w:r w:rsidR="00EC1864">
        <w:rPr>
          <w:rFonts w:ascii="Calibri" w:eastAsia="宋体" w:hAnsi="Calibri" w:cs="Calibri"/>
          <w:color w:val="000000"/>
          <w:kern w:val="0"/>
          <w:sz w:val="24"/>
          <w14:ligatures w14:val="none"/>
        </w:rPr>
        <w:fldChar w:fldCharType="begin"/>
      </w:r>
      <w:r w:rsidR="00960A35">
        <w:rPr>
          <w:rFonts w:ascii="Calibri" w:eastAsia="宋体" w:hAnsi="Calibri" w:cs="Calibri"/>
          <w:color w:val="000000"/>
          <w:kern w:val="0"/>
          <w:sz w:val="24"/>
          <w14:ligatures w14:val="none"/>
        </w:rPr>
        <w:instrText xml:space="preserve"> ADDIN ZOTERO_ITEM CSL_CITATION {"citationID":"duzA2wVf","properties":{"formattedCitation":"(Optis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EC1864">
        <w:rPr>
          <w:rFonts w:ascii="Calibri" w:eastAsia="宋体" w:hAnsi="Calibri" w:cs="Calibri"/>
          <w:color w:val="000000"/>
          <w:kern w:val="0"/>
          <w:sz w:val="24"/>
          <w14:ligatures w14:val="none"/>
        </w:rPr>
        <w:fldChar w:fldCharType="separate"/>
      </w:r>
      <w:r w:rsidR="00960A35">
        <w:rPr>
          <w:rFonts w:ascii="Calibri" w:eastAsia="宋体" w:hAnsi="Calibri" w:cs="Calibri"/>
          <w:noProof/>
          <w:color w:val="000000"/>
          <w:kern w:val="0"/>
          <w:sz w:val="24"/>
          <w14:ligatures w14:val="none"/>
        </w:rPr>
        <w:t>(Optis &amp; Perr-Sauer, 2019)</w:t>
      </w:r>
      <w:r w:rsidR="00EC1864">
        <w:rPr>
          <w:rFonts w:ascii="Calibri" w:eastAsia="宋体" w:hAnsi="Calibri" w:cs="Calibri"/>
          <w:color w:val="000000"/>
          <w:kern w:val="0"/>
          <w:sz w:val="24"/>
          <w14:ligatures w14:val="none"/>
        </w:rPr>
        <w:fldChar w:fldCharType="end"/>
      </w:r>
      <w:r w:rsidR="00394449" w:rsidRPr="00394449">
        <w:rPr>
          <w:rFonts w:ascii="Calibri" w:eastAsia="宋体" w:hAnsi="Calibri" w:cs="Calibri"/>
          <w:color w:val="000000"/>
          <w:kern w:val="0"/>
          <w:sz w:val="24"/>
          <w14:ligatures w14:val="none"/>
        </w:rPr>
        <w:t xml:space="preserve">. </w:t>
      </w:r>
      <w:bookmarkStart w:id="8" w:name="OLE_LINK1"/>
      <w:r w:rsidR="00720ACE">
        <w:rPr>
          <w:rFonts w:ascii="Calibri" w:eastAsia="宋体" w:hAnsi="Calibri" w:cs="Calibri" w:hint="eastAsia"/>
          <w:color w:val="000000"/>
          <w:kern w:val="0"/>
          <w:sz w:val="24"/>
          <w14:ligatures w14:val="none"/>
        </w:rPr>
        <w:t>Previous</w:t>
      </w:r>
      <w:r w:rsidR="00394449" w:rsidRPr="00394449">
        <w:rPr>
          <w:rFonts w:ascii="Calibri" w:eastAsia="宋体" w:hAnsi="Calibri" w:cs="Calibri"/>
          <w:color w:val="000000"/>
          <w:kern w:val="0"/>
          <w:sz w:val="24"/>
          <w14:ligatures w14:val="none"/>
        </w:rPr>
        <w:t xml:space="preserve"> </w:t>
      </w:r>
      <w:r w:rsidR="008C5B08">
        <w:rPr>
          <w:rFonts w:ascii="Calibri" w:eastAsia="宋体" w:hAnsi="Calibri" w:cs="Calibri" w:hint="eastAsia"/>
          <w:color w:val="000000"/>
          <w:kern w:val="0"/>
          <w:sz w:val="24"/>
          <w14:ligatures w14:val="none"/>
        </w:rPr>
        <w:t>works</w:t>
      </w:r>
      <w:r w:rsidR="00394449"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paid</w:t>
      </w:r>
      <w:r w:rsidR="00394449" w:rsidRPr="00394449">
        <w:rPr>
          <w:rFonts w:ascii="Calibri" w:eastAsia="宋体" w:hAnsi="Calibri" w:cs="Calibri"/>
          <w:color w:val="000000"/>
          <w:kern w:val="0"/>
          <w:sz w:val="24"/>
          <w14:ligatures w14:val="none"/>
        </w:rPr>
        <w:t xml:space="preserve"> disproportionate </w:t>
      </w:r>
      <w:r w:rsidR="009F68FE">
        <w:rPr>
          <w:rFonts w:ascii="Calibri" w:eastAsia="宋体" w:hAnsi="Calibri" w:cs="Calibri" w:hint="eastAsia"/>
          <w:color w:val="000000"/>
          <w:kern w:val="0"/>
          <w:sz w:val="24"/>
          <w14:ligatures w14:val="none"/>
        </w:rPr>
        <w:t>attention</w:t>
      </w:r>
      <w:r w:rsidR="009F68FE" w:rsidRPr="00394449">
        <w:rPr>
          <w:rFonts w:ascii="Calibri" w:eastAsia="宋体" w:hAnsi="Calibri" w:cs="Calibri"/>
          <w:color w:val="000000"/>
          <w:kern w:val="0"/>
          <w:sz w:val="24"/>
          <w14:ligatures w14:val="none"/>
        </w:rPr>
        <w:t xml:space="preserve"> </w:t>
      </w:r>
      <w:r w:rsidR="009F68FE">
        <w:rPr>
          <w:rFonts w:ascii="Calibri" w:eastAsia="宋体" w:hAnsi="Calibri" w:cs="Calibri" w:hint="eastAsia"/>
          <w:color w:val="000000"/>
          <w:kern w:val="0"/>
          <w:sz w:val="24"/>
          <w14:ligatures w14:val="none"/>
        </w:rPr>
        <w:t>to</w:t>
      </w:r>
      <w:r w:rsidR="00394449" w:rsidRPr="00394449">
        <w:rPr>
          <w:rFonts w:ascii="Calibri" w:eastAsia="宋体" w:hAnsi="Calibri" w:cs="Calibri"/>
          <w:color w:val="000000"/>
          <w:kern w:val="0"/>
          <w:sz w:val="24"/>
          <w14:ligatures w14:val="none"/>
        </w:rPr>
        <w:t xml:space="preserve"> </w:t>
      </w:r>
      <w:r w:rsidR="000C14DC">
        <w:rPr>
          <w:rFonts w:ascii="Calibri" w:eastAsia="宋体" w:hAnsi="Calibri" w:cs="Calibri" w:hint="eastAsia"/>
          <w:color w:val="000000"/>
          <w:kern w:val="0"/>
          <w:sz w:val="24"/>
          <w14:ligatures w14:val="none"/>
        </w:rPr>
        <w:t>models, including</w:t>
      </w:r>
      <w:r w:rsidR="00394449" w:rsidRPr="00394449">
        <w:rPr>
          <w:rFonts w:ascii="Calibri" w:eastAsia="宋体" w:hAnsi="Calibri" w:cs="Calibri"/>
          <w:color w:val="000000"/>
          <w:kern w:val="0"/>
          <w:sz w:val="24"/>
          <w14:ligatures w14:val="none"/>
        </w:rPr>
        <w:t xml:space="preserve"> </w:t>
      </w:r>
      <w:r w:rsidR="002B7705">
        <w:rPr>
          <w:rFonts w:ascii="Calibri" w:eastAsia="宋体" w:hAnsi="Calibri" w:cs="Calibri" w:hint="eastAsia"/>
          <w:color w:val="000000"/>
          <w:kern w:val="0"/>
          <w:sz w:val="24"/>
          <w14:ligatures w14:val="none"/>
        </w:rPr>
        <w:t xml:space="preserve">model </w:t>
      </w:r>
      <w:r w:rsidR="00394449" w:rsidRPr="00394449">
        <w:rPr>
          <w:rFonts w:ascii="Calibri" w:eastAsia="宋体" w:hAnsi="Calibri" w:cs="Calibri"/>
          <w:color w:val="000000"/>
          <w:kern w:val="0"/>
          <w:sz w:val="24"/>
          <w14:ligatures w14:val="none"/>
        </w:rPr>
        <w:t xml:space="preserve">architectures, hyperparameter optimization, and post-processing techniques </w:t>
      </w:r>
      <w:r w:rsidR="002D002E">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{"citationID":"C5kFDdu9","properties":{"formattedCitation":"(Haq et al., 2025; Verdone et al., 2025)","plainCitation":"(Haq et al., 2025; Verdone et al., 2025)","noteIndex":0},"citationItems":[{"id":1373,"uris":["http://zotero.org/users/14274501/items/EWPGWRNY"],"itemData":{"id":1373,"type":"article-journal","abstract":"The energy sector is undergoing a radical transformation towards an electricity generation system composed mainly of renewable energy sources. Although they offer several advantages compared to fossil fuels (such as scarcity and import-dependency), their stochastic nature makes them unreliable without an adequate storage system. Since electrical networks are characterized by complex dynamics, numerous methods for predicting renewable electricity production have been developed over the years. Among them, machine learning and deep learning methods in this field can be considered successful tools. In this review, we offer an overview of the methodologies applied to the task of renewable energy source forecasting, focusing on solar and wind. We classified methods depending on the number of sites and spatio-temporal information involved in the prediction. Recent research has demonstrated how the processing of simultaneous information coming from multiple plants allows the predictive system to take advantage of both temporal and spatial knowledge of the plants generating the related time series. Moreover, we have analyzed in detail the datasets employed in these experiments, to offer a clear and unified view of the experimental setups and the difficulty in producing a benchmark to compare methods. The purpose of this review is to offer the reader an updated view of the most modern renewable energy forecasting systems by comparing methodologies and approaches used in state-of-the-art research and providing a critical analysis of them.","container-title":"Applied Energy","DOI":"10.1016/j.apenergy.2025.126016","ISSN":"03062619","journalAbbreviation":"Appl. Energy","language":"en","page":"126016","source":"DOI.org (Crossref)","title":"A review of solar and wind energy forecasting: from single-site to multi-site paradigm","title-short":"A review of solar and wind energy forecasting","volume":"392","author":[{"family":"Verdone","given":"Alessio"},{"family":"Panella","given":"Massimo"},{"family":"De Santis","given":"Enrico"},{"family":"Rizzi","given":"Antonello"}],"issued":{"date-parts":[["2025",8]]}}},{"id":1511,"uris":["http://zotero.org/users/14274501/items/K9NNST6B"],"itemData":{"id":1511,"type":"article-journal","abstract":"The dependable integration of wind energy into contemporary electrical systems, which supports market operations, grid stability, and strategic planning, depends on accurate wind power forecasting. A thorough analysis of machine learning (ML) techniques for wind power prediction is presented in this research, encompassing advancements from 2006 to 2025. Physical, statistical, traditional machine learning, deep learning, ensemble, and hybrid models are the categories into which current forecasting techniques fall. With particular focus on sophisticated designs like Long Short-Term Memory (LSTM) networks, Convolutional Neural Networks (CNNs), Graph Neural Networks (GNNs), and hybrid CNN–LSTM frameworks, we examine their capabilities, constraints, and application domains. The paper also looks at lightweight solutions that allow deployment on low-cost edge devices, as well as optimization algorithms like the Fruit Fly Algorithm and Particle Swarm Optimization (PSO). Comparative analyses show how well various models handle temporal dependencies, nonlinearity, scalability, and interpretability over a range of predicting horizons. There is a thorough discussion of the main obstacles, including problems with data quality, computing limitations, and performance in harsh weather. The findings indicate that in order to improve prediction accuracy, robustness, and real-time application, future research should concentrate on IoT-enabled sensor networks, multi-model fusion, physics-informed learning, and sophisticated structures like Transformers. All things considered, this paper charts the developing field of machine learning-driven wind power forecasting and offers practical guidance for developing intelligent, efficient, and sustainable renewable energy systems.","container-title":"Discover Applied Sciences","DOI":"10.1007/s42452-025-07675-x","ISSN":"3004-9261","issue":"10","journalAbbreviation":"Discov Appl Sci","language":"en","page":"1139","source":"DOI.org (Crossref)","title":"Machine learning approaches for wind power forecasting: a comprehensive review","title-short":"Machine learning approaches for wind power forecasting","volume":"7","author":[{"family":"Haq","given":"Inam Ul"},{"family":"Kumar","given":"Abhishek"},{"family":"Rathore","given":"Pramod Singh"}],"issued":{"date-parts":[["2025",10,6]]}}}],"schema":"https://github.com/citation-style-language/schema/raw/master/csl-citation.json"} </w:instrText>
      </w:r>
      <w:r w:rsidR="002D002E">
        <w:rPr>
          <w:rFonts w:ascii="Calibri" w:eastAsia="宋体" w:hAnsi="Calibri" w:cs="Calibri"/>
          <w:color w:val="000000"/>
          <w:kern w:val="0"/>
          <w:sz w:val="24"/>
          <w14:ligatures w14:val="none"/>
        </w:rPr>
        <w:fldChar w:fldCharType="separate"/>
      </w:r>
      <w:r w:rsidR="00401647">
        <w:rPr>
          <w:rFonts w:ascii="Calibri" w:eastAsia="宋体" w:hAnsi="Calibri" w:cs="Calibri"/>
          <w:noProof/>
          <w:color w:val="000000"/>
          <w:kern w:val="0"/>
          <w:sz w:val="24"/>
          <w14:ligatures w14:val="none"/>
        </w:rPr>
        <w:t>(Haq et al., 2025; Verdone et al., 2025)</w:t>
      </w:r>
      <w:r w:rsidR="002D002E">
        <w:rPr>
          <w:rFonts w:ascii="Calibri" w:eastAsia="宋体" w:hAnsi="Calibri" w:cs="Calibri"/>
          <w:color w:val="000000"/>
          <w:kern w:val="0"/>
          <w:sz w:val="24"/>
          <w14:ligatures w14:val="none"/>
        </w:rPr>
        <w:fldChar w:fldCharType="end"/>
      </w:r>
      <w:r w:rsidR="002B7705">
        <w:rPr>
          <w:rFonts w:ascii="Calibri" w:eastAsia="宋体" w:hAnsi="Calibri" w:cs="Calibri" w:hint="eastAsia"/>
          <w:color w:val="000000"/>
          <w:kern w:val="0"/>
          <w:sz w:val="24"/>
          <w14:ligatures w14:val="none"/>
        </w:rPr>
        <w:t>.</w:t>
      </w:r>
      <w:r w:rsidR="002D002E">
        <w:rPr>
          <w:rFonts w:ascii="Calibri" w:eastAsia="宋体" w:hAnsi="Calibri" w:cs="Calibri" w:hint="eastAsia"/>
          <w:color w:val="000000"/>
          <w:kern w:val="0"/>
          <w:sz w:val="24"/>
          <w14:ligatures w14:val="none"/>
        </w:rPr>
        <w:t xml:space="preserve"> </w:t>
      </w:r>
      <w:r w:rsidR="005547DB">
        <w:rPr>
          <w:rFonts w:ascii="Calibri" w:eastAsia="宋体" w:hAnsi="Calibri" w:cs="Calibri" w:hint="eastAsia"/>
          <w:color w:val="000000"/>
          <w:kern w:val="0"/>
          <w:sz w:val="24"/>
          <w14:ligatures w14:val="none"/>
        </w:rPr>
        <w:t>In comparison</w:t>
      </w:r>
      <w:r w:rsidR="002B7705">
        <w:rPr>
          <w:rFonts w:ascii="Calibri" w:eastAsia="宋体" w:hAnsi="Calibri" w:cs="Calibri" w:hint="eastAsia"/>
          <w:color w:val="000000"/>
          <w:kern w:val="0"/>
          <w:sz w:val="24"/>
          <w14:ligatures w14:val="none"/>
        </w:rPr>
        <w:t>,</w:t>
      </w:r>
      <w:r w:rsidR="00394449" w:rsidRPr="00394449">
        <w:rPr>
          <w:rFonts w:ascii="Calibri" w:eastAsia="宋体" w:hAnsi="Calibri" w:cs="Calibri"/>
          <w:color w:val="000000"/>
          <w:kern w:val="0"/>
          <w:sz w:val="24"/>
          <w14:ligatures w14:val="none"/>
        </w:rPr>
        <w:t xml:space="preserve"> the </w:t>
      </w:r>
      <w:r w:rsidR="00CA0126">
        <w:rPr>
          <w:rFonts w:ascii="Calibri" w:eastAsia="宋体" w:hAnsi="Calibri" w:cs="Calibri" w:hint="eastAsia"/>
          <w:color w:val="000000"/>
          <w:kern w:val="0"/>
          <w:sz w:val="24"/>
          <w14:ligatures w14:val="none"/>
        </w:rPr>
        <w:t xml:space="preserve">importance of </w:t>
      </w:r>
      <w:r w:rsidR="00394449" w:rsidRPr="00394449">
        <w:rPr>
          <w:rFonts w:ascii="Calibri" w:eastAsia="宋体" w:hAnsi="Calibri" w:cs="Calibri"/>
          <w:color w:val="000000"/>
          <w:kern w:val="0"/>
          <w:sz w:val="24"/>
          <w14:ligatures w14:val="none"/>
        </w:rPr>
        <w:t>atmospheric information</w:t>
      </w:r>
      <w:r w:rsidR="00CA0126">
        <w:rPr>
          <w:rFonts w:ascii="Calibri" w:eastAsia="宋体" w:hAnsi="Calibri" w:cs="Calibri" w:hint="eastAsia"/>
          <w:color w:val="000000"/>
          <w:kern w:val="0"/>
          <w:sz w:val="24"/>
          <w14:ligatures w14:val="none"/>
        </w:rPr>
        <w:t xml:space="preserve"> </w:t>
      </w:r>
      <w:r w:rsidR="00D750BB">
        <w:rPr>
          <w:rFonts w:ascii="Calibri" w:eastAsia="宋体" w:hAnsi="Calibri" w:cs="Calibri" w:hint="eastAsia"/>
          <w:color w:val="000000"/>
          <w:kern w:val="0"/>
          <w:sz w:val="24"/>
          <w14:ligatures w14:val="none"/>
        </w:rPr>
        <w:t>is</w:t>
      </w:r>
      <w:r w:rsidR="00CA0126">
        <w:rPr>
          <w:rFonts w:ascii="Calibri" w:eastAsia="宋体" w:hAnsi="Calibri" w:cs="Calibri" w:hint="eastAsia"/>
          <w:color w:val="000000"/>
          <w:kern w:val="0"/>
          <w:sz w:val="24"/>
          <w14:ligatures w14:val="none"/>
        </w:rPr>
        <w:t xml:space="preserve"> </w:t>
      </w:r>
      <w:r w:rsidR="00FA74E8">
        <w:rPr>
          <w:rFonts w:ascii="Calibri" w:eastAsia="宋体" w:hAnsi="Calibri" w:cs="Calibri" w:hint="eastAsia"/>
          <w:color w:val="000000"/>
          <w:kern w:val="0"/>
          <w:sz w:val="24"/>
          <w14:ligatures w14:val="none"/>
        </w:rPr>
        <w:t>largely overlooked</w:t>
      </w:r>
      <w:r w:rsidR="002D356C">
        <w:rPr>
          <w:rFonts w:ascii="Calibri" w:eastAsia="宋体" w:hAnsi="Calibri" w:cs="Calibri" w:hint="eastAsia"/>
          <w:color w:val="000000"/>
          <w:kern w:val="0"/>
          <w:sz w:val="24"/>
          <w14:ligatures w14:val="none"/>
        </w:rPr>
        <w:t xml:space="preserve">, which leads to </w:t>
      </w:r>
      <w:r w:rsidR="004E2D6A">
        <w:rPr>
          <w:rFonts w:ascii="Calibri" w:eastAsia="宋体" w:hAnsi="Calibri" w:cs="Calibri" w:hint="eastAsia"/>
          <w:color w:val="000000"/>
          <w:kern w:val="0"/>
          <w:sz w:val="24"/>
          <w14:ligatures w14:val="none"/>
        </w:rPr>
        <w:t xml:space="preserve">a lack of physical foundation </w:t>
      </w:r>
      <w:r w:rsidR="0075458A">
        <w:rPr>
          <w:rFonts w:ascii="Calibri" w:eastAsia="宋体" w:hAnsi="Calibri" w:cs="Calibri" w:hint="eastAsia"/>
          <w:color w:val="000000"/>
          <w:kern w:val="0"/>
          <w:sz w:val="24"/>
          <w14:ligatures w14:val="none"/>
        </w:rPr>
        <w:t>in determining the features input into the models.</w:t>
      </w:r>
      <w:bookmarkEnd w:id="8"/>
    </w:p>
    <w:p w14:paraId="172F2C37" w14:textId="45B89D69" w:rsidR="00710F66" w:rsidRDefault="005F024E" w:rsidP="00CD0272">
      <w:pPr>
        <w:widowControl/>
        <w:spacing w:before="100" w:beforeAutospacing="1" w:after="100" w:afterAutospacing="1" w:line="240" w:lineRule="auto"/>
        <w:rPr>
          <w:rFonts w:ascii="Calibri" w:eastAsia="宋体" w:hAnsi="Calibri" w:cs="Calibri"/>
          <w:color w:val="000000"/>
          <w:kern w:val="0"/>
          <w:sz w:val="24"/>
          <w14:ligatures w14:val="none"/>
        </w:rPr>
      </w:pPr>
      <w:r>
        <w:rPr>
          <w:rFonts w:ascii="Calibri" w:eastAsia="宋体" w:hAnsi="Calibri" w:cs="Calibri" w:hint="eastAsia"/>
          <w:color w:val="000000"/>
          <w:kern w:val="0"/>
          <w:sz w:val="24"/>
          <w14:ligatures w14:val="none"/>
        </w:rPr>
        <w:t xml:space="preserve">The </w:t>
      </w:r>
      <w:r w:rsidRPr="00F425DD">
        <w:rPr>
          <w:rFonts w:ascii="Calibri" w:eastAsia="宋体" w:hAnsi="Calibri" w:cs="Calibri"/>
          <w:color w:val="000000"/>
          <w:kern w:val="0"/>
          <w:sz w:val="24"/>
          <w14:ligatures w14:val="none"/>
        </w:rPr>
        <w:t>wind speed</w:t>
      </w:r>
      <w:r>
        <w:rPr>
          <w:rFonts w:ascii="Calibri" w:eastAsia="宋体" w:hAnsi="Calibri" w:cs="Calibri" w:hint="eastAsia"/>
          <w:color w:val="000000"/>
          <w:kern w:val="0"/>
          <w:sz w:val="24"/>
          <w14:ligatures w14:val="none"/>
        </w:rPr>
        <w:t xml:space="preserve"> at hub height has been</w:t>
      </w:r>
      <w:r w:rsidR="00091910">
        <w:rPr>
          <w:rFonts w:ascii="Calibri" w:eastAsia="宋体" w:hAnsi="Calibri" w:cs="Calibri" w:hint="eastAsia"/>
          <w:color w:val="000000"/>
          <w:kern w:val="0"/>
          <w:sz w:val="24"/>
          <w14:ligatures w14:val="none"/>
        </w:rPr>
        <w:t xml:space="preserve"> </w:t>
      </w:r>
      <w:r>
        <w:rPr>
          <w:rFonts w:ascii="Calibri" w:eastAsia="宋体" w:hAnsi="Calibri" w:cs="Calibri" w:hint="eastAsia"/>
          <w:color w:val="000000"/>
          <w:kern w:val="0"/>
          <w:sz w:val="24"/>
          <w14:ligatures w14:val="none"/>
        </w:rPr>
        <w:t xml:space="preserve">used as the </w:t>
      </w:r>
      <w:r w:rsidR="00670753">
        <w:rPr>
          <w:rFonts w:ascii="Calibri" w:eastAsia="宋体" w:hAnsi="Calibri" w:cs="Calibri" w:hint="eastAsia"/>
          <w:color w:val="000000"/>
          <w:kern w:val="0"/>
          <w:sz w:val="24"/>
          <w14:ligatures w14:val="none"/>
        </w:rPr>
        <w:t xml:space="preserve">primary feature </w:t>
      </w:r>
      <w:r w:rsidR="005F1559">
        <w:rPr>
          <w:rFonts w:ascii="Calibri" w:eastAsia="宋体" w:hAnsi="Calibri" w:cs="Calibri" w:hint="eastAsia"/>
          <w:color w:val="000000"/>
          <w:kern w:val="0"/>
          <w:sz w:val="24"/>
          <w14:ligatures w14:val="none"/>
        </w:rPr>
        <w:t>input into the models</w:t>
      </w:r>
      <w:r w:rsidR="00670753">
        <w:rPr>
          <w:rFonts w:ascii="Calibri" w:eastAsia="宋体" w:hAnsi="Calibri" w:cs="Calibri" w:hint="eastAsia"/>
          <w:color w:val="000000"/>
          <w:kern w:val="0"/>
          <w:sz w:val="24"/>
          <w14:ligatures w14:val="none"/>
        </w:rPr>
        <w:t xml:space="preserve"> </w:t>
      </w:r>
      <w:r w:rsidR="00670753">
        <w:rPr>
          <w:rFonts w:ascii="Calibri" w:eastAsia="宋体" w:hAnsi="Calibri" w:cs="Calibri"/>
          <w:color w:val="000000"/>
          <w:kern w:val="0"/>
          <w:sz w:val="24"/>
          <w14:ligatures w14:val="none"/>
        </w:rPr>
        <w:fldChar w:fldCharType="begin"/>
      </w:r>
      <w:r w:rsidR="006C77C9">
        <w:rPr>
          <w:rFonts w:ascii="Calibri" w:eastAsia="宋体" w:hAnsi="Calibri" w:cs="Calibri"/>
          <w:color w:val="000000"/>
          <w:kern w:val="0"/>
          <w:sz w:val="24"/>
          <w14:ligatures w14:val="none"/>
        </w:rPr>
        <w:instrText xml:space="preserve"> ADDIN ZOTERO_ITEM CSL_CITATION {"citationID":"ltycAAkh","properties":{"unsorted":true,"formattedCitation":"(Mahoney et al., 2012; Ye et al., 2017; Che et al., 2022; Zhang et al., 2025)","plainCitation":"(Mahoney et al., 2012; Ye et al., 2017; Che et al., 2022; Zhang et al., 2025)","dontUpdate":true,"noteIndex":0},"citationItems":[{"id":1625,"uris":["http://zotero.org/users/14274501/items/5TJHB4EM"],"itemData":{"id":1625,"type":"article-journal","abstract":"Wind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c spatial location and the layout of its neighboring correlated wind turbines. Then, spatial correlation matrix of wind speed is derived by discretizing differential equation at each wind turbine using a </w:instrText>
      </w:r>
      <w:r w:rsidR="006C77C9">
        <w:rPr>
          <w:rFonts w:ascii="Times New Roman" w:eastAsia="宋体" w:hAnsi="Times New Roman" w:cs="Times New Roman"/>
          <w:color w:val="000000"/>
          <w:kern w:val="0"/>
          <w:sz w:val="24"/>
          <w14:ligatures w14:val="none"/>
        </w:rPr>
        <w:instrText>ﬁ</w:instrText>
      </w:r>
      <w:r w:rsidR="006C77C9">
        <w:rPr>
          <w:rFonts w:ascii="Calibri" w:eastAsia="宋体" w:hAnsi="Calibri" w:cs="Calibri"/>
          <w:color w:val="000000"/>
          <w:kern w:val="0"/>
          <w:sz w:val="24"/>
          <w14:ligatures w14:val="none"/>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680,"uris":["http://zotero.org/users/14274501/items/9D8B8ARY"],"itemData":{"id":680,"type":"article-journal","container-title":"Nature Communications","DOI":"10.1038/s41467-025-58456-4","ISSN":"2041-1723","issue":"1","journalAbbreviation":"Nat. Commun.","language":"en","page":"3195","source":"DOI.org (Crossref)","title":"A machine learning model for hub-height short-term wind speed prediction","volume":"16","author":[{"family":"Zhang","given":"Zongwei"},{"family":"Lin","given":"Lianlei"},{"family":"Gao","given":"Sheng"},{"family":"Wang","given":"Junkai"},{"family":"Zhao","given":"Hanqing"},{"family":"Yu","given":"Hangyi"}],"issued":{"date-parts":[["2025",4,3]]}}}],"schema":"https://github.com/citation-style-language/schema/raw/master/csl-citation.json"} </w:instrText>
      </w:r>
      <w:r w:rsidR="00670753">
        <w:rPr>
          <w:rFonts w:ascii="Calibri" w:eastAsia="宋体" w:hAnsi="Calibri" w:cs="Calibri"/>
          <w:color w:val="000000"/>
          <w:kern w:val="0"/>
          <w:sz w:val="24"/>
          <w14:ligatures w14:val="none"/>
        </w:rPr>
        <w:fldChar w:fldCharType="separate"/>
      </w:r>
      <w:r w:rsidR="00670753">
        <w:rPr>
          <w:rFonts w:ascii="Calibri" w:hAnsi="Calibri" w:cs="Calibri"/>
          <w:color w:val="000000"/>
          <w:kern w:val="0"/>
          <w:sz w:val="24"/>
        </w:rPr>
        <w:t>(</w:t>
      </w:r>
      <w:r w:rsidR="00A43927">
        <w:rPr>
          <w:rFonts w:ascii="Calibri" w:hAnsi="Calibri" w:cs="Calibri" w:hint="eastAsia"/>
          <w:color w:val="000000"/>
          <w:kern w:val="0"/>
          <w:sz w:val="24"/>
        </w:rPr>
        <w:t xml:space="preserve">e.g., </w:t>
      </w:r>
      <w:r w:rsidR="00670753">
        <w:rPr>
          <w:rFonts w:ascii="Calibri" w:hAnsi="Calibri" w:cs="Calibri"/>
          <w:color w:val="000000"/>
          <w:kern w:val="0"/>
          <w:sz w:val="24"/>
        </w:rPr>
        <w:t>Mahoney et al., 2012; Ye et al., 2017; Che et al., 2022; Zhang et al., 2025)</w:t>
      </w:r>
      <w:r w:rsidR="0067075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This practice originates from single-turbine power curve, where </w:t>
      </w:r>
      <w:r w:rsidR="007A1CC8">
        <w:rPr>
          <w:rFonts w:ascii="Calibri" w:eastAsia="宋体" w:hAnsi="Calibri" w:cs="Calibri" w:hint="eastAsia"/>
          <w:color w:val="000000"/>
          <w:kern w:val="0"/>
          <w:sz w:val="24"/>
          <w14:ligatures w14:val="none"/>
        </w:rPr>
        <w:t>power</w:t>
      </w:r>
      <w:r w:rsidR="007A1CC8" w:rsidRPr="00F425DD">
        <w:rPr>
          <w:rFonts w:ascii="Calibri" w:eastAsia="宋体" w:hAnsi="Calibri" w:cs="Calibri"/>
          <w:color w:val="000000"/>
          <w:kern w:val="0"/>
          <w:sz w:val="24"/>
          <w14:ligatures w14:val="none"/>
        </w:rPr>
        <w:t xml:space="preserve"> </w:t>
      </w:r>
      <w:r w:rsidR="00F425DD" w:rsidRPr="00F425DD">
        <w:rPr>
          <w:rFonts w:ascii="Calibri" w:eastAsia="宋体" w:hAnsi="Calibri" w:cs="Calibri"/>
          <w:color w:val="000000"/>
          <w:kern w:val="0"/>
          <w:sz w:val="24"/>
          <w14:ligatures w14:val="none"/>
        </w:rPr>
        <w:t xml:space="preserve">can be characterized by a single </w:t>
      </w:r>
      <w:r w:rsidR="00B16E71">
        <w:rPr>
          <w:rFonts w:ascii="Calibri" w:eastAsia="宋体" w:hAnsi="Calibri" w:cs="Calibri"/>
          <w:color w:val="000000"/>
          <w:kern w:val="0"/>
          <w:sz w:val="24"/>
          <w14:ligatures w14:val="none"/>
        </w:rPr>
        <w:t>hub</w:t>
      </w:r>
      <w:r w:rsidR="007A1CC8">
        <w:rPr>
          <w:rFonts w:ascii="Calibri" w:eastAsia="宋体" w:hAnsi="Calibri" w:cs="Calibri" w:hint="eastAsia"/>
          <w:color w:val="000000"/>
          <w:kern w:val="0"/>
          <w:sz w:val="24"/>
          <w14:ligatures w14:val="none"/>
        </w:rPr>
        <w:t>-</w:t>
      </w:r>
      <w:r w:rsidR="00F425DD" w:rsidRPr="00F425DD">
        <w:rPr>
          <w:rFonts w:ascii="Calibri" w:eastAsia="宋体" w:hAnsi="Calibri" w:cs="Calibri"/>
          <w:color w:val="000000"/>
          <w:kern w:val="0"/>
          <w:sz w:val="24"/>
          <w14:ligatures w14:val="none"/>
        </w:rPr>
        <w:t>height</w:t>
      </w:r>
      <w:r w:rsidR="007A1CC8">
        <w:rPr>
          <w:rFonts w:ascii="Calibri" w:eastAsia="宋体" w:hAnsi="Calibri" w:cs="Calibri" w:hint="eastAsia"/>
          <w:color w:val="000000"/>
          <w:kern w:val="0"/>
          <w:sz w:val="24"/>
          <w14:ligatures w14:val="none"/>
        </w:rPr>
        <w:t xml:space="preserve"> wind speed</w:t>
      </w:r>
      <w:r w:rsidR="002102C4">
        <w:rPr>
          <w:rFonts w:ascii="Calibri" w:eastAsia="宋体" w:hAnsi="Calibri" w:cs="Calibri" w:hint="eastAsia"/>
          <w:color w:val="000000"/>
          <w:kern w:val="0"/>
          <w:sz w:val="24"/>
          <w14:ligatures w14:val="none"/>
        </w:rPr>
        <w:t xml:space="preserve"> </w:t>
      </w:r>
      <w:r w:rsidR="00A943FC">
        <w:rPr>
          <w:rFonts w:ascii="Calibri" w:eastAsia="宋体" w:hAnsi="Calibri" w:cs="Calibri"/>
          <w:color w:val="000000"/>
          <w:kern w:val="0"/>
          <w:sz w:val="24"/>
          <w14:ligatures w14:val="none"/>
        </w:rPr>
        <w:fldChar w:fldCharType="begin"/>
      </w:r>
      <w:r w:rsidR="00401647">
        <w:rPr>
          <w:rFonts w:ascii="Calibri" w:eastAsia="宋体" w:hAnsi="Calibri" w:cs="Calibri"/>
          <w:color w:val="000000"/>
          <w:kern w:val="0"/>
          <w:sz w:val="24"/>
          <w14:ligatures w14:val="none"/>
        </w:rPr>
        <w:instrText xml:space="preserve"> ADDIN ZOTERO_ITEM CSL_CITATION {"citationID":"2y7JN3K4","properties":{"formattedCitation":"(Turbines\\uc0\\u8212{}Part, 2005)","plainCitation":"(Turbines—Part, 2005)","noteIndex":0},"citationItems":[{"id":1638,"uris":["http://zotero.org/users/14274501/items/3X2LALHE"],"itemData":{"id":1638,"type":"article-journal","container-title":"British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A943FC">
        <w:rPr>
          <w:rFonts w:ascii="Calibri" w:eastAsia="宋体" w:hAnsi="Calibri" w:cs="Calibri"/>
          <w:color w:val="000000"/>
          <w:kern w:val="0"/>
          <w:sz w:val="24"/>
          <w14:ligatures w14:val="none"/>
        </w:rPr>
        <w:fldChar w:fldCharType="separate"/>
      </w:r>
      <w:r w:rsidR="00401647" w:rsidRPr="00401647">
        <w:rPr>
          <w:rFonts w:ascii="Calibri" w:hAnsi="Calibri" w:cs="Calibri"/>
          <w:color w:val="000000"/>
          <w:kern w:val="0"/>
          <w:sz w:val="24"/>
        </w:rPr>
        <w:t>(Turbines—Part, 2005)</w:t>
      </w:r>
      <w:r w:rsidR="00A943FC">
        <w:rPr>
          <w:rFonts w:ascii="Calibri" w:eastAsia="宋体" w:hAnsi="Calibri" w:cs="Calibri"/>
          <w:color w:val="000000"/>
          <w:kern w:val="0"/>
          <w:sz w:val="24"/>
          <w14:ligatures w14:val="none"/>
        </w:rPr>
        <w:fldChar w:fldCharType="end"/>
      </w:r>
      <w:r w:rsidR="00314C88">
        <w:rPr>
          <w:rFonts w:ascii="Calibri" w:eastAsia="宋体" w:hAnsi="Calibri" w:cs="Calibri" w:hint="eastAsia"/>
          <w:color w:val="000000"/>
          <w:kern w:val="0"/>
          <w:sz w:val="24"/>
          <w14:ligatures w14:val="none"/>
        </w:rPr>
        <w:t xml:space="preserve">, and </w:t>
      </w:r>
      <w:r w:rsidR="00DB509B">
        <w:rPr>
          <w:rFonts w:ascii="Calibri" w:eastAsia="宋体" w:hAnsi="Calibri" w:cs="Calibri" w:hint="eastAsia"/>
          <w:color w:val="000000"/>
          <w:kern w:val="0"/>
          <w:sz w:val="24"/>
          <w14:ligatures w14:val="none"/>
        </w:rPr>
        <w:t xml:space="preserve">could be supported by </w:t>
      </w:r>
      <w:r w:rsidR="00314C88">
        <w:rPr>
          <w:rFonts w:ascii="Calibri" w:eastAsia="宋体" w:hAnsi="Calibri" w:cs="Calibri" w:hint="eastAsia"/>
          <w:color w:val="000000"/>
          <w:kern w:val="0"/>
          <w:sz w:val="24"/>
          <w14:ligatures w14:val="none"/>
        </w:rPr>
        <w:t xml:space="preserve">the fact that </w:t>
      </w:r>
      <w:r w:rsidR="005B3BF3" w:rsidRPr="00F425DD">
        <w:rPr>
          <w:rFonts w:ascii="Calibri" w:eastAsia="宋体" w:hAnsi="Calibri" w:cs="Calibri"/>
          <w:color w:val="000000"/>
          <w:kern w:val="0"/>
          <w:sz w:val="24"/>
          <w14:ligatures w14:val="none"/>
        </w:rPr>
        <w:t>hub-height wind speed shows strong correlation with power</w:t>
      </w:r>
      <w:r w:rsidR="005B3BF3">
        <w:rPr>
          <w:rFonts w:ascii="Calibri" w:eastAsia="宋体" w:hAnsi="Calibri" w:cs="Calibri" w:hint="eastAsia"/>
          <w:color w:val="000000"/>
          <w:kern w:val="0"/>
          <w:sz w:val="24"/>
          <w14:ligatures w14:val="none"/>
        </w:rPr>
        <w:t xml:space="preserve"> </w:t>
      </w:r>
      <w:r w:rsidR="005B3BF3">
        <w:rPr>
          <w:rFonts w:ascii="Calibri" w:eastAsia="宋体" w:hAnsi="Calibri" w:cs="Calibri"/>
          <w:color w:val="000000"/>
          <w:kern w:val="0"/>
          <w:sz w:val="24"/>
          <w14:ligatures w14:val="none"/>
        </w:rPr>
        <w:fldChar w:fldCharType="begin"/>
      </w:r>
      <w:r w:rsidR="005B3BF3">
        <w:rPr>
          <w:rFonts w:ascii="Calibri" w:eastAsia="宋体" w:hAnsi="Calibri" w:cs="Calibri"/>
          <w:color w:val="000000"/>
          <w:kern w:val="0"/>
          <w:sz w:val="24"/>
          <w14:ligatures w14:val="none"/>
        </w:rPr>
        <w:instrText xml:space="preserve"> ADDIN ZOTERO_ITEM CSL_CITATION {"citationID":"4FoJ54t5","properties":{"formattedCitation":"(Clifton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5B3BF3">
        <w:rPr>
          <w:rFonts w:ascii="Times New Roman" w:eastAsia="宋体" w:hAnsi="Times New Roman" w:cs="Times New Roman"/>
          <w:color w:val="000000"/>
          <w:kern w:val="0"/>
          <w:sz w:val="24"/>
          <w14:ligatures w14:val="none"/>
        </w:rPr>
        <w:instrText>ﬂ</w:instrText>
      </w:r>
      <w:r w:rsidR="005B3BF3">
        <w:rPr>
          <w:rFonts w:ascii="Calibri" w:eastAsia="宋体" w:hAnsi="Calibri" w:cs="Calibri"/>
          <w:color w:val="000000"/>
          <w:kern w:val="0"/>
          <w:sz w:val="24"/>
          <w14:ligatures w14:val="none"/>
        </w:rPr>
        <w:instrText>uences on power output. Most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5B3BF3">
        <w:rPr>
          <w:rFonts w:ascii="Times New Roman" w:eastAsia="宋体" w:hAnsi="Times New Roman" w:cs="Times New Roman"/>
          <w:color w:val="000000"/>
          <w:kern w:val="0"/>
          <w:sz w:val="24"/>
          <w14:ligatures w14:val="none"/>
        </w:rPr>
        <w:instrText>ﬁ</w:instrText>
      </w:r>
      <w:r w:rsidR="005B3BF3">
        <w:rPr>
          <w:rFonts w:ascii="Calibri" w:eastAsia="宋体" w:hAnsi="Calibri" w:cs="Calibri"/>
          <w:color w:val="000000"/>
          <w:kern w:val="0"/>
          <w:sz w:val="24"/>
          <w14:ligatures w14:val="none"/>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5B3BF3">
        <w:rPr>
          <w:rFonts w:ascii="Calibri" w:eastAsia="宋体" w:hAnsi="Calibri" w:cs="Calibri"/>
          <w:color w:val="000000"/>
          <w:kern w:val="0"/>
          <w:sz w:val="24"/>
          <w14:ligatures w14:val="none"/>
        </w:rPr>
        <w:fldChar w:fldCharType="separate"/>
      </w:r>
      <w:r w:rsidR="005B3BF3">
        <w:rPr>
          <w:rFonts w:ascii="Calibri" w:eastAsia="宋体" w:hAnsi="Calibri" w:cs="Calibri"/>
          <w:noProof/>
          <w:color w:val="000000"/>
          <w:kern w:val="0"/>
          <w:sz w:val="24"/>
          <w14:ligatures w14:val="none"/>
        </w:rPr>
        <w:t>(Clifton et al., 2013)</w:t>
      </w:r>
      <w:r w:rsidR="005B3BF3">
        <w:rPr>
          <w:rFonts w:ascii="Calibri" w:eastAsia="宋体" w:hAnsi="Calibri" w:cs="Calibri"/>
          <w:color w:val="000000"/>
          <w:kern w:val="0"/>
          <w:sz w:val="24"/>
          <w14:ligatures w14:val="none"/>
        </w:rPr>
        <w:fldChar w:fldCharType="end"/>
      </w:r>
      <w:r w:rsidR="00F425DD" w:rsidRPr="00F425DD">
        <w:rPr>
          <w:rFonts w:ascii="Calibri" w:eastAsia="宋体" w:hAnsi="Calibri" w:cs="Calibri"/>
          <w:color w:val="000000"/>
          <w:kern w:val="0"/>
          <w:sz w:val="24"/>
          <w14:ligatures w14:val="none"/>
        </w:rPr>
        <w:t xml:space="preserve">. </w:t>
      </w:r>
      <w:r w:rsidR="00587EF3">
        <w:rPr>
          <w:rFonts w:ascii="Calibri" w:eastAsia="宋体" w:hAnsi="Calibri" w:cs="Calibri" w:hint="eastAsia"/>
          <w:color w:val="000000"/>
          <w:kern w:val="0"/>
          <w:sz w:val="24"/>
          <w14:ligatures w14:val="none"/>
        </w:rPr>
        <w:t xml:space="preserve">However, in wind farms, given that the </w:t>
      </w:r>
      <w:r w:rsidR="00587EF3" w:rsidRPr="00F425DD">
        <w:rPr>
          <w:rFonts w:ascii="Calibri" w:eastAsia="宋体" w:hAnsi="Calibri" w:cs="Calibri"/>
          <w:color w:val="000000"/>
          <w:kern w:val="0"/>
          <w:sz w:val="24"/>
          <w14:ligatures w14:val="none"/>
        </w:rPr>
        <w:t>spatial heterogeneity</w:t>
      </w:r>
      <w:r w:rsidR="00587EF3">
        <w:rPr>
          <w:rFonts w:ascii="Calibri" w:eastAsia="宋体" w:hAnsi="Calibri" w:cs="Calibri" w:hint="eastAsia"/>
          <w:color w:val="000000"/>
          <w:kern w:val="0"/>
          <w:sz w:val="24"/>
          <w14:ligatures w14:val="none"/>
        </w:rPr>
        <w:t xml:space="preserve"> of wind speed</w:t>
      </w:r>
      <w:r w:rsidR="00587EF3" w:rsidRPr="00F425DD">
        <w:rPr>
          <w:rFonts w:ascii="Calibri" w:eastAsia="宋体" w:hAnsi="Calibri" w:cs="Calibri"/>
          <w:color w:val="000000"/>
          <w:kern w:val="0"/>
          <w:sz w:val="24"/>
          <w14:ligatures w14:val="none"/>
        </w:rPr>
        <w:t xml:space="preserve"> and </w:t>
      </w:r>
      <w:r w:rsidR="00587EF3">
        <w:rPr>
          <w:rFonts w:ascii="Calibri" w:eastAsia="宋体" w:hAnsi="Calibri" w:cs="Calibri" w:hint="eastAsia"/>
          <w:color w:val="000000"/>
          <w:kern w:val="0"/>
          <w:sz w:val="24"/>
          <w14:ligatures w14:val="none"/>
        </w:rPr>
        <w:t xml:space="preserve">turbine </w:t>
      </w:r>
      <w:r w:rsidR="00587EF3" w:rsidRPr="00F425DD">
        <w:rPr>
          <w:rFonts w:ascii="Calibri" w:eastAsia="宋体" w:hAnsi="Calibri" w:cs="Calibri"/>
          <w:color w:val="000000"/>
          <w:kern w:val="0"/>
          <w:sz w:val="24"/>
          <w14:ligatures w14:val="none"/>
        </w:rPr>
        <w:t>wake interactions</w:t>
      </w:r>
      <w:r w:rsidR="00587EF3">
        <w:rPr>
          <w:rFonts w:ascii="Calibri" w:eastAsia="宋体" w:hAnsi="Calibri" w:cs="Calibri" w:hint="eastAsia"/>
          <w:color w:val="000000"/>
          <w:kern w:val="0"/>
          <w:sz w:val="24"/>
          <w14:ligatures w14:val="none"/>
        </w:rPr>
        <w:t xml:space="preserve"> significantly affect the flow field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{"citationID":"wbFTPc42","properties":{"formattedCitation":"(Wharton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(Wharton &amp; Lundquist, 2012)</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 xml:space="preserve">, power forecasting based on only the hub-height speed </w:t>
      </w:r>
      <w:r w:rsidR="009B1F11">
        <w:rPr>
          <w:rFonts w:ascii="Calibri" w:eastAsia="宋体" w:hAnsi="Calibri" w:cs="Calibri"/>
          <w:color w:val="000000"/>
          <w:kern w:val="0"/>
          <w:sz w:val="24"/>
          <w14:ligatures w14:val="none"/>
        </w:rPr>
        <w:t>may not</w:t>
      </w:r>
      <w:r w:rsidR="00587EF3">
        <w:rPr>
          <w:rFonts w:ascii="Calibri" w:eastAsia="宋体" w:hAnsi="Calibri" w:cs="Calibri" w:hint="eastAsia"/>
          <w:color w:val="000000"/>
          <w:kern w:val="0"/>
          <w:sz w:val="24"/>
          <w14:ligatures w14:val="none"/>
        </w:rPr>
        <w:t xml:space="preserve"> be sufficiently reliable</w:t>
      </w:r>
      <w:r w:rsidR="00B16E71">
        <w:rPr>
          <w:rFonts w:ascii="Calibri" w:eastAsia="宋体" w:hAnsi="Calibri" w:cs="Calibri"/>
          <w:color w:val="000000"/>
          <w:kern w:val="0"/>
          <w:sz w:val="24"/>
          <w14:ligatures w14:val="none"/>
        </w:rPr>
        <w:t xml:space="preserve"> </w:t>
      </w:r>
      <w:r w:rsidR="00B16E71">
        <w:rPr>
          <w:rFonts w:ascii="Calibri" w:eastAsia="宋体" w:hAnsi="Calibri" w:cs="Calibri"/>
          <w:color w:val="000000"/>
          <w:kern w:val="0"/>
          <w:sz w:val="24"/>
          <w14:ligatures w14:val="none"/>
        </w:rPr>
        <w:fldChar w:fldCharType="begin"/>
      </w:r>
      <w:r w:rsidR="00B16E71">
        <w:rPr>
          <w:rFonts w:ascii="Calibri" w:eastAsia="宋体" w:hAnsi="Calibri" w:cs="Calibri"/>
          <w:color w:val="000000"/>
          <w:kern w:val="0"/>
          <w:sz w:val="24"/>
          <w14:ligatures w14:val="none"/>
        </w:rPr>
        <w:instrText xml:space="preserve"> ADDIN ZOTERO_ITEM CSL_CITATION {"citationID":"jkhKTdo7","properties":{"formattedCitation":"(Buhan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B16E71">
        <w:rPr>
          <w:rFonts w:ascii="Times New Roman" w:eastAsia="宋体" w:hAnsi="Times New Roman" w:cs="Times New Roman"/>
          <w:color w:val="000000"/>
          <w:kern w:val="0"/>
          <w:sz w:val="24"/>
          <w14:ligatures w14:val="none"/>
        </w:rPr>
        <w:instrText>ﬁ</w:instrText>
      </w:r>
      <w:r w:rsidR="00B16E71">
        <w:rPr>
          <w:rFonts w:ascii="Calibri" w:eastAsia="宋体" w:hAnsi="Calibri" w:cs="Calibri"/>
          <w:color w:val="000000"/>
          <w:kern w:val="0"/>
          <w:sz w:val="24"/>
          <w14:ligatures w14:val="none"/>
        </w:rPr>
        <w:instrText xml:space="preserve">nal 48-h-ahead wind-electric power forecasts. The proposed model has been successfully applied to seven WPPs with installed capacities in the range from 10 to </w:instrText>
      </w:r>
      <w:r w:rsidR="00B16E71">
        <w:rPr>
          <w:rFonts w:ascii="Cambria Math" w:eastAsia="宋体" w:hAnsi="Cambria Math" w:cs="Cambria Math"/>
          <w:color w:val="000000"/>
          <w:kern w:val="0"/>
          <w:sz w:val="24"/>
          <w14:ligatures w14:val="none"/>
        </w:rPr>
        <w:instrText>∼</w:instrText>
      </w:r>
      <w:r w:rsidR="00B16E71">
        <w:rPr>
          <w:rFonts w:ascii="Calibri" w:eastAsia="宋体" w:hAnsi="Calibri" w:cs="Calibri"/>
          <w:color w:val="000000"/>
          <w:kern w:val="0"/>
          <w:sz w:val="24"/>
          <w14:ligatures w14:val="none"/>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B16E71">
        <w:rPr>
          <w:rFonts w:ascii="Calibri" w:eastAsia="宋体" w:hAnsi="Calibri" w:cs="Calibri"/>
          <w:color w:val="000000"/>
          <w:kern w:val="0"/>
          <w:sz w:val="24"/>
          <w14:ligatures w14:val="none"/>
        </w:rPr>
        <w:fldChar w:fldCharType="separate"/>
      </w:r>
      <w:r w:rsidR="00B16E71">
        <w:rPr>
          <w:rFonts w:ascii="Calibri" w:eastAsia="宋体" w:hAnsi="Calibri" w:cs="Calibri"/>
          <w:noProof/>
          <w:color w:val="000000"/>
          <w:kern w:val="0"/>
          <w:sz w:val="24"/>
          <w14:ligatures w14:val="none"/>
        </w:rPr>
        <w:t>(Buhan et al., 2016)</w:t>
      </w:r>
      <w:r w:rsidR="00B16E71">
        <w:rPr>
          <w:rFonts w:ascii="Calibri" w:eastAsia="宋体" w:hAnsi="Calibri" w:cs="Calibri"/>
          <w:color w:val="000000"/>
          <w:kern w:val="0"/>
          <w:sz w:val="24"/>
          <w14:ligatures w14:val="none"/>
        </w:rPr>
        <w:fldChar w:fldCharType="end"/>
      </w:r>
      <w:r w:rsidR="00587EF3">
        <w:rPr>
          <w:rFonts w:ascii="Calibri" w:eastAsia="宋体" w:hAnsi="Calibri" w:cs="Calibri" w:hint="eastAsia"/>
          <w:color w:val="000000"/>
          <w:kern w:val="0"/>
          <w:sz w:val="24"/>
          <w14:ligatures w14:val="none"/>
        </w:rPr>
        <w:t>.</w:t>
      </w:r>
      <w:r w:rsidR="005675A6">
        <w:rPr>
          <w:rFonts w:ascii="Calibri" w:eastAsia="宋体" w:hAnsi="Calibri" w:cs="Calibri" w:hint="eastAsia"/>
          <w:color w:val="000000"/>
          <w:kern w:val="0"/>
          <w:sz w:val="24"/>
          <w14:ligatures w14:val="none"/>
        </w:rPr>
        <w:t xml:space="preserve"> </w:t>
      </w:r>
      <w:r w:rsidR="00271C64">
        <w:rPr>
          <w:rFonts w:ascii="Calibri" w:eastAsia="宋体" w:hAnsi="Calibri" w:cs="Calibri" w:hint="eastAsia"/>
          <w:color w:val="000000"/>
          <w:kern w:val="0"/>
          <w:sz w:val="24"/>
          <w14:ligatures w14:val="none"/>
        </w:rPr>
        <w:t xml:space="preserve">For example, </w:t>
      </w:r>
      <w:r w:rsidR="00DB5748">
        <w:rPr>
          <w:rFonts w:ascii="Calibri" w:eastAsia="宋体" w:hAnsi="Calibri" w:cs="Calibri" w:hint="eastAsia"/>
          <w:color w:val="000000"/>
          <w:kern w:val="0"/>
          <w:sz w:val="24"/>
          <w14:ligatures w14:val="none"/>
        </w:rPr>
        <w:t>wind speed at 10</w:t>
      </w:r>
      <w:r w:rsidR="009347C5">
        <w:rPr>
          <w:rFonts w:ascii="Calibri" w:eastAsia="宋体" w:hAnsi="Calibri" w:cs="Calibri" w:hint="eastAsia"/>
          <w:color w:val="000000"/>
          <w:kern w:val="0"/>
          <w:sz w:val="24"/>
          <w14:ligatures w14:val="none"/>
        </w:rPr>
        <w:t xml:space="preserve"> </w:t>
      </w:r>
      <w:r w:rsidR="00DB5748">
        <w:rPr>
          <w:rFonts w:ascii="Calibri" w:eastAsia="宋体" w:hAnsi="Calibri" w:cs="Calibri" w:hint="eastAsia"/>
          <w:color w:val="000000"/>
          <w:kern w:val="0"/>
          <w:sz w:val="24"/>
          <w14:ligatures w14:val="none"/>
        </w:rPr>
        <w:t>m</w:t>
      </w:r>
      <w:r w:rsidR="00E02581">
        <w:rPr>
          <w:rFonts w:ascii="Calibri" w:eastAsia="宋体" w:hAnsi="Calibri" w:cs="Calibri"/>
          <w:color w:val="000000"/>
          <w:kern w:val="0"/>
          <w:sz w:val="24"/>
          <w14:ligatures w14:val="none"/>
        </w:rPr>
        <w:t xml:space="preserve"> </w:t>
      </w:r>
      <w:ins w:id="9" w:author="Supeng Zhang" w:date="2025-12-02T23:30:00Z" w16du:dateUtc="2025-12-02T15:30:00Z">
        <w:r w:rsidR="00A76BD8">
          <w:rPr>
            <w:rFonts w:ascii="Calibri" w:eastAsia="宋体" w:hAnsi="Calibri" w:cs="Calibri"/>
            <w:color w:val="000000"/>
            <w:kern w:val="0"/>
            <w:sz w:val="24"/>
            <w14:ligatures w14:val="none"/>
          </w:rPr>
          <w:fldChar w:fldCharType="begin"/>
        </w:r>
        <w:r w:rsidR="00A76BD8">
          <w:rPr>
            <w:rFonts w:ascii="Calibri" w:eastAsia="宋体" w:hAnsi="Calibri" w:cs="Calibri"/>
            <w:color w:val="000000"/>
            <w:kern w:val="0"/>
            <w:sz w:val="24"/>
            <w14:ligatures w14:val="none"/>
          </w:rPr>
          <w: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A76BD8">
          <w:rPr>
            <w:rFonts w:ascii="Calibri" w:eastAsia="宋体" w:hAnsi="Calibri" w:cs="Calibri"/>
            <w:color w:val="000000"/>
            <w:kern w:val="0"/>
            <w:sz w:val="24"/>
            <w14:ligatures w14:val="none"/>
          </w:rPr>
          <w:fldChar w:fldCharType="separate"/>
        </w:r>
        <w:r w:rsidR="00A76BD8">
          <w:rPr>
            <w:rFonts w:ascii="Calibri" w:eastAsia="宋体" w:hAnsi="Calibri" w:cs="Calibri"/>
            <w:noProof/>
            <w:color w:val="000000"/>
            <w:kern w:val="0"/>
            <w:sz w:val="24"/>
            <w14:ligatures w14:val="none"/>
          </w:rPr>
          <w:t>(Chen &amp; Xu, 2022)</w:t>
        </w:r>
        <w:r w:rsidR="00A76BD8">
          <w:rPr>
            <w:rFonts w:ascii="Calibri" w:eastAsia="宋体" w:hAnsi="Calibri" w:cs="Calibri"/>
            <w:color w:val="000000"/>
            <w:kern w:val="0"/>
            <w:sz w:val="24"/>
            <w14:ligatures w14:val="none"/>
          </w:rPr>
          <w:fldChar w:fldCharType="end"/>
        </w:r>
        <w:r w:rsidR="00A76BD8">
          <w:rPr>
            <w:rFonts w:ascii="Calibri" w:eastAsia="宋体" w:hAnsi="Calibri" w:cs="Calibri" w:hint="eastAsia"/>
            <w:color w:val="000000"/>
            <w:kern w:val="0"/>
            <w:sz w:val="24"/>
            <w14:ligatures w14:val="none"/>
          </w:rPr>
          <w:t xml:space="preserve"> </w:t>
        </w:r>
        <w:r w:rsidR="00380501">
          <w:rPr>
            <w:rFonts w:ascii="Calibri" w:eastAsia="宋体" w:hAnsi="Calibri" w:cs="Calibri" w:hint="eastAsia"/>
            <w:color w:val="000000"/>
            <w:kern w:val="0"/>
            <w:sz w:val="24"/>
            <w14:ligatures w14:val="none"/>
          </w:rPr>
          <w:t>or</w:t>
        </w:r>
      </w:ins>
      <w:ins w:id="10" w:author="Supeng Zhang" w:date="2025-12-02T23:29:00Z" w16du:dateUtc="2025-12-02T15:29:00Z">
        <w:r w:rsidR="00490823">
          <w:rPr>
            <w:rFonts w:ascii="Calibri" w:eastAsia="宋体" w:hAnsi="Calibri" w:cs="Calibri" w:hint="eastAsia"/>
            <w:color w:val="000000"/>
            <w:kern w:val="0"/>
            <w:sz w:val="24"/>
            <w14:ligatures w14:val="none"/>
          </w:rPr>
          <w:t xml:space="preserve"> other </w:t>
        </w:r>
        <w:proofErr w:type="spellStart"/>
        <w:r w:rsidR="00490823">
          <w:rPr>
            <w:rFonts w:ascii="Calibri" w:eastAsia="宋体" w:hAnsi="Calibri" w:cs="Calibri" w:hint="eastAsia"/>
            <w:color w:val="000000"/>
            <w:kern w:val="0"/>
            <w:sz w:val="24"/>
            <w14:ligatures w14:val="none"/>
          </w:rPr>
          <w:t>hights</w:t>
        </w:r>
        <w:proofErr w:type="spellEnd"/>
        <w:r w:rsidR="00490823">
          <w:rPr>
            <w:rFonts w:ascii="Calibri" w:eastAsia="宋体" w:hAnsi="Calibri" w:cs="Calibri" w:hint="eastAsia"/>
            <w:color w:val="000000"/>
            <w:kern w:val="0"/>
            <w:sz w:val="24"/>
            <w14:ligatures w14:val="none"/>
          </w:rPr>
          <w:t xml:space="preserve"> </w:t>
        </w:r>
      </w:ins>
      <w:ins w:id="11" w:author="Supeng Zhang" w:date="2025-12-02T23:30:00Z" w16du:dateUtc="2025-12-02T15:30:00Z">
        <w:r w:rsidR="00A76BD8">
          <w:rPr>
            <w:rFonts w:ascii="Calibri" w:eastAsia="宋体" w:hAnsi="Calibri" w:cs="Calibri"/>
            <w:color w:val="000000"/>
            <w:kern w:val="0"/>
            <w:sz w:val="24"/>
            <w14:ligatures w14:val="none"/>
          </w:rPr>
          <w:fldChar w:fldCharType="begin"/>
        </w:r>
        <w:r w:rsidR="00A76BD8">
          <w:rPr>
            <w:rFonts w:ascii="Calibri" w:eastAsia="宋体" w:hAnsi="Calibri" w:cs="Calibri"/>
            <w:color w:val="000000"/>
            <w:kern w:val="0"/>
            <w:sz w:val="24"/>
            <w14:ligatures w14:val="none"/>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A76BD8">
          <w:rPr>
            <w:rFonts w:ascii="Calibri" w:eastAsia="宋体" w:hAnsi="Calibri" w:cs="Calibri"/>
            <w:color w:val="000000"/>
            <w:kern w:val="0"/>
            <w:sz w:val="24"/>
            <w14:ligatures w14:val="none"/>
          </w:rPr>
          <w:fldChar w:fldCharType="separate"/>
        </w:r>
        <w:r w:rsidR="00A76BD8">
          <w:rPr>
            <w:rFonts w:ascii="Calibri" w:eastAsia="宋体" w:hAnsi="Calibri" w:cs="Calibri"/>
            <w:noProof/>
            <w:color w:val="000000"/>
            <w:kern w:val="0"/>
            <w:sz w:val="24"/>
            <w14:ligatures w14:val="none"/>
          </w:rPr>
          <w:t>(Rubanenko et al., 2020; Chen &amp; Xu, 2022)</w:t>
        </w:r>
        <w:r w:rsidR="00A76BD8">
          <w:rPr>
            <w:rFonts w:ascii="Calibri" w:eastAsia="宋体" w:hAnsi="Calibri" w:cs="Calibri"/>
            <w:color w:val="000000"/>
            <w:kern w:val="0"/>
            <w:sz w:val="24"/>
            <w14:ligatures w14:val="none"/>
          </w:rPr>
          <w:fldChar w:fldCharType="end"/>
        </w:r>
        <w:r w:rsidR="00A76BD8">
          <w:rPr>
            <w:rFonts w:ascii="Calibri" w:eastAsia="宋体" w:hAnsi="Calibri" w:cs="Calibri" w:hint="eastAsia"/>
            <w:color w:val="000000"/>
            <w:kern w:val="0"/>
            <w:sz w:val="24"/>
            <w14:ligatures w14:val="none"/>
          </w:rPr>
          <w:t xml:space="preserve"> </w:t>
        </w:r>
      </w:ins>
      <w:r w:rsidR="00DB5748">
        <w:rPr>
          <w:rFonts w:ascii="Calibri" w:eastAsia="宋体" w:hAnsi="Calibri" w:cs="Calibri" w:hint="eastAsia"/>
          <w:color w:val="000000"/>
          <w:kern w:val="0"/>
          <w:sz w:val="24"/>
          <w14:ligatures w14:val="none"/>
        </w:rPr>
        <w:t xml:space="preserve">could be more </w:t>
      </w:r>
      <w:r w:rsidR="00DB5748">
        <w:rPr>
          <w:rFonts w:ascii="Calibri" w:eastAsia="宋体" w:hAnsi="Calibri" w:cs="Calibri"/>
          <w:color w:val="000000"/>
          <w:kern w:val="0"/>
          <w:sz w:val="24"/>
          <w14:ligatures w14:val="none"/>
        </w:rPr>
        <w:t>relevant</w:t>
      </w:r>
      <w:r w:rsidR="00DB5748">
        <w:rPr>
          <w:rFonts w:ascii="Calibri" w:eastAsia="宋体" w:hAnsi="Calibri" w:cs="Calibri" w:hint="eastAsia"/>
          <w:color w:val="000000"/>
          <w:kern w:val="0"/>
          <w:sz w:val="24"/>
          <w14:ligatures w14:val="none"/>
        </w:rPr>
        <w:t xml:space="preserve"> with power than </w:t>
      </w:r>
      <w:r w:rsidR="00B9423F">
        <w:rPr>
          <w:rFonts w:ascii="Calibri" w:eastAsia="宋体" w:hAnsi="Calibri" w:cs="Calibri" w:hint="eastAsia"/>
          <w:color w:val="000000"/>
          <w:kern w:val="0"/>
          <w:sz w:val="24"/>
          <w14:ligatures w14:val="none"/>
        </w:rPr>
        <w:t>that at hub-height</w:t>
      </w:r>
      <w:del w:id="12" w:author="Supeng Zhang" w:date="2025-12-02T23:31:00Z" w16du:dateUtc="2025-12-02T15:31:00Z">
        <w:r w:rsidR="00B16E71" w:rsidDel="00C96992">
          <w:rPr>
            <w:rFonts w:ascii="Calibri" w:eastAsia="宋体" w:hAnsi="Calibri" w:cs="Calibri"/>
            <w:color w:val="000000"/>
            <w:kern w:val="0"/>
            <w:sz w:val="24"/>
            <w14:ligatures w14:val="none"/>
          </w:rPr>
          <w:delText xml:space="preserve"> </w:delText>
        </w:r>
        <w:r w:rsidR="00784A04" w:rsidDel="004D337F">
          <w:rPr>
            <w:rFonts w:ascii="Calibri" w:eastAsia="宋体" w:hAnsi="Calibri" w:cs="Calibri" w:hint="eastAsia"/>
            <w:color w:val="000000"/>
            <w:kern w:val="0"/>
            <w:sz w:val="24"/>
            <w14:ligatures w14:val="none"/>
          </w:rPr>
          <w:delText xml:space="preserve"> </w:delText>
        </w:r>
      </w:del>
      <w:del w:id="13" w:author="Supeng Zhang" w:date="2025-12-02T23:30:00Z" w16du:dateUtc="2025-12-02T15:30:00Z">
        <w:r w:rsidR="00B16E71" w:rsidDel="00A76BD8">
          <w:rPr>
            <w:rFonts w:ascii="Calibri" w:eastAsia="宋体" w:hAnsi="Calibri" w:cs="Calibri"/>
            <w:color w:val="000000"/>
            <w:kern w:val="0"/>
            <w:sz w:val="24"/>
            <w14:ligatures w14:val="none"/>
          </w:rPr>
          <w:fldChar w:fldCharType="begin"/>
        </w:r>
        <w:r w:rsidR="00B16E71" w:rsidDel="00A76BD8">
          <w:rPr>
            <w:rFonts w:ascii="Calibri" w:eastAsia="宋体" w:hAnsi="Calibri" w:cs="Calibri"/>
            <w:color w:val="000000"/>
            <w:kern w:val="0"/>
            <w:sz w:val="24"/>
            <w14:ligatures w14:val="none"/>
          </w:rPr>
          <w:delInstrText xml:space="preserve"> ADDIN ZOTERO_ITEM CSL_CITATION {"citationID":"DpuieH49","properties":{"formattedCitation":"(Chen &amp; Xu, 2022)","plainCitation":"(Chen &amp; Xu, 2022)","noteIndex":0},"citationItems":[{"id":1621,"uris":["http://zotero.org/users/14274501/items/ZWK7WGRP"],"itemData":{"id":1621,"type":"article-journal","abstract":"Abstract\n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delInstrText>
        </w:r>
        <w:r w:rsidR="00B16E71" w:rsidDel="00A76BD8">
          <w:rPr>
            <w:rFonts w:ascii="Calibri" w:eastAsia="宋体" w:hAnsi="Calibri" w:cs="Calibri"/>
            <w:color w:val="000000"/>
            <w:kern w:val="0"/>
            <w:sz w:val="24"/>
            <w14:ligatures w14:val="none"/>
          </w:rPr>
          <w:fldChar w:fldCharType="separate"/>
        </w:r>
        <w:r w:rsidR="00B16E71" w:rsidDel="00A76BD8">
          <w:rPr>
            <w:rFonts w:ascii="Calibri" w:eastAsia="宋体" w:hAnsi="Calibri" w:cs="Calibri"/>
            <w:noProof/>
            <w:color w:val="000000"/>
            <w:kern w:val="0"/>
            <w:sz w:val="24"/>
            <w14:ligatures w14:val="none"/>
          </w:rPr>
          <w:delText>(Chen &amp; Xu, 2022)</w:delText>
        </w:r>
        <w:r w:rsidR="00B16E71" w:rsidDel="00A76BD8">
          <w:rPr>
            <w:rFonts w:ascii="Calibri" w:eastAsia="宋体" w:hAnsi="Calibri" w:cs="Calibri"/>
            <w:color w:val="000000"/>
            <w:kern w:val="0"/>
            <w:sz w:val="24"/>
            <w14:ligatures w14:val="none"/>
          </w:rPr>
          <w:fldChar w:fldCharType="end"/>
        </w:r>
      </w:del>
      <w:r w:rsidR="00207993">
        <w:rPr>
          <w:rFonts w:ascii="Calibri" w:eastAsia="宋体" w:hAnsi="Calibri" w:cs="Calibri" w:hint="eastAsia"/>
          <w:color w:val="000000"/>
          <w:kern w:val="0"/>
          <w:sz w:val="24"/>
          <w14:ligatures w14:val="none"/>
        </w:rPr>
        <w:t>.</w:t>
      </w:r>
      <w:del w:id="14" w:author="Supeng Zhang" w:date="2025-12-02T23:31:00Z" w16du:dateUtc="2025-12-02T15:31:00Z">
        <w:r w:rsidR="00207993" w:rsidDel="00CD6F2D">
          <w:rPr>
            <w:rFonts w:ascii="Calibri" w:eastAsia="宋体" w:hAnsi="Calibri" w:cs="Calibri" w:hint="eastAsia"/>
            <w:color w:val="000000"/>
            <w:kern w:val="0"/>
            <w:sz w:val="24"/>
            <w14:ligatures w14:val="none"/>
          </w:rPr>
          <w:delText xml:space="preserve"> </w:delText>
        </w:r>
        <w:r w:rsidR="006A1ECD" w:rsidRPr="004B1E8D" w:rsidDel="00CD6F2D">
          <w:rPr>
            <w:rFonts w:ascii="Calibri" w:eastAsia="宋体" w:hAnsi="Calibri" w:cs="Calibri"/>
            <w:color w:val="000000"/>
            <w:kern w:val="0"/>
            <w:sz w:val="24"/>
            <w14:ligatures w14:val="none"/>
          </w:rPr>
          <w:delText>Similar behavior appears in other wind farm observations</w:delText>
        </w:r>
      </w:del>
      <w:del w:id="15" w:author="Supeng Zhang" w:date="2025-12-02T23:30:00Z" w16du:dateUtc="2025-12-02T15:30:00Z">
        <w:r w:rsidR="006A1ECD" w:rsidRPr="00BE403F" w:rsidDel="00A76BD8">
          <w:rPr>
            <w:rFonts w:ascii="Calibri" w:eastAsia="宋体" w:hAnsi="Calibri" w:cs="Calibri"/>
            <w:color w:val="000000"/>
            <w:kern w:val="0"/>
            <w:sz w:val="24"/>
            <w14:ligatures w14:val="none"/>
          </w:rPr>
          <w:delText xml:space="preserve"> </w:delText>
        </w:r>
        <w:r w:rsidR="006A1ECD" w:rsidDel="00A76BD8">
          <w:rPr>
            <w:rFonts w:ascii="Calibri" w:eastAsia="宋体" w:hAnsi="Calibri" w:cs="Calibri"/>
            <w:color w:val="000000"/>
            <w:kern w:val="0"/>
            <w:sz w:val="24"/>
            <w14:ligatures w14:val="none"/>
          </w:rPr>
          <w:fldChar w:fldCharType="begin"/>
        </w:r>
        <w:r w:rsidR="006A1ECD" w:rsidDel="00A76BD8">
          <w:rPr>
            <w:rFonts w:ascii="Calibri" w:eastAsia="宋体" w:hAnsi="Calibri" w:cs="Calibri"/>
            <w:color w:val="000000"/>
            <w:kern w:val="0"/>
            <w:sz w:val="24"/>
            <w14:ligatures w14:val="none"/>
          </w:rPr>
          <w:del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(KhPIWeek)","DOI":"10.1109/KhPIWeek51551.2020.9250114","event-place":"Kharkiv, Ukraine","event-title":"2020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delInstrText>
        </w:r>
        <w:r w:rsidR="006A1ECD" w:rsidDel="00A76BD8">
          <w:rPr>
            <w:rFonts w:ascii="Calibri" w:eastAsia="宋体" w:hAnsi="Calibri" w:cs="Calibri"/>
            <w:color w:val="000000"/>
            <w:kern w:val="0"/>
            <w:sz w:val="24"/>
            <w14:ligatures w14:val="none"/>
          </w:rPr>
          <w:fldChar w:fldCharType="separate"/>
        </w:r>
        <w:r w:rsidR="006A1ECD" w:rsidDel="00A76BD8">
          <w:rPr>
            <w:rFonts w:ascii="Calibri" w:eastAsia="宋体" w:hAnsi="Calibri" w:cs="Calibri"/>
            <w:noProof/>
            <w:color w:val="000000"/>
            <w:kern w:val="0"/>
            <w:sz w:val="24"/>
            <w14:ligatures w14:val="none"/>
          </w:rPr>
          <w:delText>(Rubanenko et al., 2020; Chen &amp; Xu, 2022)</w:delText>
        </w:r>
        <w:r w:rsidR="006A1ECD" w:rsidDel="00A76BD8">
          <w:rPr>
            <w:rFonts w:ascii="Calibri" w:eastAsia="宋体" w:hAnsi="Calibri" w:cs="Calibri"/>
            <w:color w:val="000000"/>
            <w:kern w:val="0"/>
            <w:sz w:val="24"/>
            <w14:ligatures w14:val="none"/>
          </w:rPr>
          <w:fldChar w:fldCharType="end"/>
        </w:r>
      </w:del>
      <w:del w:id="16" w:author="Supeng Zhang" w:date="2025-12-02T23:31:00Z" w16du:dateUtc="2025-12-02T15:31:00Z">
        <w:r w:rsidR="006A1ECD" w:rsidDel="00CD6F2D">
          <w:rPr>
            <w:rFonts w:ascii="Calibri" w:eastAsia="宋体" w:hAnsi="Calibri" w:cs="Calibri" w:hint="eastAsia"/>
            <w:color w:val="000000"/>
            <w:kern w:val="0"/>
            <w:sz w:val="24"/>
            <w14:ligatures w14:val="none"/>
          </w:rPr>
          <w:delText>.</w:delText>
        </w:r>
      </w:del>
      <w:r w:rsidR="006A1ECD">
        <w:rPr>
          <w:rFonts w:ascii="Calibri" w:eastAsia="宋体" w:hAnsi="Calibri" w:cs="Calibri" w:hint="eastAsia"/>
          <w:color w:val="000000"/>
          <w:kern w:val="0"/>
          <w:sz w:val="24"/>
          <w14:ligatures w14:val="none"/>
        </w:rPr>
        <w:t xml:space="preserve"> </w:t>
      </w:r>
      <w:r w:rsidR="00ED3DB5" w:rsidRPr="00ED3DB5">
        <w:rPr>
          <w:rFonts w:ascii="Calibri" w:eastAsia="宋体" w:hAnsi="Calibri" w:cs="Calibri"/>
          <w:color w:val="000000"/>
          <w:kern w:val="0"/>
          <w:sz w:val="24"/>
          <w14:ligatures w14:val="none"/>
        </w:rPr>
        <w:t>The strong correlation between power and non-hub-height wind speeds</w:t>
      </w:r>
      <w:r w:rsidR="00015FCB">
        <w:rPr>
          <w:rFonts w:ascii="Calibri" w:eastAsia="宋体" w:hAnsi="Calibri" w:cs="Calibri" w:hint="eastAsia"/>
          <w:color w:val="000000"/>
          <w:kern w:val="0"/>
          <w:sz w:val="24"/>
          <w14:ligatures w14:val="none"/>
        </w:rPr>
        <w:t xml:space="preserve"> </w:t>
      </w:r>
      <w:r w:rsidR="005C1D26" w:rsidRPr="004B1E8D">
        <w:rPr>
          <w:rFonts w:ascii="Calibri" w:eastAsia="宋体" w:hAnsi="Calibri" w:cs="Calibri"/>
          <w:color w:val="000000"/>
          <w:kern w:val="0"/>
          <w:sz w:val="24"/>
          <w14:ligatures w14:val="none"/>
        </w:rPr>
        <w:t>remains unexplained</w:t>
      </w:r>
      <w:r w:rsidR="005C1D26">
        <w:rPr>
          <w:rFonts w:ascii="Calibri" w:eastAsia="宋体" w:hAnsi="Calibri" w:cs="Calibri" w:hint="eastAsia"/>
          <w:color w:val="000000"/>
          <w:kern w:val="0"/>
          <w:sz w:val="24"/>
          <w14:ligatures w14:val="none"/>
        </w:rPr>
        <w:t xml:space="preserve"> </w:t>
      </w:r>
      <w:r w:rsidR="00EC533F">
        <w:rPr>
          <w:rFonts w:ascii="Calibri" w:eastAsia="宋体" w:hAnsi="Calibri" w:cs="Calibri" w:hint="eastAsia"/>
          <w:color w:val="000000"/>
          <w:kern w:val="0"/>
          <w:sz w:val="24"/>
          <w14:ligatures w14:val="none"/>
        </w:rPr>
        <w:t xml:space="preserve">and </w:t>
      </w:r>
      <w:r w:rsidR="00EC533F" w:rsidRPr="00F425DD">
        <w:rPr>
          <w:rFonts w:ascii="Calibri" w:eastAsia="宋体" w:hAnsi="Calibri" w:cs="Calibri"/>
          <w:color w:val="000000"/>
          <w:kern w:val="0"/>
          <w:sz w:val="24"/>
          <w14:ligatures w14:val="none"/>
        </w:rPr>
        <w:t>highlight</w:t>
      </w:r>
      <w:r w:rsidR="00EC533F">
        <w:rPr>
          <w:rFonts w:ascii="Calibri" w:eastAsia="宋体" w:hAnsi="Calibri" w:cs="Calibri" w:hint="eastAsia"/>
          <w:color w:val="000000"/>
          <w:kern w:val="0"/>
          <w:sz w:val="24"/>
          <w14:ligatures w14:val="none"/>
        </w:rPr>
        <w:t>s</w:t>
      </w:r>
      <w:r w:rsidR="00EC533F" w:rsidRPr="00F425DD">
        <w:rPr>
          <w:rFonts w:ascii="Calibri" w:eastAsia="宋体" w:hAnsi="Calibri" w:cs="Calibri"/>
          <w:color w:val="000000"/>
          <w:kern w:val="0"/>
          <w:sz w:val="24"/>
          <w14:ligatures w14:val="none"/>
        </w:rPr>
        <w:t xml:space="preserve"> the limitations of </w:t>
      </w:r>
      <w:r w:rsidR="007E4906">
        <w:rPr>
          <w:rFonts w:ascii="Calibri" w:eastAsia="宋体" w:hAnsi="Calibri" w:cs="Calibri" w:hint="eastAsia"/>
          <w:color w:val="000000"/>
          <w:kern w:val="0"/>
          <w:sz w:val="24"/>
          <w14:ligatures w14:val="none"/>
        </w:rPr>
        <w:t xml:space="preserve">using </w:t>
      </w:r>
      <w:r w:rsidR="00EC533F" w:rsidRPr="00F425DD">
        <w:rPr>
          <w:rFonts w:ascii="Calibri" w:eastAsia="宋体" w:hAnsi="Calibri" w:cs="Calibri"/>
          <w:color w:val="000000"/>
          <w:kern w:val="0"/>
          <w:sz w:val="24"/>
          <w14:ligatures w14:val="none"/>
        </w:rPr>
        <w:t>purely statistical feature</w:t>
      </w:r>
      <w:r w:rsidR="00837D1F">
        <w:rPr>
          <w:rFonts w:ascii="Calibri" w:eastAsia="宋体" w:hAnsi="Calibri" w:cs="Calibri"/>
          <w:color w:val="000000"/>
          <w:kern w:val="0"/>
          <w:sz w:val="24"/>
          <w14:ligatures w14:val="none"/>
        </w:rPr>
        <w:t>s</w:t>
      </w:r>
      <w:r w:rsidR="00EC533F" w:rsidRPr="00F425DD">
        <w:rPr>
          <w:rFonts w:ascii="Calibri" w:eastAsia="宋体" w:hAnsi="Calibri" w:cs="Calibri"/>
          <w:color w:val="000000"/>
          <w:kern w:val="0"/>
          <w:sz w:val="24"/>
          <w14:ligatures w14:val="none"/>
        </w:rPr>
        <w:t xml:space="preserve"> </w:t>
      </w:r>
      <w:r w:rsidR="007E4906">
        <w:rPr>
          <w:rFonts w:ascii="Calibri" w:eastAsia="宋体" w:hAnsi="Calibri" w:cs="Calibri" w:hint="eastAsia"/>
          <w:color w:val="000000"/>
          <w:kern w:val="0"/>
          <w:sz w:val="24"/>
          <w14:ligatures w14:val="none"/>
        </w:rPr>
        <w:t xml:space="preserve">in the models. </w:t>
      </w:r>
      <w:r w:rsidR="00D94764">
        <w:rPr>
          <w:rFonts w:ascii="Calibri" w:eastAsia="宋体" w:hAnsi="Calibri" w:cs="Calibri" w:hint="eastAsia"/>
          <w:color w:val="000000"/>
          <w:kern w:val="0"/>
          <w:sz w:val="24"/>
          <w14:ligatures w14:val="none"/>
        </w:rPr>
        <w:t xml:space="preserve">This </w:t>
      </w:r>
      <w:r w:rsidR="007E6813">
        <w:rPr>
          <w:rFonts w:ascii="Calibri" w:eastAsia="宋体" w:hAnsi="Calibri" w:cs="Calibri" w:hint="eastAsia"/>
          <w:color w:val="000000"/>
          <w:kern w:val="0"/>
          <w:sz w:val="24"/>
          <w14:ligatures w14:val="none"/>
        </w:rPr>
        <w:t xml:space="preserve">indicates </w:t>
      </w:r>
      <w:r w:rsidR="001B2DB1" w:rsidRPr="00F425DD">
        <w:rPr>
          <w:rFonts w:ascii="Calibri" w:eastAsia="宋体" w:hAnsi="Calibri" w:cs="Calibri"/>
          <w:color w:val="000000"/>
          <w:kern w:val="0"/>
          <w:sz w:val="24"/>
          <w14:ligatures w14:val="none"/>
        </w:rPr>
        <w:t>the n</w:t>
      </w:r>
      <w:r w:rsidR="009A27C0">
        <w:rPr>
          <w:rFonts w:ascii="Calibri" w:eastAsia="宋体" w:hAnsi="Calibri" w:cs="Calibri" w:hint="eastAsia"/>
          <w:color w:val="000000"/>
          <w:kern w:val="0"/>
          <w:sz w:val="24"/>
          <w14:ligatures w14:val="none"/>
        </w:rPr>
        <w:t>ecessity of</w:t>
      </w:r>
      <w:r w:rsidR="001B2DB1" w:rsidRPr="00F425DD">
        <w:rPr>
          <w:rFonts w:ascii="Calibri" w:eastAsia="宋体" w:hAnsi="Calibri" w:cs="Calibri"/>
          <w:color w:val="000000"/>
          <w:kern w:val="0"/>
          <w:sz w:val="24"/>
          <w14:ligatures w14:val="none"/>
        </w:rPr>
        <w:t xml:space="preserve"> a mechanistic framework explaining when</w:t>
      </w:r>
      <w:r w:rsidR="00173643">
        <w:rPr>
          <w:rFonts w:ascii="Calibri" w:eastAsia="宋体" w:hAnsi="Calibri" w:cs="Calibri" w:hint="eastAsia"/>
          <w:color w:val="000000"/>
          <w:kern w:val="0"/>
          <w:sz w:val="24"/>
          <w14:ligatures w14:val="none"/>
        </w:rPr>
        <w:t xml:space="preserve"> </w:t>
      </w:r>
      <w:r w:rsidR="001B2DB1" w:rsidRPr="00F425DD">
        <w:rPr>
          <w:rFonts w:ascii="Calibri" w:eastAsia="宋体" w:hAnsi="Calibri" w:cs="Calibri"/>
          <w:color w:val="000000"/>
          <w:kern w:val="0"/>
          <w:sz w:val="24"/>
          <w14:ligatures w14:val="none"/>
        </w:rPr>
        <w:t>and why</w:t>
      </w:r>
      <w:r w:rsidR="00173643">
        <w:rPr>
          <w:rFonts w:ascii="Calibri" w:eastAsia="宋体" w:hAnsi="Calibri" w:cs="Calibri" w:hint="eastAsia"/>
          <w:color w:val="000000"/>
          <w:kern w:val="0"/>
          <w:sz w:val="24"/>
          <w14:ligatures w14:val="none"/>
        </w:rPr>
        <w:t xml:space="preserve"> wind speed</w:t>
      </w:r>
      <w:r w:rsidR="004D07ED">
        <w:rPr>
          <w:rFonts w:ascii="Calibri" w:eastAsia="宋体" w:hAnsi="Calibri" w:cs="Calibri" w:hint="eastAsia"/>
          <w:color w:val="000000"/>
          <w:kern w:val="0"/>
          <w:sz w:val="24"/>
          <w14:ligatures w14:val="none"/>
        </w:rPr>
        <w:t>s</w:t>
      </w:r>
      <w:r w:rsidR="00173643">
        <w:rPr>
          <w:rFonts w:ascii="Calibri" w:eastAsia="宋体" w:hAnsi="Calibri" w:cs="Calibri" w:hint="eastAsia"/>
          <w:color w:val="000000"/>
          <w:kern w:val="0"/>
          <w:sz w:val="24"/>
          <w14:ligatures w14:val="none"/>
        </w:rPr>
        <w:t xml:space="preserve"> at </w:t>
      </w:r>
      <w:r w:rsidR="001B2DB1" w:rsidRPr="00F425DD">
        <w:rPr>
          <w:rFonts w:ascii="Calibri" w:eastAsia="宋体" w:hAnsi="Calibri" w:cs="Calibri"/>
          <w:color w:val="000000"/>
          <w:kern w:val="0"/>
          <w:sz w:val="24"/>
          <w14:ligatures w14:val="none"/>
        </w:rPr>
        <w:t xml:space="preserve">different heights </w:t>
      </w:r>
      <w:r w:rsidR="00027E3A">
        <w:rPr>
          <w:rFonts w:ascii="Calibri" w:eastAsia="宋体" w:hAnsi="Calibri" w:cs="Calibri" w:hint="eastAsia"/>
          <w:color w:val="000000"/>
          <w:kern w:val="0"/>
          <w:sz w:val="24"/>
          <w14:ligatures w14:val="none"/>
        </w:rPr>
        <w:t xml:space="preserve">could </w:t>
      </w:r>
      <w:r w:rsidR="001B2DB1" w:rsidRPr="00F425DD">
        <w:rPr>
          <w:rFonts w:ascii="Calibri" w:eastAsia="宋体" w:hAnsi="Calibri" w:cs="Calibri"/>
          <w:color w:val="000000"/>
          <w:kern w:val="0"/>
          <w:sz w:val="24"/>
          <w14:ligatures w14:val="none"/>
        </w:rPr>
        <w:t xml:space="preserve">capture the atmospheric forcing relevant to </w:t>
      </w:r>
      <w:r w:rsidR="0045486E">
        <w:rPr>
          <w:rFonts w:ascii="Calibri" w:eastAsia="宋体" w:hAnsi="Calibri" w:cs="Calibri" w:hint="eastAsia"/>
          <w:color w:val="000000"/>
          <w:kern w:val="0"/>
          <w:sz w:val="24"/>
          <w14:ligatures w14:val="none"/>
        </w:rPr>
        <w:t>wind-</w:t>
      </w:r>
      <w:r w:rsidR="001B2DB1" w:rsidRPr="00F425DD">
        <w:rPr>
          <w:rFonts w:ascii="Calibri" w:eastAsia="宋体" w:hAnsi="Calibri" w:cs="Calibri"/>
          <w:color w:val="000000"/>
          <w:kern w:val="0"/>
          <w:sz w:val="24"/>
          <w14:ligatures w14:val="none"/>
        </w:rPr>
        <w:t>farm power.</w:t>
      </w:r>
    </w:p>
    <w:p w14:paraId="49934F00" w14:textId="40D4EA08" w:rsidR="007271F2" w:rsidRDefault="008725F4" w:rsidP="00CD0272">
      <w:pPr>
        <w:widowControl/>
        <w:spacing w:before="100" w:beforeAutospacing="1" w:after="100" w:afterAutospacing="1" w:line="240" w:lineRule="auto"/>
        <w:rPr>
          <w:rFonts w:ascii="Calibri" w:eastAsia="宋体" w:hAnsi="Calibri" w:cs="Calibri"/>
          <w:color w:val="000000"/>
          <w:kern w:val="0"/>
          <w:sz w:val="24"/>
          <w14:ligatures w14:val="none"/>
        </w:rPr>
      </w:pPr>
      <w:bookmarkStart w:id="17" w:name="_Hlk215348055"/>
      <w:r w:rsidRPr="008725F4">
        <w:rPr>
          <w:rFonts w:ascii="Calibri" w:eastAsia="宋体" w:hAnsi="Calibri" w:cs="Calibri"/>
          <w:color w:val="000000"/>
          <w:kern w:val="0"/>
          <w:sz w:val="24"/>
          <w14:ligatures w14:val="none"/>
        </w:rPr>
        <w:t xml:space="preserve">A mechanistic understanding begins with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w:t>
      </w:r>
      <w:r w:rsidR="005A6592">
        <w:rPr>
          <w:rFonts w:ascii="Calibri" w:eastAsia="宋体" w:hAnsi="Calibri" w:cs="Calibri" w:hint="eastAsia"/>
          <w:color w:val="000000"/>
          <w:kern w:val="0"/>
          <w:sz w:val="24"/>
          <w14:ligatures w14:val="none"/>
        </w:rPr>
        <w:t>S</w:t>
      </w:r>
      <w:r w:rsidRPr="008725F4">
        <w:rPr>
          <w:rFonts w:ascii="Calibri" w:eastAsia="宋体" w:hAnsi="Calibri" w:cs="Calibri"/>
          <w:color w:val="000000"/>
          <w:kern w:val="0"/>
          <w:sz w:val="24"/>
          <w14:ligatures w14:val="none"/>
        </w:rPr>
        <w:t>ingle-turbine studies demonstrated that the rotor-equivalent wind speed (REWS)—the swept-area</w:t>
      </w:r>
      <w:ins w:id="18" w:author="Supeng Zhang" w:date="2025-12-01T13:49:00Z" w16du:dateUtc="2025-12-01T05:49:00Z">
        <w:r w:rsidR="005D1DE4">
          <w:rPr>
            <w:rFonts w:ascii="Calibri" w:eastAsia="宋体" w:hAnsi="Calibri" w:cs="Calibri" w:hint="eastAsia"/>
            <w:color w:val="000000"/>
            <w:kern w:val="0"/>
            <w:sz w:val="24"/>
            <w14:ligatures w14:val="none"/>
          </w:rPr>
          <w:t>-</w:t>
        </w:r>
      </w:ins>
      <w:del w:id="19" w:author="Supeng Zhang" w:date="2025-12-01T13:49:00Z" w16du:dateUtc="2025-12-01T05:49:00Z">
        <w:r w:rsidRPr="008725F4" w:rsidDel="005D1DE4">
          <w:rPr>
            <w:rFonts w:ascii="Calibri" w:eastAsia="宋体" w:hAnsi="Calibri" w:cs="Calibri"/>
            <w:color w:val="000000"/>
            <w:kern w:val="0"/>
            <w:sz w:val="24"/>
            <w14:ligatures w14:val="none"/>
          </w:rPr>
          <w:delText>–</w:delText>
        </w:r>
      </w:del>
      <w:r w:rsidRPr="008725F4">
        <w:rPr>
          <w:rFonts w:ascii="Calibri" w:eastAsia="宋体" w:hAnsi="Calibri" w:cs="Calibri"/>
          <w:color w:val="000000"/>
          <w:kern w:val="0"/>
          <w:sz w:val="24"/>
          <w14:ligatures w14:val="none"/>
        </w:rPr>
        <w:t xml:space="preserve">integrated wind profile—outperforms hub-height wind speed in predicting turbine power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{"citationID":"xjc50lsX","properties":{"formattedCitation":"(Wagner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speeds between 6 m s\n              −1\n              and 8 m s\n              −1\n              are normalized at 7 m s\n              −1\n              and grouped to a number of mean shear profiles. The energy in the profiles varies considerably for the same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color w:val="000000"/>
          <w:kern w:val="0"/>
          <w:sz w:val="24"/>
          <w14:ligatures w14:val="none"/>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A90D9F">
        <w:rPr>
          <w:rFonts w:ascii="Calibri" w:eastAsia="宋体" w:hAnsi="Calibri" w:cs="Calibri" w:hint="eastAsia"/>
          <w:color w:val="000000"/>
          <w:kern w:val="0"/>
          <w:sz w:val="24"/>
          <w14:ligatures w14:val="none"/>
        </w:rPr>
        <w:instrText>ount. Electrical power is found to correlate significantly better to the equivalent wind speed than to the single point hub</w:instrText>
      </w:r>
      <w:r w:rsidR="00A90D9F">
        <w:rPr>
          <w:rFonts w:ascii="Calibri" w:eastAsia="宋体" w:hAnsi="Calibri" w:cs="Calibri" w:hint="eastAsia"/>
          <w:color w:val="000000"/>
          <w:kern w:val="0"/>
          <w:sz w:val="24"/>
          <w14:ligatures w14:val="none"/>
        </w:rPr>
        <w:instrText>‐</w:instrText>
      </w:r>
      <w:r w:rsidR="00A90D9F">
        <w:rPr>
          <w:rFonts w:ascii="Calibri" w:eastAsia="宋体" w:hAnsi="Calibri" w:cs="Calibri" w:hint="eastAsia"/>
          <w:color w:val="000000"/>
          <w:kern w:val="0"/>
          <w:sz w:val="24"/>
          <w14:ligatures w14:val="none"/>
        </w:rPr>
        <w:instrText>height wind speed. Copyright © 2008 John Wiley &amp; Sons, Ltd.","container-title":"Wind Energy","DOI":"10.1002/we.297","ISSN":"1095-42</w:instrText>
      </w:r>
      <w:r w:rsidR="00A90D9F">
        <w:rPr>
          <w:rFonts w:ascii="Calibri" w:eastAsia="宋体" w:hAnsi="Calibri" w:cs="Calibri"/>
          <w:color w:val="000000"/>
          <w:kern w:val="0"/>
          <w:sz w:val="24"/>
          <w14:ligatures w14:val="none"/>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(Wagner et al., 2009)</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Further work under controlled </w:t>
      </w:r>
      <w:r w:rsidR="00E02581">
        <w:rPr>
          <w:rFonts w:ascii="Calibri" w:eastAsia="宋体" w:hAnsi="Calibri" w:cs="Calibri"/>
          <w:color w:val="000000"/>
          <w:kern w:val="0"/>
          <w:sz w:val="24"/>
          <w14:ligatures w14:val="none"/>
        </w:rPr>
        <w:t>free-stream</w:t>
      </w:r>
      <w:r w:rsidRPr="008725F4">
        <w:rPr>
          <w:rFonts w:ascii="Calibri" w:eastAsia="宋体" w:hAnsi="Calibri" w:cs="Calibri"/>
          <w:color w:val="000000"/>
          <w:kern w:val="0"/>
          <w:sz w:val="24"/>
          <w14:ligatures w14:val="none"/>
        </w:rPr>
        <w:t xml:space="preserve"> conditions showed that atmospheric stability can induce 15–20% power variation at the same wind speed, with turbulent kinetic energy identified as a dominant modulation factor </w:t>
      </w:r>
      <w:r w:rsidR="00A90D9F">
        <w:rPr>
          <w:rFonts w:ascii="Calibri" w:eastAsia="宋体" w:hAnsi="Calibri" w:cs="Calibri"/>
          <w:color w:val="000000"/>
          <w:kern w:val="0"/>
          <w:sz w:val="24"/>
          <w14:ligatures w14:val="none"/>
        </w:rPr>
        <w:fldChar w:fldCharType="begin"/>
      </w:r>
      <w:r w:rsidR="00A90D9F">
        <w:rPr>
          <w:rFonts w:ascii="Calibri" w:eastAsia="宋体" w:hAnsi="Calibri" w:cs="Calibri"/>
          <w:color w:val="000000"/>
          <w:kern w:val="0"/>
          <w:sz w:val="24"/>
          <w14:ligatures w14:val="none"/>
        </w:rPr>
        <w:instrText xml:space="preserve"> ADDIN ZOTERO_ITEM CSL_CITATION {"citationID":"9cdtqIlW","properties":{"formattedCitation":"(Wharton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 a turbine will produce different amounts of power. This variability may be induced by atmospheric stability, which affects pro</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A90D9F">
        <w:rPr>
          <w:rFonts w:ascii="Times New Roman" w:eastAsia="宋体" w:hAnsi="Times New Roman" w:cs="Times New Roman"/>
          <w:color w:val="000000"/>
          <w:kern w:val="0"/>
          <w:sz w:val="24"/>
          <w14:ligatures w14:val="none"/>
        </w:rPr>
        <w:instrText>ﬁ</w:instrText>
      </w:r>
      <w:r w:rsidR="00A90D9F">
        <w:rPr>
          <w:rFonts w:ascii="Calibri" w:eastAsia="宋体" w:hAnsi="Calibri" w:cs="Calibri"/>
          <w:color w:val="000000"/>
          <w:kern w:val="0"/>
          <w:sz w:val="24"/>
          <w14:ligatures w14:val="none"/>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A90D9F">
        <w:rPr>
          <w:rFonts w:ascii="Calibri" w:eastAsia="宋体" w:hAnsi="Calibri" w:cs="Calibri"/>
          <w:color w:val="000000"/>
          <w:kern w:val="0"/>
          <w:sz w:val="24"/>
          <w14:ligatures w14:val="none"/>
        </w:rPr>
        <w:fldChar w:fldCharType="separate"/>
      </w:r>
      <w:r w:rsidR="00A90D9F">
        <w:rPr>
          <w:rFonts w:ascii="Calibri" w:eastAsia="宋体" w:hAnsi="Calibri" w:cs="Calibri"/>
          <w:noProof/>
          <w:color w:val="000000"/>
          <w:kern w:val="0"/>
          <w:sz w:val="24"/>
          <w14:ligatures w14:val="none"/>
        </w:rPr>
        <w:t>(Wharton &amp; Lundquist, 2012)</w:t>
      </w:r>
      <w:r w:rsidR="00A90D9F">
        <w:rPr>
          <w:rFonts w:ascii="Calibri" w:eastAsia="宋体" w:hAnsi="Calibri" w:cs="Calibri"/>
          <w:color w:val="000000"/>
          <w:kern w:val="0"/>
          <w:sz w:val="24"/>
          <w14:ligatures w14:val="none"/>
        </w:rPr>
        <w:fldChar w:fldCharType="end"/>
      </w:r>
      <w:r w:rsidRPr="008725F4">
        <w:rPr>
          <w:rFonts w:ascii="Calibri" w:eastAsia="宋体" w:hAnsi="Calibri" w:cs="Calibri"/>
          <w:color w:val="000000"/>
          <w:kern w:val="0"/>
          <w:sz w:val="24"/>
          <w14:ligatures w14:val="none"/>
        </w:rPr>
        <w:t xml:space="preserve">. </w:t>
      </w:r>
      <w:bookmarkEnd w:id="17"/>
      <w:r w:rsidR="00872C24" w:rsidRPr="00872C24">
        <w:rPr>
          <w:rFonts w:ascii="Calibri" w:eastAsia="宋体" w:hAnsi="Calibri" w:cs="Calibri"/>
          <w:color w:val="000000"/>
          <w:kern w:val="0"/>
          <w:sz w:val="24"/>
          <w14:ligatures w14:val="none"/>
        </w:rPr>
        <w:t xml:space="preserve">These findings suggest that turbine performance depends on swept-area related wind profile structure, stability, and turbulence, </w:t>
      </w:r>
      <w:r w:rsidR="00360E8A">
        <w:rPr>
          <w:rFonts w:ascii="Calibri" w:eastAsia="宋体" w:hAnsi="Calibri" w:cs="Calibri" w:hint="eastAsia"/>
          <w:color w:val="000000"/>
          <w:kern w:val="0"/>
          <w:sz w:val="24"/>
          <w14:ligatures w14:val="none"/>
        </w:rPr>
        <w:t>rather than</w:t>
      </w:r>
      <w:r w:rsidR="00872C24" w:rsidRPr="00872C24">
        <w:rPr>
          <w:rFonts w:ascii="Calibri" w:eastAsia="宋体" w:hAnsi="Calibri" w:cs="Calibri"/>
          <w:color w:val="000000"/>
          <w:kern w:val="0"/>
          <w:sz w:val="24"/>
          <w14:ligatures w14:val="none"/>
        </w:rPr>
        <w:t xml:space="preserve"> merely on the wind speed at a fixed height such as hub height.</w:t>
      </w:r>
      <w:del w:id="20" w:author="Supeng Zhang" w:date="2025-12-03T00:11:00Z" w16du:dateUtc="2025-12-02T16:11:00Z">
        <w:r w:rsidR="00856693" w:rsidDel="006E01E6">
          <w:rPr>
            <w:rFonts w:hint="eastAsia"/>
          </w:rPr>
          <w:delText xml:space="preserve"> </w:delText>
        </w:r>
      </w:del>
      <w:del w:id="21" w:author="Supeng Zhang" w:date="2025-12-02T23:52:00Z" w16du:dateUtc="2025-12-02T15:52:00Z">
        <w:r w:rsidR="00856693" w:rsidRPr="00856693" w:rsidDel="00185DFD">
          <w:rPr>
            <w:rFonts w:ascii="Calibri" w:eastAsia="宋体" w:hAnsi="Calibri" w:cs="Calibri"/>
            <w:color w:val="000000"/>
            <w:kern w:val="0"/>
            <w:sz w:val="24"/>
            <w14:ligatures w14:val="none"/>
          </w:rPr>
          <w:delText>Even i</w:delText>
        </w:r>
      </w:del>
      <w:del w:id="22" w:author="Supeng Zhang" w:date="2025-12-03T00:06:00Z" w16du:dateUtc="2025-12-02T16:06:00Z">
        <w:r w:rsidR="00856693" w:rsidRPr="00856693" w:rsidDel="00D42F4A">
          <w:rPr>
            <w:rFonts w:ascii="Calibri" w:eastAsia="宋体" w:hAnsi="Calibri" w:cs="Calibri"/>
            <w:color w:val="000000"/>
            <w:kern w:val="0"/>
            <w:sz w:val="24"/>
            <w14:ligatures w14:val="none"/>
          </w:rPr>
          <w:delText xml:space="preserve">n farm-wide studies, </w:delText>
        </w:r>
        <w:bookmarkStart w:id="23" w:name="_Hlk215433751"/>
        <w:r w:rsidR="00856693" w:rsidRPr="00856693" w:rsidDel="00D42F4A">
          <w:rPr>
            <w:rFonts w:ascii="Calibri" w:eastAsia="宋体" w:hAnsi="Calibri" w:cs="Calibri"/>
            <w:color w:val="000000"/>
            <w:kern w:val="0"/>
            <w:sz w:val="24"/>
            <w14:ligatures w14:val="none"/>
          </w:rPr>
          <w:delText xml:space="preserve">Sasser </w:delText>
        </w:r>
        <w:bookmarkEnd w:id="23"/>
        <w:r w:rsidR="00856693" w:rsidRPr="00856693" w:rsidDel="00D42F4A">
          <w:rPr>
            <w:rFonts w:ascii="Calibri" w:eastAsia="宋体" w:hAnsi="Calibri" w:cs="Calibri"/>
            <w:color w:val="000000"/>
            <w:kern w:val="0"/>
            <w:sz w:val="24"/>
            <w14:ligatures w14:val="none"/>
          </w:rPr>
          <w:delText xml:space="preserve">et al. </w:delText>
        </w:r>
        <w:r w:rsidR="00856693" w:rsidDel="00D42F4A">
          <w:rPr>
            <w:rFonts w:ascii="Calibri" w:eastAsia="宋体" w:hAnsi="Calibri" w:cs="Calibri"/>
            <w:color w:val="000000"/>
            <w:kern w:val="0"/>
            <w:sz w:val="24"/>
            <w14:ligatures w14:val="none"/>
          </w:rPr>
          <w:fldChar w:fldCharType="begin"/>
        </w:r>
        <w:r w:rsidR="00856693" w:rsidDel="00D42F4A">
          <w:rPr>
            <w:rFonts w:ascii="Calibri" w:eastAsia="宋体" w:hAnsi="Calibri" w:cs="Calibri"/>
            <w:color w:val="000000"/>
            <w:kern w:val="0"/>
            <w:sz w:val="24"/>
            <w14:ligatures w14:val="none"/>
          </w:rPr>
          <w:del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delInstrText>
        </w:r>
        <w:r w:rsidR="00856693" w:rsidDel="00D42F4A">
          <w:rPr>
            <w:rFonts w:ascii="Times New Roman" w:eastAsia="宋体" w:hAnsi="Times New Roman" w:cs="Times New Roman"/>
            <w:color w:val="000000"/>
            <w:kern w:val="0"/>
            <w:sz w:val="24"/>
            <w14:ligatures w14:val="none"/>
          </w:rPr>
          <w:delInstrText>ﬁ</w:delInstrText>
        </w:r>
        <w:r w:rsidR="00856693" w:rsidDel="00D42F4A">
          <w:rPr>
            <w:rFonts w:ascii="Calibri" w:eastAsia="宋体" w:hAnsi="Calibri" w:cs="Calibri"/>
            <w:color w:val="000000"/>
            <w:kern w:val="0"/>
            <w:sz w:val="24"/>
            <w14:ligatures w14:val="none"/>
          </w:rPr>
          <w:delInstrText>les and meteorological characteristics to be able to predict power responses according to physical patterns. The decision tree model was trained for four vertical wind pro</w:delInstrText>
        </w:r>
        <w:r w:rsidR="00856693" w:rsidDel="00D42F4A">
          <w:rPr>
            <w:rFonts w:ascii="Times New Roman" w:eastAsia="宋体" w:hAnsi="Times New Roman" w:cs="Times New Roman"/>
            <w:color w:val="000000"/>
            <w:kern w:val="0"/>
            <w:sz w:val="24"/>
            <w14:ligatures w14:val="none"/>
          </w:rPr>
          <w:delInstrText>ﬁ</w:delInstrText>
        </w:r>
        <w:r w:rsidR="00856693" w:rsidDel="00D42F4A">
          <w:rPr>
            <w:rFonts w:ascii="Calibri" w:eastAsia="宋体" w:hAnsi="Calibri" w:cs="Calibri"/>
            <w:color w:val="000000"/>
            <w:kern w:val="0"/>
            <w:sz w:val="24"/>
            <w14:ligatures w14:val="none"/>
          </w:rPr>
          <w:delInstrText>le classi</w:delInstrText>
        </w:r>
        <w:r w:rsidR="00856693" w:rsidDel="00D42F4A">
          <w:rPr>
            <w:rFonts w:ascii="Times New Roman" w:eastAsia="宋体" w:hAnsi="Times New Roman" w:cs="Times New Roman"/>
            <w:color w:val="000000"/>
            <w:kern w:val="0"/>
            <w:sz w:val="24"/>
            <w14:ligatures w14:val="none"/>
          </w:rPr>
          <w:delInstrText>ﬁ</w:delInstrText>
        </w:r>
        <w:r w:rsidR="00856693" w:rsidDel="00D42F4A">
          <w:rPr>
            <w:rFonts w:ascii="Calibri" w:eastAsia="宋体" w:hAnsi="Calibri" w:cs="Calibri"/>
            <w:color w:val="000000"/>
            <w:kern w:val="0"/>
            <w:sz w:val="24"/>
            <w14:ligatures w14:val="none"/>
          </w:rPr>
          <w:del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delInstrText>
        </w:r>
        <w:r w:rsidR="00856693" w:rsidDel="00D42F4A">
          <w:rPr>
            <w:rFonts w:ascii="Times New Roman" w:eastAsia="宋体" w:hAnsi="Times New Roman" w:cs="Times New Roman"/>
            <w:color w:val="000000"/>
            <w:kern w:val="0"/>
            <w:sz w:val="24"/>
            <w14:ligatures w14:val="none"/>
          </w:rPr>
          <w:delInstrText>ﬁ</w:delInstrText>
        </w:r>
        <w:r w:rsidR="00856693" w:rsidDel="00D42F4A">
          <w:rPr>
            <w:rFonts w:ascii="Calibri" w:eastAsia="宋体" w:hAnsi="Calibri" w:cs="Calibri"/>
            <w:color w:val="000000"/>
            <w:kern w:val="0"/>
            <w:sz w:val="24"/>
            <w14:ligatures w14:val="none"/>
          </w:rPr>
          <w:delInstrText>ed vertical wind pro</w:delInstrText>
        </w:r>
        <w:r w:rsidR="00856693" w:rsidDel="00D42F4A">
          <w:rPr>
            <w:rFonts w:ascii="Times New Roman" w:eastAsia="宋体" w:hAnsi="Times New Roman" w:cs="Times New Roman"/>
            <w:color w:val="000000"/>
            <w:kern w:val="0"/>
            <w:sz w:val="24"/>
            <w14:ligatures w14:val="none"/>
          </w:rPr>
          <w:delInstrText>ﬁ</w:delInstrText>
        </w:r>
        <w:r w:rsidR="00856693" w:rsidDel="00D42F4A">
          <w:rPr>
            <w:rFonts w:ascii="Calibri" w:eastAsia="宋体" w:hAnsi="Calibri" w:cs="Calibri"/>
            <w:color w:val="000000"/>
            <w:kern w:val="0"/>
            <w:sz w:val="24"/>
            <w14:ligatures w14:val="none"/>
          </w:rPr>
          <w:del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delInstrText>
        </w:r>
        <w:r w:rsidR="00856693" w:rsidDel="00D42F4A">
          <w:rPr>
            <w:rFonts w:ascii="Calibri" w:eastAsia="宋体" w:hAnsi="Calibri" w:cs="Calibri"/>
            <w:color w:val="000000"/>
            <w:kern w:val="0"/>
            <w:sz w:val="24"/>
            <w14:ligatures w14:val="none"/>
          </w:rPr>
          <w:fldChar w:fldCharType="separate"/>
        </w:r>
        <w:r w:rsidR="00856693" w:rsidDel="00D42F4A">
          <w:rPr>
            <w:rFonts w:ascii="Calibri" w:eastAsia="宋体" w:hAnsi="Calibri" w:cs="Calibri"/>
            <w:noProof/>
            <w:color w:val="000000"/>
            <w:kern w:val="0"/>
            <w:sz w:val="24"/>
            <w14:ligatures w14:val="none"/>
          </w:rPr>
          <w:delText>(2022)</w:delText>
        </w:r>
        <w:r w:rsidR="00856693" w:rsidDel="00D42F4A">
          <w:rPr>
            <w:rFonts w:ascii="Calibri" w:eastAsia="宋体" w:hAnsi="Calibri" w:cs="Calibri"/>
            <w:color w:val="000000"/>
            <w:kern w:val="0"/>
            <w:sz w:val="24"/>
            <w14:ligatures w14:val="none"/>
          </w:rPr>
          <w:fldChar w:fldCharType="end"/>
        </w:r>
        <w:r w:rsidR="00856693" w:rsidRPr="00856693" w:rsidDel="00D42F4A">
          <w:rPr>
            <w:rFonts w:ascii="Calibri" w:eastAsia="宋体" w:hAnsi="Calibri" w:cs="Calibri"/>
            <w:color w:val="000000"/>
            <w:kern w:val="0"/>
            <w:sz w:val="24"/>
            <w14:ligatures w14:val="none"/>
          </w:rPr>
          <w:delText xml:space="preserve"> confirmed the advantages of REWS when combined with lapse-rate information, underscoring the necessity of vertical profile data in operational contexts.</w:delText>
        </w:r>
      </w:del>
    </w:p>
    <w:p w14:paraId="6CEF1ADB" w14:textId="279377CA" w:rsidR="00BE403F" w:rsidDel="00B61E72" w:rsidRDefault="00536862" w:rsidP="00CD0272">
      <w:pPr>
        <w:widowControl/>
        <w:spacing w:before="100" w:beforeAutospacing="1" w:after="100" w:afterAutospacing="1" w:line="240" w:lineRule="auto"/>
        <w:rPr>
          <w:del w:id="24" w:author="Supeng Zhang" w:date="2025-12-03T11:41:00Z" w16du:dateUtc="2025-12-03T03:41:00Z"/>
          <w:rFonts w:ascii="Calibri" w:eastAsia="宋体" w:hAnsi="Calibri" w:cs="Calibri"/>
          <w:color w:val="000000"/>
          <w:kern w:val="0"/>
          <w:sz w:val="24"/>
          <w14:ligatures w14:val="none"/>
        </w:rPr>
      </w:pPr>
      <w:ins w:id="25" w:author="Supeng Zhang" w:date="2025-12-03T10:39:00Z" w16du:dateUtc="2025-12-03T02:39:00Z">
        <w:r>
          <w:rPr>
            <w:rFonts w:ascii="Calibri" w:eastAsia="宋体" w:hAnsi="Calibri" w:cs="Calibri" w:hint="eastAsia"/>
            <w:color w:val="000000"/>
            <w:kern w:val="0"/>
            <w:sz w:val="24"/>
            <w14:ligatures w14:val="none"/>
          </w:rPr>
          <w:lastRenderedPageBreak/>
          <w:t>In farm</w:t>
        </w:r>
      </w:ins>
      <w:ins w:id="26" w:author="Supeng Zhang" w:date="2025-12-03T11:43:00Z" w16du:dateUtc="2025-12-03T03:43:00Z">
        <w:r w:rsidR="004A3605">
          <w:rPr>
            <w:rFonts w:ascii="Calibri" w:eastAsia="宋体" w:hAnsi="Calibri" w:cs="Calibri" w:hint="eastAsia"/>
            <w:color w:val="000000"/>
            <w:kern w:val="0"/>
            <w:sz w:val="24"/>
            <w14:ligatures w14:val="none"/>
          </w:rPr>
          <w:t>-scale</w:t>
        </w:r>
      </w:ins>
      <w:ins w:id="27" w:author="Supeng Zhang" w:date="2025-12-03T10:39:00Z" w16du:dateUtc="2025-12-03T02:39:00Z">
        <w:r>
          <w:rPr>
            <w:rFonts w:ascii="Calibri" w:eastAsia="宋体" w:hAnsi="Calibri" w:cs="Calibri" w:hint="eastAsia"/>
            <w:color w:val="000000"/>
            <w:kern w:val="0"/>
            <w:sz w:val="24"/>
            <w14:ligatures w14:val="none"/>
          </w:rPr>
          <w:t xml:space="preserve"> studies, </w:t>
        </w:r>
      </w:ins>
      <w:ins w:id="28" w:author="Supeng Zhang" w:date="2025-12-03T10:41:00Z" w16du:dateUtc="2025-12-03T02:41:00Z">
        <w:r w:rsidR="00A171E8">
          <w:rPr>
            <w:rFonts w:ascii="Calibri" w:eastAsia="宋体" w:hAnsi="Calibri" w:cs="Calibri" w:hint="eastAsia"/>
            <w:color w:val="000000"/>
            <w:kern w:val="0"/>
            <w:sz w:val="24"/>
            <w14:ligatures w14:val="none"/>
          </w:rPr>
          <w:t xml:space="preserve">power could also be predicted by the </w:t>
        </w:r>
        <w:r w:rsidR="00A171E8" w:rsidRPr="00856693">
          <w:rPr>
            <w:rFonts w:ascii="Calibri" w:eastAsia="宋体" w:hAnsi="Calibri" w:cs="Calibri"/>
            <w:color w:val="000000"/>
            <w:kern w:val="0"/>
            <w:sz w:val="24"/>
            <w14:ligatures w14:val="none"/>
          </w:rPr>
          <w:t>REWS</w:t>
        </w:r>
        <w:r w:rsidR="00A171E8">
          <w:rPr>
            <w:rFonts w:ascii="Calibri" w:eastAsia="宋体" w:hAnsi="Calibri" w:cs="Calibri" w:hint="eastAsia"/>
            <w:color w:val="000000"/>
            <w:kern w:val="0"/>
            <w:sz w:val="24"/>
            <w14:ligatures w14:val="none"/>
          </w:rPr>
          <w:t xml:space="preserve"> </w:t>
        </w:r>
        <w:proofErr w:type="spellStart"/>
        <w:r w:rsidR="00A171E8">
          <w:rPr>
            <w:rFonts w:ascii="Calibri" w:eastAsia="宋体" w:hAnsi="Calibri" w:cs="Calibri" w:hint="eastAsia"/>
            <w:color w:val="000000"/>
            <w:kern w:val="0"/>
            <w:sz w:val="24"/>
            <w14:ligatures w14:val="none"/>
          </w:rPr>
          <w:t>conbined</w:t>
        </w:r>
        <w:proofErr w:type="spellEnd"/>
        <w:r w:rsidR="00A171E8">
          <w:rPr>
            <w:rFonts w:ascii="Calibri" w:eastAsia="宋体" w:hAnsi="Calibri" w:cs="Calibri" w:hint="eastAsia"/>
            <w:color w:val="000000"/>
            <w:kern w:val="0"/>
            <w:sz w:val="24"/>
            <w14:ligatures w14:val="none"/>
          </w:rPr>
          <w:t xml:space="preserve"> with </w:t>
        </w:r>
        <w:r w:rsidR="00A171E8" w:rsidRPr="00856693">
          <w:rPr>
            <w:rFonts w:ascii="Calibri" w:eastAsia="宋体" w:hAnsi="Calibri" w:cs="Calibri"/>
            <w:color w:val="000000"/>
            <w:kern w:val="0"/>
            <w:sz w:val="24"/>
            <w14:ligatures w14:val="none"/>
          </w:rPr>
          <w:t>lapse-rate information</w:t>
        </w:r>
      </w:ins>
      <w:ins w:id="29" w:author="Supeng Zhang" w:date="2025-12-03T11:04:00Z" w16du:dateUtc="2025-12-03T03:04:00Z">
        <w:r w:rsidR="006820AD">
          <w:rPr>
            <w:rFonts w:ascii="Calibri" w:eastAsia="宋体" w:hAnsi="Calibri" w:cs="Calibri" w:hint="eastAsia"/>
            <w:color w:val="000000"/>
            <w:kern w:val="0"/>
            <w:sz w:val="24"/>
            <w14:ligatures w14:val="none"/>
          </w:rPr>
          <w:t xml:space="preserve"> </w:t>
        </w:r>
        <w:r w:rsidR="00817F97">
          <w:rPr>
            <w:rFonts w:ascii="Calibri" w:eastAsia="宋体" w:hAnsi="Calibri" w:cs="Calibri"/>
            <w:color w:val="000000"/>
            <w:kern w:val="0"/>
            <w:sz w:val="24"/>
            <w14:ligatures w14:val="none"/>
          </w:rPr>
          <w:fldChar w:fldCharType="begin"/>
        </w:r>
        <w:r w:rsidR="00817F97">
          <w:rPr>
            <w:rFonts w:ascii="Calibri" w:eastAsia="宋体" w:hAnsi="Calibri" w:cs="Calibri"/>
            <w:color w:val="000000"/>
            <w:kern w:val="0"/>
            <w:sz w:val="24"/>
            <w14:ligatures w14:val="none"/>
          </w:rPr>
          <w:instrText xml:space="preserve"> ADDIN ZOTERO_ITEM CSL_CITATION {"citationID":"ZCg05g8F","properties":{"formattedCitation":"(2022)","plainCitation":"(2022)","noteIndex":0},"citationItems":[{"id":1650,"uris":["http://zotero.org/users/14274501/items/45YLP2JC"],"itemData":{"id":1650,"type":"article-journal","abstract":"To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le classi</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ed vertical wind pro</w:instrText>
        </w:r>
        <w:r w:rsidR="00817F97">
          <w:rPr>
            <w:rFonts w:ascii="Times New Roman" w:eastAsia="宋体" w:hAnsi="Times New Roman" w:cs="Times New Roman"/>
            <w:color w:val="000000"/>
            <w:kern w:val="0"/>
            <w:sz w:val="24"/>
            <w14:ligatures w14:val="none"/>
          </w:rPr>
          <w:instrText>ﬁ</w:instrText>
        </w:r>
        <w:r w:rsidR="00817F97">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817F97">
          <w:rPr>
            <w:rFonts w:ascii="Calibri" w:eastAsia="宋体" w:hAnsi="Calibri" w:cs="Calibri"/>
            <w:color w:val="000000"/>
            <w:kern w:val="0"/>
            <w:sz w:val="24"/>
            <w14:ligatures w14:val="none"/>
          </w:rPr>
          <w:fldChar w:fldCharType="separate"/>
        </w:r>
        <w:r w:rsidR="00817F97">
          <w:rPr>
            <w:rFonts w:ascii="Calibri" w:eastAsia="宋体" w:hAnsi="Calibri" w:cs="Calibri"/>
            <w:noProof/>
            <w:color w:val="000000"/>
            <w:kern w:val="0"/>
            <w:sz w:val="24"/>
            <w14:ligatures w14:val="none"/>
          </w:rPr>
          <w:t>(</w:t>
        </w:r>
        <w:r w:rsidR="00817F97">
          <w:rPr>
            <w:rFonts w:ascii="Calibri" w:eastAsia="宋体" w:hAnsi="Calibri" w:cs="Calibri" w:hint="eastAsia"/>
            <w:noProof/>
            <w:color w:val="000000"/>
            <w:kern w:val="0"/>
            <w:sz w:val="24"/>
            <w14:ligatures w14:val="none"/>
          </w:rPr>
          <w:t xml:space="preserve">Sasser et al., </w:t>
        </w:r>
        <w:r w:rsidR="00817F97">
          <w:rPr>
            <w:rFonts w:ascii="Calibri" w:eastAsia="宋体" w:hAnsi="Calibri" w:cs="Calibri"/>
            <w:noProof/>
            <w:color w:val="000000"/>
            <w:kern w:val="0"/>
            <w:sz w:val="24"/>
            <w14:ligatures w14:val="none"/>
          </w:rPr>
          <w:t>2022)</w:t>
        </w:r>
        <w:r w:rsidR="00817F97">
          <w:rPr>
            <w:rFonts w:ascii="Calibri" w:eastAsia="宋体" w:hAnsi="Calibri" w:cs="Calibri"/>
            <w:color w:val="000000"/>
            <w:kern w:val="0"/>
            <w:sz w:val="24"/>
            <w14:ligatures w14:val="none"/>
          </w:rPr>
          <w:fldChar w:fldCharType="end"/>
        </w:r>
        <w:r w:rsidR="00817F97">
          <w:rPr>
            <w:rFonts w:ascii="Calibri" w:eastAsia="宋体" w:hAnsi="Calibri" w:cs="Calibri" w:hint="eastAsia"/>
            <w:color w:val="000000"/>
            <w:kern w:val="0"/>
            <w:sz w:val="24"/>
            <w14:ligatures w14:val="none"/>
          </w:rPr>
          <w:t xml:space="preserve"> </w:t>
        </w:r>
      </w:ins>
      <w:ins w:id="30" w:author="Supeng Zhang" w:date="2025-12-03T11:12:00Z" w16du:dateUtc="2025-12-03T03:12:00Z">
        <w:r w:rsidR="00485DD1">
          <w:rPr>
            <w:rFonts w:ascii="Calibri" w:eastAsia="宋体" w:hAnsi="Calibri" w:cs="Calibri" w:hint="eastAsia"/>
            <w:color w:val="000000"/>
            <w:kern w:val="0"/>
            <w:sz w:val="24"/>
            <w14:ligatures w14:val="none"/>
          </w:rPr>
          <w:t xml:space="preserve">better than by the hub-height wind speed. </w:t>
        </w:r>
      </w:ins>
      <w:ins w:id="31" w:author="Supeng Zhang" w:date="2025-12-03T11:24:00Z" w16du:dateUtc="2025-12-03T03:24:00Z">
        <w:r w:rsidR="00C81C28">
          <w:rPr>
            <w:rFonts w:ascii="Calibri" w:eastAsia="宋体" w:hAnsi="Calibri" w:cs="Calibri" w:hint="eastAsia"/>
            <w:color w:val="000000"/>
            <w:kern w:val="0"/>
            <w:sz w:val="24"/>
            <w14:ligatures w14:val="none"/>
          </w:rPr>
          <w:t>D</w:t>
        </w:r>
        <w:r w:rsidR="00F21E6D" w:rsidRPr="001F1B4A" w:rsidDel="003C2BDA">
          <w:rPr>
            <w:rFonts w:ascii="Calibri" w:eastAsia="宋体" w:hAnsi="Calibri" w:cs="Calibri"/>
            <w:color w:val="000000"/>
            <w:kern w:val="0"/>
            <w:sz w:val="24"/>
            <w14:ligatures w14:val="none"/>
          </w:rPr>
          <w:t>eep learning studies at the wind farm scale</w:t>
        </w:r>
      </w:ins>
      <w:ins w:id="32" w:author="Supeng Zhang" w:date="2025-12-03T11:26:00Z" w16du:dateUtc="2025-12-03T03:26:00Z">
        <w:r w:rsidR="00635F36">
          <w:rPr>
            <w:rFonts w:ascii="Calibri" w:eastAsia="宋体" w:hAnsi="Calibri" w:cs="Calibri" w:hint="eastAsia"/>
            <w:color w:val="000000"/>
            <w:kern w:val="0"/>
            <w:sz w:val="24"/>
            <w14:ligatures w14:val="none"/>
          </w:rPr>
          <w:t xml:space="preserve"> successfully</w:t>
        </w:r>
      </w:ins>
      <w:ins w:id="33" w:author="Supeng Zhang" w:date="2025-12-03T11:24:00Z" w16du:dateUtc="2025-12-03T03:24:00Z">
        <w:r w:rsidR="00F21E6D" w:rsidRPr="001F1B4A" w:rsidDel="003C2BDA">
          <w:rPr>
            <w:rFonts w:ascii="Calibri" w:eastAsia="宋体" w:hAnsi="Calibri" w:cs="Calibri"/>
            <w:color w:val="000000"/>
            <w:kern w:val="0"/>
            <w:sz w:val="24"/>
            <w14:ligatures w14:val="none"/>
          </w:rPr>
          <w:t xml:space="preserve"> </w:t>
        </w:r>
      </w:ins>
      <w:ins w:id="34" w:author="Supeng Zhang" w:date="2025-12-03T11:25:00Z" w16du:dateUtc="2025-12-03T03:25:00Z">
        <w:r w:rsidR="00592CF4">
          <w:rPr>
            <w:rFonts w:ascii="Calibri" w:eastAsia="宋体" w:hAnsi="Calibri" w:cs="Calibri" w:hint="eastAsia"/>
            <w:color w:val="000000"/>
            <w:kern w:val="0"/>
            <w:sz w:val="24"/>
            <w14:ligatures w14:val="none"/>
          </w:rPr>
          <w:t xml:space="preserve">improved power estimation by </w:t>
        </w:r>
        <w:proofErr w:type="spellStart"/>
        <w:r w:rsidR="00592CF4">
          <w:rPr>
            <w:rFonts w:ascii="Calibri" w:eastAsia="宋体" w:hAnsi="Calibri" w:cs="Calibri" w:hint="eastAsia"/>
            <w:color w:val="000000"/>
            <w:kern w:val="0"/>
            <w:sz w:val="24"/>
            <w14:ligatures w14:val="none"/>
          </w:rPr>
          <w:t>laveraging</w:t>
        </w:r>
        <w:proofErr w:type="spellEnd"/>
        <w:r w:rsidR="00592CF4">
          <w:rPr>
            <w:rFonts w:ascii="Calibri" w:eastAsia="宋体" w:hAnsi="Calibri" w:cs="Calibri" w:hint="eastAsia"/>
            <w:color w:val="000000"/>
            <w:kern w:val="0"/>
            <w:sz w:val="24"/>
            <w14:ligatures w14:val="none"/>
          </w:rPr>
          <w:t xml:space="preserve"> </w:t>
        </w:r>
        <w:r w:rsidR="00592CF4" w:rsidRPr="001F1B4A" w:rsidDel="003C2BDA">
          <w:rPr>
            <w:rFonts w:ascii="Calibri" w:eastAsia="宋体" w:hAnsi="Calibri" w:cs="Calibri"/>
            <w:color w:val="000000"/>
            <w:kern w:val="0"/>
            <w:sz w:val="24"/>
            <w14:ligatures w14:val="none"/>
          </w:rPr>
          <w:t>multi-height wind measurements</w:t>
        </w:r>
        <w:r w:rsidR="00592CF4">
          <w:rPr>
            <w:rFonts w:ascii="Calibri" w:eastAsia="宋体" w:hAnsi="Calibri" w:cs="Calibri" w:hint="eastAsia"/>
            <w:color w:val="000000"/>
            <w:kern w:val="0"/>
            <w:sz w:val="24"/>
            <w14:ligatures w14:val="none"/>
          </w:rPr>
          <w:t xml:space="preserve"> </w:t>
        </w:r>
      </w:ins>
      <w:ins w:id="35" w:author="Supeng Zhang" w:date="2025-12-03T11:26:00Z" w16du:dateUtc="2025-12-03T03:26:00Z">
        <w:r w:rsidR="00040019">
          <w:rPr>
            <w:rFonts w:ascii="Calibri" w:eastAsia="宋体" w:hAnsi="Calibri" w:cs="Calibri" w:hint="eastAsia"/>
            <w:color w:val="000000"/>
            <w:kern w:val="0"/>
            <w:sz w:val="24"/>
            <w14:ligatures w14:val="none"/>
          </w:rPr>
          <w:t xml:space="preserve">compared with </w:t>
        </w:r>
        <w:r w:rsidR="00040019" w:rsidRPr="001F1B4A" w:rsidDel="003C2BDA">
          <w:rPr>
            <w:rFonts w:ascii="Calibri" w:eastAsia="宋体" w:hAnsi="Calibri" w:cs="Calibri"/>
            <w:color w:val="000000"/>
            <w:kern w:val="0"/>
            <w:sz w:val="24"/>
            <w14:ligatures w14:val="none"/>
          </w:rPr>
          <w:t xml:space="preserve">hub-height baselines </w:t>
        </w:r>
        <w:r w:rsidR="00040019" w:rsidDel="003C2BDA">
          <w:rPr>
            <w:rFonts w:ascii="Calibri" w:eastAsia="宋体" w:hAnsi="Calibri" w:cs="Calibri"/>
            <w:color w:val="000000"/>
            <w:kern w:val="0"/>
            <w:sz w:val="24"/>
            <w14:ligatures w14:val="none"/>
          </w:rPr>
          <w:fldChar w:fldCharType="begin"/>
        </w:r>
        <w:r w:rsidR="00040019" w:rsidDel="003C2BDA">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le classi</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ed vertical wind pro</w:instrText>
        </w:r>
        <w:r w:rsidR="00040019" w:rsidDel="003C2BDA">
          <w:rPr>
            <w:rFonts w:ascii="Times New Roman" w:eastAsia="宋体" w:hAnsi="Times New Roman" w:cs="Times New Roman"/>
            <w:color w:val="000000"/>
            <w:kern w:val="0"/>
            <w:sz w:val="24"/>
            <w14:ligatures w14:val="none"/>
          </w:rPr>
          <w:instrText>ﬁ</w:instrText>
        </w:r>
        <w:r w:rsidR="00040019" w:rsidDel="003C2BDA">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sidR="00040019" w:rsidDel="003C2BDA">
          <w:rPr>
            <w:rFonts w:ascii="Calibri" w:eastAsia="宋体" w:hAnsi="Calibri" w:cs="Calibri"/>
            <w:color w:val="000000"/>
            <w:kern w:val="0"/>
            <w:sz w:val="24"/>
            <w14:ligatures w14:val="none"/>
          </w:rPr>
          <w:fldChar w:fldCharType="separate"/>
        </w:r>
        <w:r w:rsidR="00040019" w:rsidDel="003C2BDA">
          <w:rPr>
            <w:rFonts w:ascii="Calibri" w:eastAsia="宋体" w:hAnsi="Calibri" w:cs="Calibri"/>
            <w:noProof/>
            <w:color w:val="000000"/>
            <w:kern w:val="0"/>
            <w:sz w:val="24"/>
            <w14:ligatures w14:val="none"/>
          </w:rPr>
          <w:t>(Sebastiani et al., 2024)</w:t>
        </w:r>
        <w:r w:rsidR="00040019" w:rsidDel="003C2BDA">
          <w:rPr>
            <w:rFonts w:ascii="Calibri" w:eastAsia="宋体" w:hAnsi="Calibri" w:cs="Calibri"/>
            <w:color w:val="000000"/>
            <w:kern w:val="0"/>
            <w:sz w:val="24"/>
            <w14:ligatures w14:val="none"/>
          </w:rPr>
          <w:fldChar w:fldCharType="end"/>
        </w:r>
        <w:r w:rsidR="00040019">
          <w:rPr>
            <w:rFonts w:ascii="Calibri" w:eastAsia="宋体" w:hAnsi="Calibri" w:cs="Calibri" w:hint="eastAsia"/>
            <w:color w:val="000000"/>
            <w:kern w:val="0"/>
            <w:sz w:val="24"/>
            <w14:ligatures w14:val="none"/>
          </w:rPr>
          <w:t xml:space="preserve">. </w:t>
        </w:r>
      </w:ins>
      <w:ins w:id="36" w:author="Supeng Zhang" w:date="2025-12-03T11:27:00Z" w16du:dateUtc="2025-12-03T03:27:00Z">
        <w:r w:rsidR="002C2F0D">
          <w:rPr>
            <w:rFonts w:ascii="Calibri" w:eastAsia="宋体" w:hAnsi="Calibri" w:cs="Calibri" w:hint="eastAsia"/>
            <w:color w:val="000000"/>
            <w:kern w:val="0"/>
            <w:sz w:val="24"/>
            <w14:ligatures w14:val="none"/>
          </w:rPr>
          <w:t xml:space="preserve">These </w:t>
        </w:r>
      </w:ins>
      <w:ins w:id="37" w:author="Supeng Zhang" w:date="2025-12-03T11:28:00Z" w16du:dateUtc="2025-12-03T03:28:00Z">
        <w:r w:rsidR="002C2F0D">
          <w:rPr>
            <w:rFonts w:ascii="Calibri" w:eastAsia="宋体" w:hAnsi="Calibri" w:cs="Calibri" w:hint="eastAsia"/>
            <w:color w:val="000000"/>
            <w:kern w:val="0"/>
            <w:sz w:val="24"/>
            <w14:ligatures w14:val="none"/>
          </w:rPr>
          <w:t>facts</w:t>
        </w:r>
      </w:ins>
      <w:ins w:id="38" w:author="Supeng Zhang" w:date="2025-12-03T11:27:00Z" w16du:dateUtc="2025-12-03T03:27:00Z">
        <w:r w:rsidR="002C2F0D">
          <w:rPr>
            <w:rFonts w:ascii="Calibri" w:eastAsia="宋体" w:hAnsi="Calibri" w:cs="Calibri" w:hint="eastAsia"/>
            <w:color w:val="000000"/>
            <w:kern w:val="0"/>
            <w:sz w:val="24"/>
            <w14:ligatures w14:val="none"/>
          </w:rPr>
          <w:t xml:space="preserve"> </w:t>
        </w:r>
      </w:ins>
      <w:ins w:id="39" w:author="Supeng Zhang" w:date="2025-12-03T11:28:00Z" w16du:dateUtc="2025-12-03T03:28:00Z">
        <w:r w:rsidR="002C2F0D">
          <w:rPr>
            <w:rFonts w:ascii="Calibri" w:eastAsia="宋体" w:hAnsi="Calibri" w:cs="Calibri" w:hint="eastAsia"/>
            <w:color w:val="000000"/>
            <w:kern w:val="0"/>
            <w:sz w:val="24"/>
            <w14:ligatures w14:val="none"/>
          </w:rPr>
          <w:t>highlight</w:t>
        </w:r>
      </w:ins>
      <w:ins w:id="40" w:author="Supeng Zhang" w:date="2025-12-03T11:27:00Z" w16du:dateUtc="2025-12-03T03:27:00Z">
        <w:r w:rsidR="002C2F0D" w:rsidRPr="00856693">
          <w:rPr>
            <w:rFonts w:ascii="Calibri" w:eastAsia="宋体" w:hAnsi="Calibri" w:cs="Calibri"/>
            <w:color w:val="000000"/>
            <w:kern w:val="0"/>
            <w:sz w:val="24"/>
            <w14:ligatures w14:val="none"/>
          </w:rPr>
          <w:t xml:space="preserve"> the </w:t>
        </w:r>
        <w:r w:rsidR="002C2F0D">
          <w:rPr>
            <w:rFonts w:ascii="Calibri" w:eastAsia="宋体" w:hAnsi="Calibri" w:cs="Calibri" w:hint="eastAsia"/>
            <w:color w:val="000000"/>
            <w:kern w:val="0"/>
            <w:sz w:val="24"/>
            <w14:ligatures w14:val="none"/>
          </w:rPr>
          <w:t>necessity</w:t>
        </w:r>
        <w:r w:rsidR="002C2F0D" w:rsidRPr="00856693">
          <w:rPr>
            <w:rFonts w:ascii="Calibri" w:eastAsia="宋体" w:hAnsi="Calibri" w:cs="Calibri"/>
            <w:color w:val="000000"/>
            <w:kern w:val="0"/>
            <w:sz w:val="24"/>
            <w14:ligatures w14:val="none"/>
          </w:rPr>
          <w:t xml:space="preserve"> of vertical profile data</w:t>
        </w:r>
      </w:ins>
      <w:ins w:id="41" w:author="Supeng Zhang" w:date="2025-12-03T11:28:00Z" w16du:dateUtc="2025-12-03T03:28:00Z">
        <w:r w:rsidR="002C2F0D">
          <w:rPr>
            <w:rFonts w:ascii="Calibri" w:eastAsia="宋体" w:hAnsi="Calibri" w:cs="Calibri" w:hint="eastAsia"/>
            <w:color w:val="000000"/>
            <w:kern w:val="0"/>
            <w:sz w:val="24"/>
            <w14:ligatures w14:val="none"/>
          </w:rPr>
          <w:t xml:space="preserve"> in power prediction. </w:t>
        </w:r>
      </w:ins>
      <w:ins w:id="42" w:author="Supeng Zhang" w:date="2025-12-03T11:12:00Z" w16du:dateUtc="2025-12-03T03:12:00Z">
        <w:r w:rsidR="002A0C91">
          <w:rPr>
            <w:rFonts w:ascii="Calibri" w:eastAsia="宋体" w:hAnsi="Calibri" w:cs="Calibri" w:hint="eastAsia"/>
            <w:color w:val="000000"/>
            <w:kern w:val="0"/>
            <w:sz w:val="24"/>
            <w14:ligatures w14:val="none"/>
          </w:rPr>
          <w:t>N</w:t>
        </w:r>
        <w:r w:rsidR="002A0C91" w:rsidRPr="00BE403F">
          <w:rPr>
            <w:rFonts w:ascii="Calibri" w:eastAsia="宋体" w:hAnsi="Calibri" w:cs="Calibri"/>
            <w:color w:val="000000"/>
            <w:kern w:val="0"/>
            <w:sz w:val="24"/>
            <w14:ligatures w14:val="none"/>
          </w:rPr>
          <w:t>acelle-level averaged winds</w:t>
        </w:r>
        <w:r w:rsidR="002A0C91">
          <w:rPr>
            <w:rFonts w:ascii="Calibri" w:eastAsia="宋体" w:hAnsi="Calibri" w:cs="Calibri" w:hint="eastAsia"/>
            <w:color w:val="000000"/>
            <w:kern w:val="0"/>
            <w:sz w:val="24"/>
            <w14:ligatures w14:val="none"/>
          </w:rPr>
          <w:t xml:space="preserve"> </w:t>
        </w:r>
      </w:ins>
      <w:ins w:id="43" w:author="Supeng Zhang" w:date="2025-12-03T11:14:00Z" w16du:dateUtc="2025-12-03T03:14:00Z">
        <w:r w:rsidR="00FC58BF">
          <w:rPr>
            <w:rFonts w:ascii="Calibri" w:eastAsia="宋体" w:hAnsi="Calibri" w:cs="Calibri" w:hint="eastAsia"/>
            <w:color w:val="000000"/>
            <w:kern w:val="0"/>
            <w:sz w:val="24"/>
            <w14:ligatures w14:val="none"/>
          </w:rPr>
          <w:t xml:space="preserve">are more </w:t>
        </w:r>
        <w:proofErr w:type="spellStart"/>
        <w:r w:rsidR="00FC58BF">
          <w:rPr>
            <w:rFonts w:ascii="Calibri" w:eastAsia="宋体" w:hAnsi="Calibri" w:cs="Calibri" w:hint="eastAsia"/>
            <w:color w:val="000000"/>
            <w:kern w:val="0"/>
            <w:sz w:val="24"/>
            <w14:ligatures w14:val="none"/>
          </w:rPr>
          <w:t>relavant</w:t>
        </w:r>
        <w:proofErr w:type="spellEnd"/>
        <w:r w:rsidR="00FC58BF">
          <w:rPr>
            <w:rFonts w:ascii="Calibri" w:eastAsia="宋体" w:hAnsi="Calibri" w:cs="Calibri" w:hint="eastAsia"/>
            <w:color w:val="000000"/>
            <w:kern w:val="0"/>
            <w:sz w:val="24"/>
            <w14:ligatures w14:val="none"/>
          </w:rPr>
          <w:t xml:space="preserve"> with farm-</w:t>
        </w:r>
      </w:ins>
      <w:ins w:id="44" w:author="Supeng Zhang" w:date="2025-12-03T11:44:00Z" w16du:dateUtc="2025-12-03T03:44:00Z">
        <w:r w:rsidR="004A3605">
          <w:rPr>
            <w:rFonts w:ascii="Calibri" w:eastAsia="宋体" w:hAnsi="Calibri" w:cs="Calibri" w:hint="eastAsia"/>
            <w:color w:val="000000"/>
            <w:kern w:val="0"/>
            <w:sz w:val="24"/>
            <w14:ligatures w14:val="none"/>
          </w:rPr>
          <w:t>scale</w:t>
        </w:r>
      </w:ins>
      <w:ins w:id="45" w:author="Supeng Zhang" w:date="2025-12-03T11:14:00Z" w16du:dateUtc="2025-12-03T03:14:00Z">
        <w:r w:rsidR="00FC58BF">
          <w:rPr>
            <w:rFonts w:ascii="Calibri" w:eastAsia="宋体" w:hAnsi="Calibri" w:cs="Calibri" w:hint="eastAsia"/>
            <w:color w:val="000000"/>
            <w:kern w:val="0"/>
            <w:sz w:val="24"/>
            <w14:ligatures w14:val="none"/>
          </w:rPr>
          <w:t xml:space="preserve"> powe</w:t>
        </w:r>
      </w:ins>
      <w:ins w:id="46" w:author="Supeng Zhang" w:date="2025-12-03T11:15:00Z" w16du:dateUtc="2025-12-03T03:15:00Z">
        <w:r w:rsidR="00FC58BF">
          <w:rPr>
            <w:rFonts w:ascii="Calibri" w:eastAsia="宋体" w:hAnsi="Calibri" w:cs="Calibri" w:hint="eastAsia"/>
            <w:color w:val="000000"/>
            <w:kern w:val="0"/>
            <w:sz w:val="24"/>
            <w14:ligatures w14:val="none"/>
          </w:rPr>
          <w:t>r than</w:t>
        </w:r>
        <w:r w:rsidR="00DA7813">
          <w:rPr>
            <w:rFonts w:ascii="Calibri" w:eastAsia="宋体" w:hAnsi="Calibri" w:cs="Calibri" w:hint="eastAsia"/>
            <w:color w:val="000000"/>
            <w:kern w:val="0"/>
            <w:sz w:val="24"/>
            <w14:ligatures w14:val="none"/>
          </w:rPr>
          <w:t xml:space="preserve"> </w:t>
        </w:r>
      </w:ins>
      <w:ins w:id="47" w:author="Supeng Zhang" w:date="2025-12-03T11:13:00Z" w16du:dateUtc="2025-12-03T03:13:00Z">
        <w:r w:rsidR="00FC58BF">
          <w:rPr>
            <w:rFonts w:ascii="Calibri" w:eastAsia="宋体" w:hAnsi="Calibri" w:cs="Calibri" w:hint="eastAsia"/>
            <w:color w:val="000000"/>
            <w:kern w:val="0"/>
            <w:sz w:val="24"/>
            <w14:ligatures w14:val="none"/>
          </w:rPr>
          <w:t xml:space="preserve">hub-height </w:t>
        </w:r>
      </w:ins>
      <w:ins w:id="48" w:author="Supeng Zhang" w:date="2025-12-03T11:14:00Z" w16du:dateUtc="2025-12-03T03:14:00Z">
        <w:r w:rsidR="00FC58BF">
          <w:rPr>
            <w:rFonts w:ascii="Calibri" w:eastAsia="宋体" w:hAnsi="Calibri" w:cs="Calibri" w:hint="eastAsia"/>
            <w:color w:val="000000"/>
            <w:kern w:val="0"/>
            <w:sz w:val="24"/>
            <w14:ligatures w14:val="none"/>
          </w:rPr>
          <w:t xml:space="preserve">observations </w:t>
        </w:r>
      </w:ins>
      <w:ins w:id="49" w:author="Supeng Zhang" w:date="2025-12-03T11:15:00Z" w16du:dateUtc="2025-12-03T03:15:00Z">
        <w:r w:rsidR="00DA7813">
          <w:rPr>
            <w:rFonts w:ascii="Calibri" w:eastAsia="宋体" w:hAnsi="Calibri" w:cs="Calibri" w:hint="eastAsia"/>
            <w:color w:val="000000"/>
            <w:kern w:val="0"/>
            <w:sz w:val="24"/>
            <w14:ligatures w14:val="none"/>
          </w:rPr>
          <w:t>(</w:t>
        </w:r>
        <w:r w:rsidR="00DA7813" w:rsidRPr="00BE403F">
          <w:rPr>
            <w:rFonts w:ascii="Calibri" w:eastAsia="宋体" w:hAnsi="Calibri" w:cs="Calibri"/>
            <w:color w:val="000000"/>
            <w:kern w:val="0"/>
            <w:sz w:val="24"/>
            <w14:ligatures w14:val="none"/>
          </w:rPr>
          <w:t xml:space="preserve">Cutler et al. </w:t>
        </w:r>
        <w:r w:rsidR="00DA7813">
          <w:rPr>
            <w:rFonts w:ascii="Calibri" w:eastAsia="宋体" w:hAnsi="Calibri" w:cs="Calibri"/>
            <w:color w:val="000000"/>
            <w:kern w:val="0"/>
            <w:sz w:val="24"/>
            <w14:ligatures w14:val="none"/>
          </w:rPr>
          <w:fldChar w:fldCharType="begin"/>
        </w:r>
        <w:r w:rsidR="00DA7813">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DA7813">
          <w:rPr>
            <w:rFonts w:ascii="Calibri" w:eastAsia="宋体" w:hAnsi="Calibri" w:cs="Calibri" w:hint="eastAsia"/>
            <w:color w:val="000000"/>
            <w:kern w:val="0"/>
            <w:sz w:val="24"/>
            <w14:ligatures w14:val="none"/>
          </w:rPr>
          <w:instrText>,"source":"DOI.org (Crossref)","title":"Using nacelle</w:instrText>
        </w:r>
        <w:r w:rsidR="00DA7813">
          <w:rPr>
            <w:rFonts w:ascii="Calibri" w:eastAsia="宋体" w:hAnsi="Calibri" w:cs="Calibri" w:hint="eastAsia"/>
            <w:color w:val="000000"/>
            <w:kern w:val="0"/>
            <w:sz w:val="24"/>
            <w14:ligatures w14:val="none"/>
          </w:rPr>
          <w:instrText>‐</w:instrText>
        </w:r>
        <w:r w:rsidR="00DA7813">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DA7813">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DA7813">
          <w:rPr>
            <w:rFonts w:ascii="Calibri" w:eastAsia="宋体" w:hAnsi="Calibri" w:cs="Calibri"/>
            <w:color w:val="000000"/>
            <w:kern w:val="0"/>
            <w:sz w:val="24"/>
            <w14:ligatures w14:val="none"/>
          </w:rPr>
          <w:fldChar w:fldCharType="separate"/>
        </w:r>
        <w:r w:rsidR="00DA7813">
          <w:rPr>
            <w:rFonts w:ascii="Calibri" w:eastAsia="宋体" w:hAnsi="Calibri" w:cs="Calibri"/>
            <w:noProof/>
            <w:color w:val="000000"/>
            <w:kern w:val="0"/>
            <w:sz w:val="24"/>
            <w14:ligatures w14:val="none"/>
          </w:rPr>
          <w:t>2012)</w:t>
        </w:r>
        <w:r w:rsidR="00DA7813">
          <w:rPr>
            <w:rFonts w:ascii="Calibri" w:eastAsia="宋体" w:hAnsi="Calibri" w:cs="Calibri"/>
            <w:color w:val="000000"/>
            <w:kern w:val="0"/>
            <w:sz w:val="24"/>
            <w14:ligatures w14:val="none"/>
          </w:rPr>
          <w:fldChar w:fldCharType="end"/>
        </w:r>
        <w:r w:rsidR="00DA7813">
          <w:rPr>
            <w:rFonts w:ascii="Calibri" w:eastAsia="宋体" w:hAnsi="Calibri" w:cs="Calibri" w:hint="eastAsia"/>
            <w:color w:val="000000"/>
            <w:kern w:val="0"/>
            <w:sz w:val="24"/>
            <w14:ligatures w14:val="none"/>
          </w:rPr>
          <w:t xml:space="preserve">, </w:t>
        </w:r>
      </w:ins>
      <w:ins w:id="50" w:author="Supeng Zhang" w:date="2025-12-03T11:17:00Z" w16du:dateUtc="2025-12-03T03:17:00Z">
        <w:r w:rsidR="005F2311">
          <w:rPr>
            <w:rFonts w:ascii="Calibri" w:eastAsia="宋体" w:hAnsi="Calibri" w:cs="Calibri" w:hint="eastAsia"/>
            <w:color w:val="000000"/>
            <w:kern w:val="0"/>
            <w:sz w:val="24"/>
            <w14:ligatures w14:val="none"/>
          </w:rPr>
          <w:t>indicating the</w:t>
        </w:r>
      </w:ins>
      <w:ins w:id="51" w:author="Supeng Zhang" w:date="2025-12-03T11:16:00Z" w16du:dateUtc="2025-12-03T03:16:00Z">
        <w:r w:rsidR="00F22133">
          <w:rPr>
            <w:rFonts w:ascii="Calibri" w:eastAsia="宋体" w:hAnsi="Calibri" w:cs="Calibri" w:hint="eastAsia"/>
            <w:color w:val="000000"/>
            <w:kern w:val="0"/>
            <w:sz w:val="24"/>
            <w14:ligatures w14:val="none"/>
          </w:rPr>
          <w:t xml:space="preserve"> </w:t>
        </w:r>
      </w:ins>
      <w:ins w:id="52" w:author="Supeng Zhang" w:date="2025-12-03T11:18:00Z" w16du:dateUtc="2025-12-03T03:18:00Z">
        <w:r w:rsidR="005F2311">
          <w:rPr>
            <w:rFonts w:ascii="Calibri" w:eastAsia="宋体" w:hAnsi="Calibri" w:cs="Calibri" w:hint="eastAsia"/>
            <w:color w:val="000000"/>
            <w:kern w:val="0"/>
            <w:sz w:val="24"/>
            <w14:ligatures w14:val="none"/>
          </w:rPr>
          <w:t xml:space="preserve">significant spatial </w:t>
        </w:r>
        <w:r w:rsidR="005F2311">
          <w:rPr>
            <w:rFonts w:ascii="Calibri" w:eastAsia="宋体" w:hAnsi="Calibri" w:cs="Calibri"/>
            <w:color w:val="000000"/>
            <w:kern w:val="0"/>
            <w:sz w:val="24"/>
            <w14:ligatures w14:val="none"/>
          </w:rPr>
          <w:t>heterogeneity</w:t>
        </w:r>
        <w:r w:rsidR="005F2311">
          <w:rPr>
            <w:rFonts w:ascii="Calibri" w:eastAsia="宋体" w:hAnsi="Calibri" w:cs="Calibri" w:hint="eastAsia"/>
            <w:color w:val="000000"/>
            <w:kern w:val="0"/>
            <w:sz w:val="24"/>
            <w14:ligatures w14:val="none"/>
          </w:rPr>
          <w:t xml:space="preserve"> of </w:t>
        </w:r>
      </w:ins>
      <w:ins w:id="53" w:author="Supeng Zhang" w:date="2025-12-03T11:16:00Z" w16du:dateUtc="2025-12-03T03:16:00Z">
        <w:r w:rsidR="00F22133" w:rsidRPr="002F721D">
          <w:rPr>
            <w:rFonts w:ascii="Calibri" w:eastAsia="宋体" w:hAnsi="Calibri" w:cs="Calibri"/>
            <w:color w:val="000000"/>
            <w:kern w:val="0"/>
            <w:sz w:val="24"/>
            <w14:ligatures w14:val="none"/>
          </w:rPr>
          <w:t>the physical relevance of atmospheric forcing across the farm</w:t>
        </w:r>
        <w:r w:rsidR="00F22133">
          <w:rPr>
            <w:rFonts w:ascii="Calibri" w:eastAsia="宋体" w:hAnsi="Calibri" w:cs="Calibri" w:hint="eastAsia"/>
            <w:color w:val="000000"/>
            <w:kern w:val="0"/>
            <w:sz w:val="24"/>
            <w14:ligatures w14:val="none"/>
          </w:rPr>
          <w:t>.</w:t>
        </w:r>
      </w:ins>
      <w:ins w:id="54" w:author="Supeng Zhang" w:date="2025-12-03T11:21:00Z" w16du:dateUtc="2025-12-03T03:21:00Z">
        <w:r w:rsidR="00E41FD3">
          <w:rPr>
            <w:rFonts w:ascii="Calibri" w:eastAsia="宋体" w:hAnsi="Calibri" w:cs="Calibri" w:hint="eastAsia"/>
            <w:color w:val="000000"/>
            <w:kern w:val="0"/>
            <w:sz w:val="24"/>
            <w14:ligatures w14:val="none"/>
          </w:rPr>
          <w:t xml:space="preserve"> </w:t>
        </w:r>
      </w:ins>
      <w:moveToRangeStart w:id="55" w:author="Supeng Zhang" w:date="2025-12-03T11:01:00Z" w:name="move215652081"/>
      <w:moveTo w:id="56" w:author="Supeng Zhang" w:date="2025-12-03T11:01:00Z" w16du:dateUtc="2025-12-03T03:01:00Z">
        <w:del w:id="57" w:author="Supeng Zhang" w:date="2025-12-03T11:04:00Z" w16du:dateUtc="2025-12-03T03:04:00Z">
          <w:r w:rsidR="00095099" w:rsidDel="009E24EB">
            <w:rPr>
              <w:rFonts w:ascii="Calibri" w:eastAsia="宋体" w:hAnsi="Calibri" w:cs="Calibri"/>
              <w:color w:val="000000"/>
              <w:kern w:val="0"/>
              <w:sz w:val="24"/>
              <w14:ligatures w14:val="none"/>
            </w:rPr>
            <w:delText>N</w:delText>
          </w:r>
          <w:r w:rsidR="00095099" w:rsidRPr="00BE403F" w:rsidDel="009E24EB">
            <w:rPr>
              <w:rFonts w:ascii="Calibri" w:eastAsia="宋体" w:hAnsi="Calibri" w:cs="Calibri"/>
              <w:color w:val="000000"/>
              <w:kern w:val="0"/>
              <w:sz w:val="24"/>
              <w14:ligatures w14:val="none"/>
            </w:rPr>
            <w:delText>acelle-level averaged winds</w:delText>
          </w:r>
          <w:r w:rsidR="00095099" w:rsidDel="009E24EB">
            <w:rPr>
              <w:rFonts w:ascii="Calibri" w:eastAsia="宋体" w:hAnsi="Calibri" w:cs="Calibri" w:hint="eastAsia"/>
              <w:color w:val="000000"/>
              <w:kern w:val="0"/>
              <w:sz w:val="24"/>
              <w14:ligatures w14:val="none"/>
            </w:rPr>
            <w:delText xml:space="preserve"> </w:delText>
          </w:r>
        </w:del>
        <w:del w:id="58" w:author="Supeng Zhang" w:date="2025-12-03T11:05:00Z" w16du:dateUtc="2025-12-03T03:05:00Z">
          <w:r w:rsidR="00095099" w:rsidDel="005F38B1">
            <w:rPr>
              <w:rFonts w:ascii="Calibri" w:eastAsia="宋体" w:hAnsi="Calibri" w:cs="Calibri" w:hint="eastAsia"/>
              <w:color w:val="000000"/>
              <w:kern w:val="0"/>
              <w:sz w:val="24"/>
              <w14:ligatures w14:val="none"/>
            </w:rPr>
            <w:delText xml:space="preserve">could be more </w:delText>
          </w:r>
          <w:r w:rsidR="00095099" w:rsidRPr="00BE403F" w:rsidDel="005F38B1">
            <w:rPr>
              <w:rFonts w:ascii="Calibri" w:eastAsia="宋体" w:hAnsi="Calibri" w:cs="Calibri"/>
              <w:color w:val="000000"/>
              <w:kern w:val="0"/>
              <w:sz w:val="24"/>
              <w14:ligatures w14:val="none"/>
            </w:rPr>
            <w:delText>representative of farm-wide power than tower-based hub-height observations</w:delText>
          </w:r>
        </w:del>
        <w:del w:id="59" w:author="Supeng Zhang" w:date="2025-12-03T11:04:00Z" w16du:dateUtc="2025-12-03T03:04:00Z">
          <w:r w:rsidR="00095099" w:rsidRPr="003F5143" w:rsidDel="00AD2F25">
            <w:rPr>
              <w:rFonts w:ascii="Calibri" w:eastAsia="宋体" w:hAnsi="Calibri" w:cs="Calibri"/>
              <w:color w:val="000000"/>
              <w:kern w:val="0"/>
              <w:sz w:val="24"/>
              <w14:ligatures w14:val="none"/>
            </w:rPr>
            <w:delText xml:space="preserve"> </w:delText>
          </w:r>
          <w:r w:rsidR="00095099" w:rsidDel="00AD2F25">
            <w:rPr>
              <w:rFonts w:ascii="Calibri" w:eastAsia="宋体" w:hAnsi="Calibri" w:cs="Calibri" w:hint="eastAsia"/>
              <w:color w:val="000000"/>
              <w:kern w:val="0"/>
              <w:sz w:val="24"/>
              <w14:ligatures w14:val="none"/>
            </w:rPr>
            <w:delText>(</w:delText>
          </w:r>
          <w:r w:rsidR="00095099" w:rsidRPr="00BE403F" w:rsidDel="00AD2F25">
            <w:rPr>
              <w:rFonts w:ascii="Calibri" w:eastAsia="宋体" w:hAnsi="Calibri" w:cs="Calibri"/>
              <w:color w:val="000000"/>
              <w:kern w:val="0"/>
              <w:sz w:val="24"/>
              <w14:ligatures w14:val="none"/>
            </w:rPr>
            <w:delText xml:space="preserve">Cutler et al. </w:delText>
          </w:r>
          <w:r w:rsidR="00095099" w:rsidDel="00AD2F25">
            <w:rPr>
              <w:rFonts w:ascii="Calibri" w:eastAsia="宋体" w:hAnsi="Calibri" w:cs="Calibri"/>
              <w:color w:val="000000"/>
              <w:kern w:val="0"/>
              <w:sz w:val="24"/>
              <w14:ligatures w14:val="none"/>
            </w:rPr>
            <w:fldChar w:fldCharType="begin"/>
          </w:r>
          <w:r w:rsidR="00095099" w:rsidDel="00AD2F25">
            <w:rPr>
              <w:rFonts w:ascii="Calibri" w:eastAsia="宋体" w:hAnsi="Calibri" w:cs="Calibri"/>
              <w:color w:val="000000"/>
              <w:kern w:val="0"/>
              <w:sz w:val="24"/>
              <w14:ligatures w14:val="none"/>
            </w:rPr>
            <w:del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delInstrText>
          </w:r>
          <w:r w:rsidR="00095099" w:rsidDel="00AD2F25">
            <w:rPr>
              <w:rFonts w:ascii="Calibri" w:eastAsia="宋体" w:hAnsi="Calibri" w:cs="Calibri" w:hint="eastAsia"/>
              <w:color w:val="000000"/>
              <w:kern w:val="0"/>
              <w:sz w:val="24"/>
              <w14:ligatures w14:val="none"/>
            </w:rPr>
            <w:delInstrText>,"source":"DOI.org (Crossref)","title":"Using nacelle</w:delInstrText>
          </w:r>
          <w:r w:rsidR="00095099" w:rsidDel="00AD2F25">
            <w:rPr>
              <w:rFonts w:ascii="Calibri" w:eastAsia="宋体" w:hAnsi="Calibri" w:cs="Calibri" w:hint="eastAsia"/>
              <w:color w:val="000000"/>
              <w:kern w:val="0"/>
              <w:sz w:val="24"/>
              <w14:ligatures w14:val="none"/>
            </w:rPr>
            <w:delInstrText>‐</w:delInstrText>
          </w:r>
          <w:r w:rsidR="00095099" w:rsidDel="00AD2F25">
            <w:rPr>
              <w:rFonts w:ascii="Calibri" w:eastAsia="宋体" w:hAnsi="Calibri" w:cs="Calibri" w:hint="eastAsia"/>
              <w:color w:val="000000"/>
              <w:kern w:val="0"/>
              <w:sz w:val="24"/>
              <w14:ligatures w14:val="none"/>
            </w:rPr>
            <w:delInstrText>based wind speed observations to improve power curve modeling for wind power forecasting","volume":"15","author":[{"family":"Cutler","given":"Nicholas J."},{"family":"Outhred","given":"Hugh R."},{"fami</w:delInstrText>
          </w:r>
          <w:r w:rsidR="00095099" w:rsidDel="00AD2F25">
            <w:rPr>
              <w:rFonts w:ascii="Calibri" w:eastAsia="宋体" w:hAnsi="Calibri" w:cs="Calibri"/>
              <w:color w:val="000000"/>
              <w:kern w:val="0"/>
              <w:sz w:val="24"/>
              <w14:ligatures w14:val="none"/>
            </w:rPr>
            <w:delInstrText xml:space="preserve">ly":"MacGill","given":"Iain F."}],"issued":{"date-parts":[["2012",3]]}},"suppress-author":true}],"schema":"https://github.com/citation-style-language/schema/raw/master/csl-citation.json"} </w:delInstrText>
          </w:r>
          <w:r w:rsidR="00095099" w:rsidDel="00AD2F25">
            <w:rPr>
              <w:rFonts w:ascii="Calibri" w:eastAsia="宋体" w:hAnsi="Calibri" w:cs="Calibri"/>
              <w:color w:val="000000"/>
              <w:kern w:val="0"/>
              <w:sz w:val="24"/>
              <w14:ligatures w14:val="none"/>
            </w:rPr>
            <w:fldChar w:fldCharType="separate"/>
          </w:r>
          <w:r w:rsidR="00095099" w:rsidDel="00AD2F25">
            <w:rPr>
              <w:rFonts w:ascii="Calibri" w:eastAsia="宋体" w:hAnsi="Calibri" w:cs="Calibri"/>
              <w:noProof/>
              <w:color w:val="000000"/>
              <w:kern w:val="0"/>
              <w:sz w:val="24"/>
              <w14:ligatures w14:val="none"/>
            </w:rPr>
            <w:delText>2012)</w:delText>
          </w:r>
          <w:r w:rsidR="00095099" w:rsidDel="00AD2F25">
            <w:rPr>
              <w:rFonts w:ascii="Calibri" w:eastAsia="宋体" w:hAnsi="Calibri" w:cs="Calibri"/>
              <w:color w:val="000000"/>
              <w:kern w:val="0"/>
              <w:sz w:val="24"/>
              <w14:ligatures w14:val="none"/>
            </w:rPr>
            <w:fldChar w:fldCharType="end"/>
          </w:r>
        </w:del>
        <w:del w:id="60" w:author="Supeng Zhang" w:date="2025-12-03T11:05:00Z" w16du:dateUtc="2025-12-03T03:05:00Z">
          <w:r w:rsidR="00095099" w:rsidDel="005F38B1">
            <w:rPr>
              <w:rFonts w:ascii="Calibri" w:eastAsia="宋体" w:hAnsi="Calibri" w:cs="Calibri" w:hint="eastAsia"/>
              <w:color w:val="000000"/>
              <w:kern w:val="0"/>
              <w:sz w:val="24"/>
              <w14:ligatures w14:val="none"/>
            </w:rPr>
            <w:delText>.</w:delText>
          </w:r>
        </w:del>
      </w:moveTo>
      <w:moveToRangeEnd w:id="55"/>
      <w:ins w:id="61" w:author="Supeng Zhang" w:date="2025-12-03T10:47:00Z" w16du:dateUtc="2025-12-03T02:47:00Z">
        <w:r w:rsidR="00824E9F">
          <w:rPr>
            <w:rFonts w:ascii="Calibri" w:eastAsia="宋体" w:hAnsi="Calibri" w:cs="Calibri" w:hint="eastAsia"/>
            <w:color w:val="000000"/>
            <w:kern w:val="0"/>
            <w:sz w:val="24"/>
            <w14:ligatures w14:val="none"/>
          </w:rPr>
          <w:t xml:space="preserve">In addition, </w:t>
        </w:r>
      </w:ins>
      <w:ins w:id="62" w:author="xiaxin" w:date="2025-12-03T12:41:00Z" w16du:dateUtc="2025-12-03T04:41:00Z">
        <w:r w:rsidR="00487AC3">
          <w:rPr>
            <w:rFonts w:ascii="Calibri" w:eastAsia="宋体" w:hAnsi="Calibri" w:cs="Calibri" w:hint="eastAsia"/>
            <w:color w:val="000000"/>
            <w:kern w:val="0"/>
            <w:sz w:val="24"/>
            <w14:ligatures w14:val="none"/>
          </w:rPr>
          <w:t>我们必须</w:t>
        </w:r>
      </w:ins>
      <w:r w:rsidR="00A0294D">
        <w:rPr>
          <w:rFonts w:ascii="Calibri" w:eastAsia="宋体" w:hAnsi="Calibri" w:cs="Calibri" w:hint="eastAsia"/>
          <w:color w:val="000000"/>
          <w:kern w:val="0"/>
          <w:sz w:val="24"/>
          <w14:ligatures w14:val="none"/>
        </w:rPr>
        <w:t>再次</w:t>
      </w:r>
      <w:ins w:id="63" w:author="xiaxin" w:date="2025-12-03T12:41:00Z" w16du:dateUtc="2025-12-03T04:41:00Z">
        <w:r w:rsidR="00487AC3">
          <w:rPr>
            <w:rFonts w:ascii="Calibri" w:eastAsia="宋体" w:hAnsi="Calibri" w:cs="Calibri" w:hint="eastAsia"/>
            <w:color w:val="000000"/>
            <w:kern w:val="0"/>
            <w:sz w:val="24"/>
            <w14:ligatures w14:val="none"/>
          </w:rPr>
          <w:t>明确的是运行风电场的环境是包含自由流体和尾流</w:t>
        </w:r>
      </w:ins>
      <w:ins w:id="64" w:author="xiaxin" w:date="2025-12-03T12:42:00Z" w16du:dateUtc="2025-12-03T04:42:00Z">
        <w:r w:rsidR="00487AC3">
          <w:rPr>
            <w:rFonts w:ascii="Calibri" w:eastAsia="宋体" w:hAnsi="Calibri" w:cs="Calibri" w:hint="eastAsia"/>
            <w:color w:val="000000"/>
            <w:kern w:val="0"/>
            <w:sz w:val="24"/>
            <w14:ligatures w14:val="none"/>
          </w:rPr>
          <w:t>影响流动共同存在的区域，</w:t>
        </w:r>
      </w:ins>
      <w:ins w:id="65" w:author="Supeng Zhang" w:date="2025-12-03T10:49:00Z" w16du:dateUtc="2025-12-03T02:49:00Z">
        <w:r w:rsidR="00D932D2">
          <w:rPr>
            <w:rFonts w:ascii="Calibri" w:eastAsia="宋体" w:hAnsi="Calibri" w:cs="Calibri" w:hint="eastAsia"/>
            <w:color w:val="000000"/>
            <w:kern w:val="0"/>
            <w:sz w:val="24"/>
            <w14:ligatures w14:val="none"/>
          </w:rPr>
          <w:t xml:space="preserve">turbine wake interactions and the resultant flow regimes also </w:t>
        </w:r>
      </w:ins>
      <w:ins w:id="66" w:author="Supeng Zhang" w:date="2025-12-03T10:50:00Z" w16du:dateUtc="2025-12-03T02:50:00Z">
        <w:r w:rsidR="00120D88">
          <w:rPr>
            <w:rFonts w:ascii="Calibri" w:eastAsia="宋体" w:hAnsi="Calibri" w:cs="Calibri" w:hint="eastAsia"/>
            <w:color w:val="000000"/>
            <w:kern w:val="0"/>
            <w:sz w:val="24"/>
            <w14:ligatures w14:val="none"/>
          </w:rPr>
          <w:t xml:space="preserve">influence </w:t>
        </w:r>
        <w:r w:rsidR="00F92D95">
          <w:rPr>
            <w:rFonts w:ascii="Calibri" w:eastAsia="宋体" w:hAnsi="Calibri" w:cs="Calibri" w:hint="eastAsia"/>
            <w:color w:val="000000"/>
            <w:kern w:val="0"/>
            <w:sz w:val="24"/>
            <w14:ligatures w14:val="none"/>
          </w:rPr>
          <w:t xml:space="preserve">power production. </w:t>
        </w:r>
      </w:ins>
      <w:del w:id="67" w:author="Supeng Zhang" w:date="2025-12-03T10:50:00Z" w16du:dateUtc="2025-12-03T02:50:00Z">
        <w:r w:rsidR="00630154" w:rsidRPr="00630154" w:rsidDel="00F92D95">
          <w:rPr>
            <w:rFonts w:ascii="Calibri" w:eastAsia="宋体" w:hAnsi="Calibri" w:cs="Calibri"/>
            <w:color w:val="000000"/>
            <w:kern w:val="0"/>
            <w:sz w:val="24"/>
            <w14:ligatures w14:val="none"/>
          </w:rPr>
          <w:delText>Extending these physical insights to operational wind farms introduces significant observational complexity due to turbine wake interactions and the resultant flow regimes.</w:delText>
        </w:r>
        <w:r w:rsidR="002F721D" w:rsidRPr="00704C9B" w:rsidDel="00F92D95">
          <w:rPr>
            <w:rFonts w:ascii="Calibri" w:eastAsia="宋体" w:hAnsi="Calibri" w:cs="Calibri"/>
            <w:color w:val="000000"/>
            <w:kern w:val="0"/>
            <w:sz w:val="24"/>
            <w14:ligatures w14:val="none"/>
            <w:rPrChange w:id="68" w:author="Supeng Zhang" w:date="2025-12-03T10:51:00Z" w16du:dateUtc="2025-12-03T02:51:00Z">
              <w:rPr/>
            </w:rPrChange>
          </w:rPr>
          <w:delText xml:space="preserve"> </w:delText>
        </w:r>
      </w:del>
      <w:ins w:id="69" w:author="Supeng Zhang" w:date="2025-12-03T10:51:00Z" w16du:dateUtc="2025-12-03T02:51:00Z">
        <w:r w:rsidR="00704C9B" w:rsidRPr="00704C9B">
          <w:rPr>
            <w:rFonts w:ascii="Calibri" w:eastAsia="宋体" w:hAnsi="Calibri" w:cs="Calibri"/>
            <w:color w:val="000000"/>
            <w:kern w:val="0"/>
            <w:sz w:val="24"/>
            <w14:ligatures w14:val="none"/>
            <w:rPrChange w:id="70" w:author="Supeng Zhang" w:date="2025-12-03T10:51:00Z" w16du:dateUtc="2025-12-03T02:51:00Z">
              <w:rPr/>
            </w:rPrChange>
          </w:rPr>
          <w:t xml:space="preserve">For example, </w:t>
        </w:r>
      </w:ins>
      <w:ins w:id="71" w:author="Supeng Zhang" w:date="2025-12-03T10:55:00Z" w16du:dateUtc="2025-12-03T02:55:00Z">
        <w:r w:rsidR="002B2C7F">
          <w:rPr>
            <w:rFonts w:ascii="Calibri" w:eastAsia="宋体" w:hAnsi="Calibri" w:cs="Calibri" w:hint="eastAsia"/>
            <w:color w:val="000000"/>
            <w:kern w:val="0"/>
            <w:sz w:val="24"/>
            <w14:ligatures w14:val="none"/>
          </w:rPr>
          <w:t xml:space="preserve">wakes </w:t>
        </w:r>
      </w:ins>
      <w:ins w:id="72" w:author="Supeng Zhang" w:date="2025-12-03T11:29:00Z" w16du:dateUtc="2025-12-03T03:29:00Z">
        <w:r w:rsidR="00725A54">
          <w:rPr>
            <w:rFonts w:ascii="Calibri" w:eastAsia="宋体" w:hAnsi="Calibri" w:cs="Calibri" w:hint="eastAsia"/>
            <w:color w:val="000000"/>
            <w:kern w:val="0"/>
            <w:sz w:val="24"/>
            <w14:ligatures w14:val="none"/>
          </w:rPr>
          <w:t>could cause</w:t>
        </w:r>
      </w:ins>
      <w:ins w:id="73" w:author="Supeng Zhang" w:date="2025-12-03T10:56:00Z" w16du:dateUtc="2025-12-03T02:56:00Z">
        <w:r w:rsidR="008D5ABC" w:rsidRPr="002F721D">
          <w:rPr>
            <w:rFonts w:ascii="Calibri" w:eastAsia="宋体" w:hAnsi="Calibri" w:cs="Calibri"/>
            <w:color w:val="000000"/>
            <w:kern w:val="0"/>
            <w:sz w:val="24"/>
            <w14:ligatures w14:val="none"/>
          </w:rPr>
          <w:t xml:space="preserve"> 10</w:t>
        </w:r>
        <w:r w:rsidR="008D5ABC">
          <w:rPr>
            <w:rFonts w:ascii="Calibri" w:eastAsia="宋体" w:hAnsi="Calibri" w:cs="Calibri" w:hint="eastAsia"/>
            <w:color w:val="000000"/>
            <w:kern w:val="0"/>
            <w:sz w:val="24"/>
            <w14:ligatures w14:val="none"/>
          </w:rPr>
          <w:t>%</w:t>
        </w:r>
        <w:r w:rsidR="008D5ABC" w:rsidRPr="002F721D">
          <w:rPr>
            <w:rFonts w:ascii="Calibri" w:eastAsia="宋体" w:hAnsi="Calibri" w:cs="Calibri"/>
            <w:color w:val="000000"/>
            <w:kern w:val="0"/>
            <w:sz w:val="24"/>
            <w14:ligatures w14:val="none"/>
          </w:rPr>
          <w:t xml:space="preserve">–20% power losses and </w:t>
        </w:r>
        <w:r w:rsidR="008D5ABC">
          <w:rPr>
            <w:rFonts w:ascii="Calibri" w:eastAsia="宋体" w:hAnsi="Calibri" w:cs="Calibri" w:hint="eastAsia"/>
            <w:color w:val="000000"/>
            <w:kern w:val="0"/>
            <w:sz w:val="24"/>
            <w14:ligatures w14:val="none"/>
          </w:rPr>
          <w:t xml:space="preserve">induce </w:t>
        </w:r>
        <w:r w:rsidR="008D5ABC" w:rsidRPr="002F721D">
          <w:rPr>
            <w:rFonts w:ascii="Calibri" w:eastAsia="宋体" w:hAnsi="Calibri" w:cs="Calibri"/>
            <w:color w:val="000000"/>
            <w:kern w:val="0"/>
            <w:sz w:val="24"/>
            <w14:ligatures w14:val="none"/>
          </w:rPr>
          <w:t>elevate</w:t>
        </w:r>
        <w:r w:rsidR="008D5ABC">
          <w:rPr>
            <w:rFonts w:ascii="Calibri" w:eastAsia="宋体" w:hAnsi="Calibri" w:cs="Calibri" w:hint="eastAsia"/>
            <w:color w:val="000000"/>
            <w:kern w:val="0"/>
            <w:sz w:val="24"/>
            <w14:ligatures w14:val="none"/>
          </w:rPr>
          <w:t>d</w:t>
        </w:r>
        <w:r w:rsidR="008D5ABC" w:rsidRPr="002F721D">
          <w:rPr>
            <w:rFonts w:ascii="Calibri" w:eastAsia="宋体" w:hAnsi="Calibri" w:cs="Calibri"/>
            <w:color w:val="000000"/>
            <w:kern w:val="0"/>
            <w:sz w:val="24"/>
            <w14:ligatures w14:val="none"/>
          </w:rPr>
          <w:t xml:space="preserve"> turbulence intensity </w:t>
        </w:r>
        <w:r w:rsidR="008D5ABC">
          <w:rPr>
            <w:rFonts w:ascii="Calibri" w:eastAsia="宋体" w:hAnsi="Calibri" w:cs="Calibri"/>
            <w:color w:val="000000"/>
            <w:kern w:val="0"/>
            <w:sz w:val="24"/>
            <w14:ligatures w14:val="none"/>
          </w:rPr>
          <w:fldChar w:fldCharType="begin"/>
        </w:r>
        <w:r w:rsidR="008D5ABC">
          <w:rPr>
            <w:rFonts w:ascii="Calibri" w:eastAsia="宋体" w:hAnsi="Calibri" w:cs="Calibri"/>
            <w:color w:val="000000"/>
            <w:kern w:val="0"/>
            <w:sz w:val="24"/>
            <w14:ligatures w14:val="none"/>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8D5ABC">
          <w:rPr>
            <w:rFonts w:ascii="Calibri" w:eastAsia="宋体" w:hAnsi="Calibri" w:cs="Calibri" w:hint="eastAsia"/>
            <w:color w:val="000000"/>
            <w:kern w:val="0"/>
            <w:sz w:val="24"/>
            <w14:ligatures w14:val="none"/>
          </w:rPr>
          <w:instrText>crucial to optimizing wind farm design. Power losses and turbulence increase due to wakes are quantified based on observations from Middelgrunden and state</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of</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the</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art models. Observed power losses due solely to wakes are approximately 10% on average. Thes</w:instrText>
        </w:r>
        <w:r w:rsidR="008D5ABC">
          <w:rPr>
            <w:rFonts w:ascii="Calibri" w:eastAsia="宋体" w:hAnsi="Calibri" w:cs="Calibri"/>
            <w:color w:val="000000"/>
            <w:kern w:val="0"/>
            <w:sz w:val="24"/>
            <w14:ligatures w14:val="none"/>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8D5ABC">
          <w:rPr>
            <w:rFonts w:ascii="Calibri" w:eastAsia="宋体" w:hAnsi="Calibri" w:cs="Calibri" w:hint="eastAsia"/>
            <w:color w:val="000000"/>
            <w:kern w:val="0"/>
            <w:sz w:val="24"/>
            <w14:ligatures w14:val="none"/>
          </w:rPr>
          <w:instrText>:"M. N."},{"family":"Pryor","given":"S. C."},{"family":"Rethore","given":"P.</w:instrText>
        </w:r>
        <w:r w:rsidR="008D5ABC">
          <w:rPr>
            <w:rFonts w:ascii="Calibri" w:eastAsia="宋体" w:hAnsi="Calibri" w:cs="Calibri" w:hint="eastAsia"/>
            <w:color w:val="000000"/>
            <w:kern w:val="0"/>
            <w:sz w:val="24"/>
            <w14:ligatures w14:val="none"/>
          </w:rPr>
          <w:instrText>‐</w:instrText>
        </w:r>
        <w:r w:rsidR="008D5ABC">
          <w:rPr>
            <w:rFonts w:ascii="Calibri" w:eastAsia="宋体" w:hAnsi="Calibri" w:cs="Calibri" w:hint="eastAsia"/>
            <w:color w:val="000000"/>
            <w:kern w:val="0"/>
            <w:sz w:val="24"/>
            <w14:ligatures w14:val="none"/>
          </w:rPr>
          <w:instrText>E."},{"family":"Jørgensen","given":"H. E."}],"issued":{"date-parts":[["2007",11]]}}},{"id":1661,"uris":["http://zotero.org/users/14274501/items/IK6DQM6L"],"itemData":{"id":1661,"</w:instrText>
        </w:r>
        <w:r w:rsidR="008D5ABC">
          <w:rPr>
            <w:rFonts w:ascii="Calibri" w:eastAsia="宋体" w:hAnsi="Calibri" w:cs="Calibri"/>
            <w:color w:val="000000"/>
            <w:kern w:val="0"/>
            <w:sz w:val="24"/>
            <w14:ligatures w14:val="none"/>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8D5ABC">
          <w:rPr>
            <w:rFonts w:ascii="Calibri" w:eastAsia="宋体" w:hAnsi="Calibri" w:cs="Calibri"/>
            <w:color w:val="000000"/>
            <w:kern w:val="0"/>
            <w:sz w:val="24"/>
            <w14:ligatures w14:val="none"/>
          </w:rPr>
          <w:fldChar w:fldCharType="separate"/>
        </w:r>
        <w:r w:rsidR="008D5ABC">
          <w:rPr>
            <w:rFonts w:ascii="Calibri" w:eastAsia="宋体" w:hAnsi="Calibri" w:cs="Calibri"/>
            <w:noProof/>
            <w:color w:val="000000"/>
            <w:kern w:val="0"/>
            <w:sz w:val="24"/>
            <w14:ligatures w14:val="none"/>
          </w:rPr>
          <w:t>(Barthelmie et al., 2007; Feroz et al., 2020)</w:t>
        </w:r>
        <w:r w:rsidR="008D5ABC">
          <w:rPr>
            <w:rFonts w:ascii="Calibri" w:eastAsia="宋体" w:hAnsi="Calibri" w:cs="Calibri"/>
            <w:color w:val="000000"/>
            <w:kern w:val="0"/>
            <w:sz w:val="24"/>
            <w14:ligatures w14:val="none"/>
          </w:rPr>
          <w:fldChar w:fldCharType="end"/>
        </w:r>
      </w:ins>
      <w:ins w:id="74" w:author="Supeng Zhang" w:date="2025-12-03T10:57:00Z" w16du:dateUtc="2025-12-03T02:57:00Z">
        <w:del w:id="75" w:author="xiaxin" w:date="2025-12-03T12:42:00Z" w16du:dateUtc="2025-12-03T04:42:00Z">
          <w:r w:rsidR="00616BAB" w:rsidDel="00487AC3">
            <w:rPr>
              <w:rFonts w:ascii="Calibri" w:eastAsia="宋体" w:hAnsi="Calibri" w:cs="Calibri" w:hint="eastAsia"/>
              <w:color w:val="000000"/>
              <w:kern w:val="0"/>
              <w:sz w:val="24"/>
              <w14:ligatures w14:val="none"/>
            </w:rPr>
            <w:delText xml:space="preserve">, </w:delText>
          </w:r>
        </w:del>
      </w:ins>
      <w:del w:id="76" w:author="xiaxin" w:date="2025-12-03T12:42:00Z" w16du:dateUtc="2025-12-03T04:42:00Z">
        <w:r w:rsidR="002F721D" w:rsidRPr="002F721D" w:rsidDel="00487AC3">
          <w:rPr>
            <w:rFonts w:ascii="Calibri" w:eastAsia="宋体" w:hAnsi="Calibri" w:cs="Calibri"/>
            <w:color w:val="000000"/>
            <w:kern w:val="0"/>
            <w:sz w:val="24"/>
            <w14:ligatures w14:val="none"/>
          </w:rPr>
          <w:delText>Seminal measurements showed that wakes cause</w:delText>
        </w:r>
        <w:r w:rsidR="0026407D" w:rsidDel="00487AC3">
          <w:rPr>
            <w:rFonts w:ascii="Calibri" w:eastAsia="宋体" w:hAnsi="Calibri" w:cs="Calibri" w:hint="eastAsia"/>
            <w:color w:val="000000"/>
            <w:kern w:val="0"/>
            <w:sz w:val="24"/>
            <w14:ligatures w14:val="none"/>
          </w:rPr>
          <w:delText>d</w:delText>
        </w:r>
        <w:r w:rsidR="002F721D" w:rsidRPr="002F721D" w:rsidDel="00487AC3">
          <w:rPr>
            <w:rFonts w:ascii="Calibri" w:eastAsia="宋体" w:hAnsi="Calibri" w:cs="Calibri"/>
            <w:color w:val="000000"/>
            <w:kern w:val="0"/>
            <w:sz w:val="24"/>
            <w14:ligatures w14:val="none"/>
          </w:rPr>
          <w:delText xml:space="preserve"> 10</w:delText>
        </w:r>
        <w:r w:rsidR="00AF218B" w:rsidDel="00487AC3">
          <w:rPr>
            <w:rFonts w:ascii="Calibri" w:eastAsia="宋体" w:hAnsi="Calibri" w:cs="Calibri" w:hint="eastAsia"/>
            <w:color w:val="000000"/>
            <w:kern w:val="0"/>
            <w:sz w:val="24"/>
            <w14:ligatures w14:val="none"/>
          </w:rPr>
          <w:delText>%</w:delText>
        </w:r>
        <w:r w:rsidR="002F721D" w:rsidRPr="002F721D" w:rsidDel="00487AC3">
          <w:rPr>
            <w:rFonts w:ascii="Calibri" w:eastAsia="宋体" w:hAnsi="Calibri" w:cs="Calibri"/>
            <w:color w:val="000000"/>
            <w:kern w:val="0"/>
            <w:sz w:val="24"/>
            <w14:ligatures w14:val="none"/>
          </w:rPr>
          <w:delText xml:space="preserve">–20% power losses and </w:delText>
        </w:r>
        <w:r w:rsidR="0026407D" w:rsidDel="00487AC3">
          <w:rPr>
            <w:rFonts w:ascii="Calibri" w:eastAsia="宋体" w:hAnsi="Calibri" w:cs="Calibri" w:hint="eastAsia"/>
            <w:color w:val="000000"/>
            <w:kern w:val="0"/>
            <w:sz w:val="24"/>
            <w14:ligatures w14:val="none"/>
          </w:rPr>
          <w:delText xml:space="preserve">induced </w:delText>
        </w:r>
        <w:r w:rsidR="002F721D" w:rsidRPr="002F721D" w:rsidDel="00487AC3">
          <w:rPr>
            <w:rFonts w:ascii="Calibri" w:eastAsia="宋体" w:hAnsi="Calibri" w:cs="Calibri"/>
            <w:color w:val="000000"/>
            <w:kern w:val="0"/>
            <w:sz w:val="24"/>
            <w14:ligatures w14:val="none"/>
          </w:rPr>
          <w:delText>elevate</w:delText>
        </w:r>
        <w:r w:rsidR="0026407D" w:rsidDel="00487AC3">
          <w:rPr>
            <w:rFonts w:ascii="Calibri" w:eastAsia="宋体" w:hAnsi="Calibri" w:cs="Calibri" w:hint="eastAsia"/>
            <w:color w:val="000000"/>
            <w:kern w:val="0"/>
            <w:sz w:val="24"/>
            <w14:ligatures w14:val="none"/>
          </w:rPr>
          <w:delText>d</w:delText>
        </w:r>
        <w:r w:rsidR="002F721D" w:rsidRPr="002F721D" w:rsidDel="00487AC3">
          <w:rPr>
            <w:rFonts w:ascii="Calibri" w:eastAsia="宋体" w:hAnsi="Calibri" w:cs="Calibri"/>
            <w:color w:val="000000"/>
            <w:kern w:val="0"/>
            <w:sz w:val="24"/>
            <w14:ligatures w14:val="none"/>
          </w:rPr>
          <w:delText xml:space="preserve"> turbulence intensity </w:delText>
        </w:r>
        <w:r w:rsidR="00960A35" w:rsidDel="00487AC3">
          <w:rPr>
            <w:rFonts w:ascii="Calibri" w:eastAsia="宋体" w:hAnsi="Calibri" w:cs="Calibri"/>
            <w:color w:val="000000"/>
            <w:kern w:val="0"/>
            <w:sz w:val="24"/>
            <w14:ligatures w14:val="none"/>
          </w:rPr>
          <w:fldChar w:fldCharType="begin"/>
        </w:r>
        <w:r w:rsidR="00960A35" w:rsidDel="00487AC3">
          <w:rPr>
            <w:rFonts w:ascii="Calibri" w:eastAsia="宋体" w:hAnsi="Calibri" w:cs="Calibri"/>
            <w:color w:val="000000"/>
            <w:kern w:val="0"/>
            <w:sz w:val="24"/>
            <w14:ligatures w14:val="none"/>
          </w:rPr>
          <w:del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delInstrText>
        </w:r>
        <w:r w:rsidR="00960A35" w:rsidDel="00487AC3">
          <w:rPr>
            <w:rFonts w:ascii="Calibri" w:eastAsia="宋体" w:hAnsi="Calibri" w:cs="Calibri" w:hint="eastAsia"/>
            <w:color w:val="000000"/>
            <w:kern w:val="0"/>
            <w:sz w:val="24"/>
            <w14:ligatures w14:val="none"/>
          </w:rPr>
          <w:delInstrText>crucial to optimizing wind farm design. Power losses and turbulence increase due to wakes are quantified based on observations from Middelgrunden and state</w:delInstrText>
        </w:r>
        <w:r w:rsidR="00960A35" w:rsidDel="00487AC3">
          <w:rPr>
            <w:rFonts w:ascii="Calibri" w:eastAsia="宋体" w:hAnsi="Calibri" w:cs="Calibri" w:hint="eastAsia"/>
            <w:color w:val="000000"/>
            <w:kern w:val="0"/>
            <w:sz w:val="24"/>
            <w14:ligatures w14:val="none"/>
          </w:rPr>
          <w:delInstrText>‐</w:delInstrText>
        </w:r>
        <w:r w:rsidR="00960A35" w:rsidDel="00487AC3">
          <w:rPr>
            <w:rFonts w:ascii="Calibri" w:eastAsia="宋体" w:hAnsi="Calibri" w:cs="Calibri" w:hint="eastAsia"/>
            <w:color w:val="000000"/>
            <w:kern w:val="0"/>
            <w:sz w:val="24"/>
            <w14:ligatures w14:val="none"/>
          </w:rPr>
          <w:delInstrText>of</w:delInstrText>
        </w:r>
        <w:r w:rsidR="00960A35" w:rsidDel="00487AC3">
          <w:rPr>
            <w:rFonts w:ascii="Calibri" w:eastAsia="宋体" w:hAnsi="Calibri" w:cs="Calibri" w:hint="eastAsia"/>
            <w:color w:val="000000"/>
            <w:kern w:val="0"/>
            <w:sz w:val="24"/>
            <w14:ligatures w14:val="none"/>
          </w:rPr>
          <w:delInstrText>‐</w:delInstrText>
        </w:r>
        <w:r w:rsidR="00960A35" w:rsidDel="00487AC3">
          <w:rPr>
            <w:rFonts w:ascii="Calibri" w:eastAsia="宋体" w:hAnsi="Calibri" w:cs="Calibri" w:hint="eastAsia"/>
            <w:color w:val="000000"/>
            <w:kern w:val="0"/>
            <w:sz w:val="24"/>
            <w14:ligatures w14:val="none"/>
          </w:rPr>
          <w:delInstrText>the</w:delInstrText>
        </w:r>
        <w:r w:rsidR="00960A35" w:rsidDel="00487AC3">
          <w:rPr>
            <w:rFonts w:ascii="Calibri" w:eastAsia="宋体" w:hAnsi="Calibri" w:cs="Calibri" w:hint="eastAsia"/>
            <w:color w:val="000000"/>
            <w:kern w:val="0"/>
            <w:sz w:val="24"/>
            <w14:ligatures w14:val="none"/>
          </w:rPr>
          <w:delInstrText>‐</w:delInstrText>
        </w:r>
        <w:r w:rsidR="00960A35" w:rsidDel="00487AC3">
          <w:rPr>
            <w:rFonts w:ascii="Calibri" w:eastAsia="宋体" w:hAnsi="Calibri" w:cs="Calibri" w:hint="eastAsia"/>
            <w:color w:val="000000"/>
            <w:kern w:val="0"/>
            <w:sz w:val="24"/>
            <w14:ligatures w14:val="none"/>
          </w:rPr>
          <w:delInstrText>art models. Observed power losses due solely to wakes are approximately 10% on average. Thes</w:delInstrText>
        </w:r>
        <w:r w:rsidR="00960A35" w:rsidDel="00487AC3">
          <w:rPr>
            <w:rFonts w:ascii="Calibri" w:eastAsia="宋体" w:hAnsi="Calibri" w:cs="Calibri"/>
            <w:color w:val="000000"/>
            <w:kern w:val="0"/>
            <w:sz w:val="24"/>
            <w14:ligatures w14:val="none"/>
          </w:rPr>
          <w:del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delInstrText>
        </w:r>
        <w:r w:rsidR="00960A35" w:rsidDel="00487AC3">
          <w:rPr>
            <w:rFonts w:ascii="Calibri" w:eastAsia="宋体" w:hAnsi="Calibri" w:cs="Calibri" w:hint="eastAsia"/>
            <w:color w:val="000000"/>
            <w:kern w:val="0"/>
            <w:sz w:val="24"/>
            <w14:ligatures w14:val="none"/>
          </w:rPr>
          <w:delInstrText>:"M. N."},{"family":"Pryor","given":"S. C."},{"family":"Rethore","given":"P.</w:delInstrText>
        </w:r>
        <w:r w:rsidR="00960A35" w:rsidDel="00487AC3">
          <w:rPr>
            <w:rFonts w:ascii="Calibri" w:eastAsia="宋体" w:hAnsi="Calibri" w:cs="Calibri" w:hint="eastAsia"/>
            <w:color w:val="000000"/>
            <w:kern w:val="0"/>
            <w:sz w:val="24"/>
            <w14:ligatures w14:val="none"/>
          </w:rPr>
          <w:delInstrText>‐</w:delInstrText>
        </w:r>
        <w:r w:rsidR="00960A35" w:rsidDel="00487AC3">
          <w:rPr>
            <w:rFonts w:ascii="Calibri" w:eastAsia="宋体" w:hAnsi="Calibri" w:cs="Calibri" w:hint="eastAsia"/>
            <w:color w:val="000000"/>
            <w:kern w:val="0"/>
            <w:sz w:val="24"/>
            <w14:ligatures w14:val="none"/>
          </w:rPr>
          <w:delInstrText>E."},{"family":"Jørgensen","given":"H. E."}],"issued":{"date-parts":[["2007",11]]}}},{"id":1661,"uris":["http://zotero.org/users/14274501/items/IK6DQM6L"],"itemData":{"id":1661,"</w:delInstrText>
        </w:r>
        <w:r w:rsidR="00960A35" w:rsidDel="00487AC3">
          <w:rPr>
            <w:rFonts w:ascii="Calibri" w:eastAsia="宋体" w:hAnsi="Calibri" w:cs="Calibri"/>
            <w:color w:val="000000"/>
            <w:kern w:val="0"/>
            <w:sz w:val="24"/>
            <w14:ligatures w14:val="none"/>
          </w:rPr>
          <w:del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delInstrText>
        </w:r>
        <w:r w:rsidR="00960A35" w:rsidDel="00487AC3">
          <w:rPr>
            <w:rFonts w:ascii="Calibri" w:eastAsia="宋体" w:hAnsi="Calibri" w:cs="Calibri"/>
            <w:color w:val="000000"/>
            <w:kern w:val="0"/>
            <w:sz w:val="24"/>
            <w14:ligatures w14:val="none"/>
          </w:rPr>
          <w:fldChar w:fldCharType="separate"/>
        </w:r>
        <w:r w:rsidR="00960A35" w:rsidDel="00487AC3">
          <w:rPr>
            <w:rFonts w:ascii="Calibri" w:eastAsia="宋体" w:hAnsi="Calibri" w:cs="Calibri"/>
            <w:noProof/>
            <w:color w:val="000000"/>
            <w:kern w:val="0"/>
            <w:sz w:val="24"/>
            <w14:ligatures w14:val="none"/>
          </w:rPr>
          <w:delText>(Barthelmie et al., 2007; Feroz et al., 2020)</w:delText>
        </w:r>
        <w:r w:rsidR="00960A35" w:rsidDel="00487AC3">
          <w:rPr>
            <w:rFonts w:ascii="Calibri" w:eastAsia="宋体" w:hAnsi="Calibri" w:cs="Calibri"/>
            <w:color w:val="000000"/>
            <w:kern w:val="0"/>
            <w:sz w:val="24"/>
            <w14:ligatures w14:val="none"/>
          </w:rPr>
          <w:fldChar w:fldCharType="end"/>
        </w:r>
        <w:r w:rsidR="002F721D" w:rsidRPr="002F721D" w:rsidDel="00487AC3">
          <w:rPr>
            <w:rFonts w:ascii="Calibri" w:eastAsia="宋体" w:hAnsi="Calibri" w:cs="Calibri"/>
            <w:color w:val="000000"/>
            <w:kern w:val="0"/>
            <w:sz w:val="24"/>
            <w14:ligatures w14:val="none"/>
          </w:rPr>
          <w:delText xml:space="preserve">, </w:delText>
        </w:r>
        <w:commentRangeStart w:id="77"/>
        <w:r w:rsidR="002F721D" w:rsidRPr="002F721D" w:rsidDel="00487AC3">
          <w:rPr>
            <w:rFonts w:ascii="Calibri" w:eastAsia="宋体" w:hAnsi="Calibri" w:cs="Calibri"/>
            <w:color w:val="000000"/>
            <w:kern w:val="0"/>
            <w:sz w:val="24"/>
            <w14:ligatures w14:val="none"/>
          </w:rPr>
          <w:delText xml:space="preserve">creating </w:delText>
        </w:r>
        <w:r w:rsidR="006A7B7B" w:rsidDel="00487AC3">
          <w:rPr>
            <w:rFonts w:ascii="Calibri" w:eastAsia="宋体" w:hAnsi="Calibri" w:cs="Calibri" w:hint="eastAsia"/>
            <w:color w:val="000000"/>
            <w:kern w:val="0"/>
            <w:sz w:val="24"/>
            <w14:ligatures w14:val="none"/>
          </w:rPr>
          <w:delText xml:space="preserve">both </w:delText>
        </w:r>
        <w:r w:rsidR="002F721D" w:rsidRPr="002F721D" w:rsidDel="00487AC3">
          <w:rPr>
            <w:rFonts w:ascii="Calibri" w:eastAsia="宋体" w:hAnsi="Calibri" w:cs="Calibri"/>
            <w:color w:val="000000"/>
            <w:kern w:val="0"/>
            <w:sz w:val="24"/>
            <w14:ligatures w14:val="none"/>
          </w:rPr>
          <w:delText>free-stream and wake-influenced flow</w:delText>
        </w:r>
      </w:del>
      <w:r w:rsidR="002F721D" w:rsidRPr="002F721D">
        <w:rPr>
          <w:rFonts w:ascii="Calibri" w:eastAsia="宋体" w:hAnsi="Calibri" w:cs="Calibri"/>
          <w:color w:val="000000"/>
          <w:kern w:val="0"/>
          <w:sz w:val="24"/>
          <w14:ligatures w14:val="none"/>
        </w:rPr>
        <w:t>.</w:t>
      </w:r>
      <w:commentRangeEnd w:id="77"/>
      <w:r w:rsidR="00F6334D">
        <w:rPr>
          <w:rStyle w:val="af6"/>
        </w:rPr>
        <w:commentReference w:id="77"/>
      </w:r>
      <w:r w:rsidR="002F721D" w:rsidRPr="00BE403F">
        <w:rPr>
          <w:rFonts w:ascii="Calibri" w:eastAsia="宋体" w:hAnsi="Calibri" w:cs="Calibri"/>
          <w:color w:val="000000"/>
          <w:kern w:val="0"/>
          <w:sz w:val="24"/>
          <w14:ligatures w14:val="none"/>
        </w:rPr>
        <w:t xml:space="preserve"> </w:t>
      </w:r>
      <w:moveFromRangeStart w:id="78" w:author="Supeng Zhang" w:date="2025-12-03T11:01:00Z" w:name="move215652081"/>
      <w:moveFrom w:id="79" w:author="Supeng Zhang" w:date="2025-12-03T11:01:00Z" w16du:dateUtc="2025-12-03T03:01:00Z">
        <w:r w:rsidR="008C66C7" w:rsidDel="00095099">
          <w:rPr>
            <w:rFonts w:ascii="Calibri" w:eastAsia="宋体" w:hAnsi="Calibri" w:cs="Calibri"/>
            <w:color w:val="000000"/>
            <w:kern w:val="0"/>
            <w:sz w:val="24"/>
            <w14:ligatures w14:val="none"/>
          </w:rPr>
          <w:t>N</w:t>
        </w:r>
        <w:r w:rsidR="004C0655" w:rsidRPr="00BE403F" w:rsidDel="00095099">
          <w:rPr>
            <w:rFonts w:ascii="Calibri" w:eastAsia="宋体" w:hAnsi="Calibri" w:cs="Calibri"/>
            <w:color w:val="000000"/>
            <w:kern w:val="0"/>
            <w:sz w:val="24"/>
            <w14:ligatures w14:val="none"/>
          </w:rPr>
          <w:t>acelle-level averaged winds</w:t>
        </w:r>
        <w:r w:rsidR="004C0655" w:rsidDel="00095099">
          <w:rPr>
            <w:rFonts w:ascii="Calibri" w:eastAsia="宋体" w:hAnsi="Calibri" w:cs="Calibri" w:hint="eastAsia"/>
            <w:color w:val="000000"/>
            <w:kern w:val="0"/>
            <w:sz w:val="24"/>
            <w14:ligatures w14:val="none"/>
          </w:rPr>
          <w:t xml:space="preserve"> could be more </w:t>
        </w:r>
        <w:r w:rsidR="004C0655" w:rsidRPr="00BE403F" w:rsidDel="00095099">
          <w:rPr>
            <w:rFonts w:ascii="Calibri" w:eastAsia="宋体" w:hAnsi="Calibri" w:cs="Calibri"/>
            <w:color w:val="000000"/>
            <w:kern w:val="0"/>
            <w:sz w:val="24"/>
            <w14:ligatures w14:val="none"/>
          </w:rPr>
          <w:t>representative of farm-wide power than tower-based hub-height observations</w:t>
        </w:r>
        <w:r w:rsidR="003F5143" w:rsidRPr="003F5143" w:rsidDel="00095099">
          <w:rPr>
            <w:rFonts w:ascii="Calibri" w:eastAsia="宋体" w:hAnsi="Calibri" w:cs="Calibri"/>
            <w:color w:val="000000"/>
            <w:kern w:val="0"/>
            <w:sz w:val="24"/>
            <w14:ligatures w14:val="none"/>
          </w:rPr>
          <w:t xml:space="preserve"> </w:t>
        </w:r>
        <w:r w:rsidR="003F5143" w:rsidDel="00095099">
          <w:rPr>
            <w:rFonts w:ascii="Calibri" w:eastAsia="宋体" w:hAnsi="Calibri" w:cs="Calibri" w:hint="eastAsia"/>
            <w:color w:val="000000"/>
            <w:kern w:val="0"/>
            <w:sz w:val="24"/>
            <w14:ligatures w14:val="none"/>
          </w:rPr>
          <w:t>(</w:t>
        </w:r>
        <w:r w:rsidR="003F5143" w:rsidRPr="00BE403F" w:rsidDel="00095099">
          <w:rPr>
            <w:rFonts w:ascii="Calibri" w:eastAsia="宋体" w:hAnsi="Calibri" w:cs="Calibri"/>
            <w:color w:val="000000"/>
            <w:kern w:val="0"/>
            <w:sz w:val="24"/>
            <w14:ligatures w14:val="none"/>
          </w:rPr>
          <w:t xml:space="preserve">Cutler et al. </w:t>
        </w:r>
        <w:r w:rsidR="003F5143" w:rsidDel="00095099">
          <w:rPr>
            <w:rFonts w:ascii="Calibri" w:eastAsia="宋体" w:hAnsi="Calibri" w:cs="Calibri"/>
            <w:color w:val="000000"/>
            <w:kern w:val="0"/>
            <w:sz w:val="24"/>
            <w14:ligatures w14:val="none"/>
          </w:rPr>
          <w:fldChar w:fldCharType="begin"/>
        </w:r>
        <w:r w:rsidR="003F5143" w:rsidDel="00095099">
          <w:rPr>
            <w:rFonts w:ascii="Calibri" w:eastAsia="宋体" w:hAnsi="Calibri" w:cs="Calibri"/>
            <w:color w:val="000000"/>
            <w:kern w:val="0"/>
            <w:sz w:val="24"/>
            <w14:ligatures w14:val="none"/>
          </w:rPr>
          <w:instrText xml:space="preserve"> ADDIN ZOTERO_ITEM CSL_CITATION {"citationID":"4VfrghBX","properties":{"formattedCitation":"(2012)","plainCitation":"(2012)","noteIndex":0},"citationItems":[{"id":1652,"uris":["http://zotero.org/users/14274501/items/F867UAJR"],"itemData":{"id":1652,"type":"article-journal","abstract":"Wind power forecasting for projection times 0–48 h can have particular value in facilitating the integration of wind power into power systems. Accurate observations of the wind speed received by wind turbines are important inputs for some of the most useful methods for making such forecasts. In particular, they are used to derive power curves relating wind speeds to wind power production. By using power curve modeling, this paper compares two types of wind speed observations typically available at wind farms: the wind speed and wind direction measurements at the nacelles of the wind turbines and those at one or more on-site meteorological masts (met masts). For the three Australian wind farms studied in this project, the results favor the nacelle-based observations despite the inherent interference from the nacelle and the blades and despite calibration corrections to the met mast observations. This trend was found to be stronger for wind farm sites with more complex terrain. In addition, a numerical weather prediction (NWP) system was used to show that, for the wind farms studied, smaller single time-series forecast errors can be achieved with the average wind speed from the nacelle-based observations. This suggests that the nacelle-average observations are more representative of the wind behavior predicted by an NWP system than the met mast observations. Also, when using an NWP system to predict wind farm power production, it suggests the use of a wind farm power curve based on nacelle-average observations is superior to using met mast observations. Further, it suggests that historical and real-time nacelle-average observations should be calculated for large wind farms and used in wind power forecasting. Copyright © 2011 John Wiley &amp; Sons, Ltd.","container-title":"Wind Energy","DOI":"10.1002/we.465","ISSN":"1095-4244, 1099-1824","issue":"2","journalAbbreviation":"Wind Energy","language":"en","license":"http://onlinelibrary.wiley.com/termsAndConditions#vor","page":"245-258"</w:instrText>
        </w:r>
        <w:r w:rsidR="003F5143" w:rsidDel="00095099">
          <w:rPr>
            <w:rFonts w:ascii="Calibri" w:eastAsia="宋体" w:hAnsi="Calibri" w:cs="Calibri" w:hint="eastAsia"/>
            <w:color w:val="000000"/>
            <w:kern w:val="0"/>
            <w:sz w:val="24"/>
            <w14:ligatures w14:val="none"/>
          </w:rPr>
          <w:instrText>,"source":"DOI.org (Crossref)","title":"Using nacelle</w:instrText>
        </w:r>
        <w:r w:rsidR="003F5143" w:rsidDel="00095099">
          <w:rPr>
            <w:rFonts w:ascii="Calibri" w:eastAsia="宋体" w:hAnsi="Calibri" w:cs="Calibri" w:hint="eastAsia"/>
            <w:color w:val="000000"/>
            <w:kern w:val="0"/>
            <w:sz w:val="24"/>
            <w14:ligatures w14:val="none"/>
          </w:rPr>
          <w:instrText>‐</w:instrText>
        </w:r>
        <w:r w:rsidR="003F5143" w:rsidDel="00095099">
          <w:rPr>
            <w:rFonts w:ascii="Calibri" w:eastAsia="宋体" w:hAnsi="Calibri" w:cs="Calibri" w:hint="eastAsia"/>
            <w:color w:val="000000"/>
            <w:kern w:val="0"/>
            <w:sz w:val="24"/>
            <w14:ligatures w14:val="none"/>
          </w:rPr>
          <w:instrText>based wind speed observations to improve power curve modeling for wind power forecasting","volume":"15","author":[{"family":"Cutler","given":"Nicholas J."},{"family":"Outhred","given":"Hugh R."},{"fami</w:instrText>
        </w:r>
        <w:r w:rsidR="003F5143" w:rsidDel="00095099">
          <w:rPr>
            <w:rFonts w:ascii="Calibri" w:eastAsia="宋体" w:hAnsi="Calibri" w:cs="Calibri"/>
            <w:color w:val="000000"/>
            <w:kern w:val="0"/>
            <w:sz w:val="24"/>
            <w14:ligatures w14:val="none"/>
          </w:rPr>
          <w:instrText xml:space="preserve">ly":"MacGill","given":"Iain F."}],"issued":{"date-parts":[["2012",3]]}},"suppress-author":true}],"schema":"https://github.com/citation-style-language/schema/raw/master/csl-citation.json"} </w:instrText>
        </w:r>
        <w:r w:rsidR="003F5143" w:rsidDel="00095099">
          <w:rPr>
            <w:rFonts w:ascii="Calibri" w:eastAsia="宋体" w:hAnsi="Calibri" w:cs="Calibri"/>
            <w:color w:val="000000"/>
            <w:kern w:val="0"/>
            <w:sz w:val="24"/>
            <w14:ligatures w14:val="none"/>
          </w:rPr>
          <w:fldChar w:fldCharType="separate"/>
        </w:r>
        <w:r w:rsidR="003F5143" w:rsidDel="00095099">
          <w:rPr>
            <w:rFonts w:ascii="Calibri" w:eastAsia="宋体" w:hAnsi="Calibri" w:cs="Calibri"/>
            <w:noProof/>
            <w:color w:val="000000"/>
            <w:kern w:val="0"/>
            <w:sz w:val="24"/>
            <w14:ligatures w14:val="none"/>
          </w:rPr>
          <w:t>2012)</w:t>
        </w:r>
        <w:r w:rsidR="003F5143" w:rsidDel="00095099">
          <w:rPr>
            <w:rFonts w:ascii="Calibri" w:eastAsia="宋体" w:hAnsi="Calibri" w:cs="Calibri"/>
            <w:color w:val="000000"/>
            <w:kern w:val="0"/>
            <w:sz w:val="24"/>
            <w14:ligatures w14:val="none"/>
          </w:rPr>
          <w:fldChar w:fldCharType="end"/>
        </w:r>
        <w:r w:rsidR="00776C83" w:rsidDel="00095099">
          <w:rPr>
            <w:rFonts w:ascii="Calibri" w:eastAsia="宋体" w:hAnsi="Calibri" w:cs="Calibri" w:hint="eastAsia"/>
            <w:color w:val="000000"/>
            <w:kern w:val="0"/>
            <w:sz w:val="24"/>
            <w14:ligatures w14:val="none"/>
          </w:rPr>
          <w:t xml:space="preserve">. </w:t>
        </w:r>
      </w:moveFrom>
      <w:moveFromRangeEnd w:id="78"/>
      <w:ins w:id="80" w:author="Supeng Zhang" w:date="2025-12-02T23:45:00Z" w16du:dateUtc="2025-12-02T15:45:00Z">
        <w:r w:rsidR="006259D4">
          <w:rPr>
            <w:rFonts w:ascii="Calibri" w:eastAsia="宋体" w:hAnsi="Calibri" w:cs="Calibri" w:hint="eastAsia"/>
            <w:color w:val="000000"/>
            <w:kern w:val="0"/>
            <w:sz w:val="24"/>
            <w14:ligatures w14:val="none"/>
          </w:rPr>
          <w:t>Such</w:t>
        </w:r>
      </w:ins>
      <w:del w:id="81" w:author="Supeng Zhang" w:date="2025-12-02T23:45:00Z" w16du:dateUtc="2025-12-02T15:45:00Z">
        <w:r w:rsidR="002F721D" w:rsidRPr="002F721D" w:rsidDel="006259D4">
          <w:rPr>
            <w:rFonts w:ascii="Calibri" w:eastAsia="宋体" w:hAnsi="Calibri" w:cs="Calibri"/>
            <w:color w:val="000000"/>
            <w:kern w:val="0"/>
            <w:sz w:val="24"/>
            <w14:ligatures w14:val="none"/>
          </w:rPr>
          <w:delText>This</w:delText>
        </w:r>
      </w:del>
      <w:r w:rsidR="002F721D" w:rsidRPr="002F721D">
        <w:rPr>
          <w:rFonts w:ascii="Calibri" w:eastAsia="宋体" w:hAnsi="Calibri" w:cs="Calibri"/>
          <w:color w:val="000000"/>
          <w:kern w:val="0"/>
          <w:sz w:val="24"/>
          <w14:ligatures w14:val="none"/>
        </w:rPr>
        <w:t xml:space="preserve"> </w:t>
      </w:r>
      <w:del w:id="82" w:author="Supeng Zhang" w:date="2025-12-03T11:06:00Z" w16du:dateUtc="2025-12-03T03:06:00Z">
        <w:r w:rsidR="002F721D" w:rsidRPr="002F721D" w:rsidDel="00765FC6">
          <w:rPr>
            <w:rFonts w:ascii="Calibri" w:eastAsia="宋体" w:hAnsi="Calibri" w:cs="Calibri"/>
            <w:color w:val="000000"/>
            <w:kern w:val="0"/>
            <w:sz w:val="24"/>
            <w14:ligatures w14:val="none"/>
          </w:rPr>
          <w:delText xml:space="preserve">spatial heterogeneity </w:delText>
        </w:r>
      </w:del>
      <w:del w:id="83" w:author="Supeng Zhang" w:date="2025-12-03T11:21:00Z" w16du:dateUtc="2025-12-03T03:21:00Z">
        <w:r w:rsidR="002F721D" w:rsidRPr="002F721D" w:rsidDel="001E63C6">
          <w:rPr>
            <w:rFonts w:ascii="Calibri" w:eastAsia="宋体" w:hAnsi="Calibri" w:cs="Calibri"/>
            <w:color w:val="000000"/>
            <w:kern w:val="0"/>
            <w:sz w:val="24"/>
            <w14:ligatures w14:val="none"/>
          </w:rPr>
          <w:delText>means that</w:delText>
        </w:r>
      </w:del>
      <w:del w:id="84" w:author="Supeng Zhang" w:date="2025-12-03T11:09:00Z" w16du:dateUtc="2025-12-03T03:09:00Z">
        <w:r w:rsidR="002F721D" w:rsidRPr="002F721D" w:rsidDel="00951AD4">
          <w:rPr>
            <w:rFonts w:ascii="Calibri" w:eastAsia="宋体" w:hAnsi="Calibri" w:cs="Calibri"/>
            <w:color w:val="000000"/>
            <w:kern w:val="0"/>
            <w:sz w:val="24"/>
            <w14:ligatures w14:val="none"/>
          </w:rPr>
          <w:delText xml:space="preserve"> the physical relevance of atmospheric forcing shifts dramatically across the farm</w:delText>
        </w:r>
      </w:del>
      <w:r w:rsidR="002F721D" w:rsidRPr="002F721D">
        <w:rPr>
          <w:rFonts w:ascii="Calibri" w:eastAsia="宋体" w:hAnsi="Calibri" w:cs="Calibri"/>
          <w:color w:val="000000"/>
          <w:kern w:val="0"/>
          <w:sz w:val="24"/>
          <w14:ligatures w14:val="none"/>
        </w:rPr>
        <w:t>.</w:t>
      </w:r>
      <w:r w:rsidR="002F721D" w:rsidRPr="002F721D">
        <w:t xml:space="preserve"> </w:t>
      </w:r>
      <w:r w:rsidR="005D5FC8">
        <w:rPr>
          <w:rFonts w:ascii="Calibri" w:eastAsia="宋体" w:hAnsi="Calibri" w:cs="Calibri" w:hint="eastAsia"/>
          <w:color w:val="000000"/>
          <w:kern w:val="0"/>
          <w:sz w:val="24"/>
          <w14:ligatures w14:val="none"/>
        </w:rPr>
        <w:t>More</w:t>
      </w:r>
      <w:r w:rsidR="002F721D" w:rsidRPr="002F721D">
        <w:rPr>
          <w:rFonts w:ascii="Calibri" w:eastAsia="宋体" w:hAnsi="Calibri" w:cs="Calibri"/>
          <w:color w:val="000000"/>
          <w:kern w:val="0"/>
          <w:sz w:val="24"/>
          <w14:ligatures w14:val="none"/>
        </w:rPr>
        <w:t xml:space="preserve"> recent</w:t>
      </w:r>
      <w:r w:rsidR="005D5FC8">
        <w:rPr>
          <w:rFonts w:ascii="Calibri" w:eastAsia="宋体" w:hAnsi="Calibri" w:cs="Calibri" w:hint="eastAsia"/>
          <w:color w:val="000000"/>
          <w:kern w:val="0"/>
          <w:sz w:val="24"/>
          <w14:ligatures w14:val="none"/>
        </w:rPr>
        <w:t>ly,</w:t>
      </w:r>
      <w:r w:rsidR="002F721D" w:rsidRPr="002F721D">
        <w:rPr>
          <w:rFonts w:ascii="Calibri" w:eastAsia="宋体" w:hAnsi="Calibri" w:cs="Calibri"/>
          <w:color w:val="000000"/>
          <w:kern w:val="0"/>
          <w:sz w:val="24"/>
          <w14:ligatures w14:val="none"/>
        </w:rPr>
        <w:t xml:space="preserve"> explainable </w:t>
      </w:r>
      <w:ins w:id="85" w:author="Supeng Zhang" w:date="2025-12-03T11:30:00Z" w16du:dateUtc="2025-12-03T03:30:00Z">
        <w:r w:rsidR="004E3E4F">
          <w:rPr>
            <w:rFonts w:ascii="Calibri" w:eastAsia="宋体" w:hAnsi="Calibri" w:cs="Calibri" w:hint="eastAsia"/>
            <w:color w:val="000000"/>
            <w:kern w:val="0"/>
            <w:sz w:val="24"/>
            <w14:ligatures w14:val="none"/>
          </w:rPr>
          <w:t>artificial intelligence (</w:t>
        </w:r>
      </w:ins>
      <w:r w:rsidR="002F721D" w:rsidRPr="002F721D">
        <w:rPr>
          <w:rFonts w:ascii="Calibri" w:eastAsia="宋体" w:hAnsi="Calibri" w:cs="Calibri"/>
          <w:color w:val="000000"/>
          <w:kern w:val="0"/>
          <w:sz w:val="24"/>
          <w14:ligatures w14:val="none"/>
        </w:rPr>
        <w:t>AI</w:t>
      </w:r>
      <w:ins w:id="86" w:author="Supeng Zhang" w:date="2025-12-03T11:30:00Z" w16du:dateUtc="2025-12-03T03:30:00Z">
        <w:r w:rsidR="004E3E4F">
          <w:rPr>
            <w:rFonts w:ascii="Calibri" w:eastAsia="宋体" w:hAnsi="Calibri" w:cs="Calibri" w:hint="eastAsia"/>
            <w:color w:val="000000"/>
            <w:kern w:val="0"/>
            <w:sz w:val="24"/>
            <w14:ligatures w14:val="none"/>
          </w:rPr>
          <w:t>)</w:t>
        </w:r>
      </w:ins>
      <w:r w:rsidR="002F721D" w:rsidRPr="002F721D">
        <w:rPr>
          <w:rFonts w:ascii="Calibri" w:eastAsia="宋体" w:hAnsi="Calibri" w:cs="Calibri"/>
          <w:color w:val="000000"/>
          <w:kern w:val="0"/>
          <w:sz w:val="24"/>
          <w14:ligatures w14:val="none"/>
        </w:rPr>
        <w:t xml:space="preserve"> studies</w:t>
      </w:r>
      <w:del w:id="87" w:author="Supeng Zhang" w:date="2025-12-03T11:34:00Z" w16du:dateUtc="2025-12-03T03:34:00Z">
        <w:r w:rsidR="002F721D" w:rsidRPr="002F721D" w:rsidDel="006F63BF">
          <w:rPr>
            <w:rFonts w:ascii="Calibri" w:eastAsia="宋体" w:hAnsi="Calibri" w:cs="Calibri"/>
            <w:color w:val="000000"/>
            <w:kern w:val="0"/>
            <w:sz w:val="24"/>
            <w14:ligatures w14:val="none"/>
          </w:rPr>
          <w:delText xml:space="preserve"> </w:delText>
        </w:r>
      </w:del>
      <w:ins w:id="88" w:author="Supeng Zhang" w:date="2025-12-03T11:35:00Z" w16du:dateUtc="2025-12-03T03:35:00Z">
        <w:r w:rsidR="006F63BF">
          <w:rPr>
            <w:rFonts w:ascii="Calibri" w:eastAsia="宋体" w:hAnsi="Calibri" w:cs="Calibri" w:hint="eastAsia"/>
            <w:color w:val="000000"/>
            <w:kern w:val="0"/>
            <w:sz w:val="24"/>
            <w14:ligatures w14:val="none"/>
          </w:rPr>
          <w:t xml:space="preserve"> </w:t>
        </w:r>
      </w:ins>
      <w:ins w:id="89" w:author="Supeng Zhang" w:date="2025-12-03T11:34:00Z" w16du:dateUtc="2025-12-03T03:34:00Z">
        <w:r w:rsidR="006F63BF">
          <w:rPr>
            <w:rFonts w:ascii="Calibri" w:eastAsia="宋体" w:hAnsi="Calibri" w:cs="Calibri" w:hint="eastAsia"/>
            <w:color w:val="000000"/>
            <w:kern w:val="0"/>
            <w:sz w:val="24"/>
            <w14:ligatures w14:val="none"/>
          </w:rPr>
          <w:t>ranked</w:t>
        </w:r>
      </w:ins>
      <w:ins w:id="90" w:author="Supeng Zhang" w:date="2025-12-03T11:30:00Z" w16du:dateUtc="2025-12-03T03:30:00Z">
        <w:r w:rsidR="00167943">
          <w:rPr>
            <w:rFonts w:ascii="Calibri" w:eastAsia="宋体" w:hAnsi="Calibri" w:cs="Calibri" w:hint="eastAsia"/>
            <w:color w:val="000000"/>
            <w:kern w:val="0"/>
            <w:sz w:val="24"/>
            <w14:ligatures w14:val="none"/>
          </w:rPr>
          <w:t xml:space="preserve"> </w:t>
        </w:r>
      </w:ins>
      <w:ins w:id="91" w:author="Supeng Zhang" w:date="2025-12-03T11:31:00Z" w16du:dateUtc="2025-12-03T03:31:00Z">
        <w:r w:rsidR="001111BA" w:rsidRPr="002F721D">
          <w:rPr>
            <w:rFonts w:ascii="Calibri" w:eastAsia="宋体" w:hAnsi="Calibri" w:cs="Calibri"/>
            <w:color w:val="000000"/>
            <w:kern w:val="0"/>
            <w:sz w:val="24"/>
            <w14:ligatures w14:val="none"/>
          </w:rPr>
          <w:t>turbulent variables (</w:t>
        </w:r>
        <w:r w:rsidR="0052107B">
          <w:rPr>
            <w:rFonts w:ascii="Calibri" w:eastAsia="宋体" w:hAnsi="Calibri" w:cs="Calibri" w:hint="eastAsia"/>
            <w:color w:val="000000"/>
            <w:kern w:val="0"/>
            <w:sz w:val="24"/>
            <w14:ligatures w14:val="none"/>
          </w:rPr>
          <w:t>i.e.</w:t>
        </w:r>
        <w:r w:rsidR="001111BA">
          <w:rPr>
            <w:rFonts w:ascii="Calibri" w:eastAsia="宋体" w:hAnsi="Calibri" w:cs="Calibri" w:hint="eastAsia"/>
            <w:color w:val="000000"/>
            <w:kern w:val="0"/>
            <w:sz w:val="24"/>
            <w14:ligatures w14:val="none"/>
          </w:rPr>
          <w:t xml:space="preserve">, </w:t>
        </w:r>
        <w:r w:rsidR="001111BA" w:rsidRPr="002F721D">
          <w:rPr>
            <w:rFonts w:ascii="Calibri" w:eastAsia="宋体" w:hAnsi="Calibri" w:cs="Calibri"/>
            <w:color w:val="000000"/>
            <w:kern w:val="0"/>
            <w:sz w:val="24"/>
            <w14:ligatures w14:val="none"/>
          </w:rPr>
          <w:t>turbulent kinetic energy and turbulence intensity)</w:t>
        </w:r>
      </w:ins>
      <w:ins w:id="92" w:author="Supeng Zhang" w:date="2025-12-03T11:33:00Z" w16du:dateUtc="2025-12-03T03:33:00Z">
        <w:r w:rsidR="001F1F53">
          <w:rPr>
            <w:rFonts w:ascii="Calibri" w:eastAsia="宋体" w:hAnsi="Calibri" w:cs="Calibri" w:hint="eastAsia"/>
            <w:color w:val="000000"/>
            <w:kern w:val="0"/>
            <w:sz w:val="24"/>
            <w14:ligatures w14:val="none"/>
          </w:rPr>
          <w:t xml:space="preserve"> just behind wind speed </w:t>
        </w:r>
      </w:ins>
      <w:ins w:id="93" w:author="Supeng Zhang" w:date="2025-12-03T11:34:00Z" w16du:dateUtc="2025-12-03T03:34:00Z">
        <w:r w:rsidR="00C76E79">
          <w:rPr>
            <w:rFonts w:ascii="Calibri" w:eastAsia="宋体" w:hAnsi="Calibri" w:cs="Calibri" w:hint="eastAsia"/>
            <w:color w:val="000000"/>
            <w:kern w:val="0"/>
            <w:sz w:val="24"/>
            <w14:ligatures w14:val="none"/>
          </w:rPr>
          <w:t>in</w:t>
        </w:r>
        <w:r w:rsidR="00F904E2">
          <w:rPr>
            <w:rFonts w:ascii="Calibri" w:eastAsia="宋体" w:hAnsi="Calibri" w:cs="Calibri" w:hint="eastAsia"/>
            <w:color w:val="000000"/>
            <w:kern w:val="0"/>
            <w:sz w:val="24"/>
            <w14:ligatures w14:val="none"/>
          </w:rPr>
          <w:t xml:space="preserve"> </w:t>
        </w:r>
      </w:ins>
      <w:ins w:id="94" w:author="Supeng Zhang" w:date="2025-12-03T11:35:00Z" w16du:dateUtc="2025-12-03T03:35:00Z">
        <w:r w:rsidR="00D20512">
          <w:rPr>
            <w:rFonts w:ascii="Calibri" w:eastAsia="宋体" w:hAnsi="Calibri" w:cs="Calibri" w:hint="eastAsia"/>
            <w:color w:val="000000"/>
            <w:kern w:val="0"/>
            <w:sz w:val="24"/>
            <w14:ligatures w14:val="none"/>
          </w:rPr>
          <w:t>predicting farm-</w:t>
        </w:r>
      </w:ins>
      <w:ins w:id="95" w:author="Supeng Zhang" w:date="2025-12-03T11:44:00Z" w16du:dateUtc="2025-12-03T03:44:00Z">
        <w:r w:rsidR="004A3605">
          <w:rPr>
            <w:rFonts w:ascii="Calibri" w:eastAsia="宋体" w:hAnsi="Calibri" w:cs="Calibri" w:hint="eastAsia"/>
            <w:color w:val="000000"/>
            <w:kern w:val="0"/>
            <w:sz w:val="24"/>
            <w14:ligatures w14:val="none"/>
          </w:rPr>
          <w:t>scale</w:t>
        </w:r>
      </w:ins>
      <w:ins w:id="96" w:author="Supeng Zhang" w:date="2025-12-03T11:35:00Z" w16du:dateUtc="2025-12-03T03:35:00Z">
        <w:r w:rsidR="00D20512">
          <w:rPr>
            <w:rFonts w:ascii="Calibri" w:eastAsia="宋体" w:hAnsi="Calibri" w:cs="Calibri" w:hint="eastAsia"/>
            <w:color w:val="000000"/>
            <w:kern w:val="0"/>
            <w:sz w:val="24"/>
            <w14:ligatures w14:val="none"/>
          </w:rPr>
          <w:t xml:space="preserve"> power</w:t>
        </w:r>
        <w:r w:rsidR="00AE76E4">
          <w:rPr>
            <w:rFonts w:ascii="Calibri" w:eastAsia="宋体" w:hAnsi="Calibri" w:cs="Calibri" w:hint="eastAsia"/>
            <w:color w:val="000000"/>
            <w:kern w:val="0"/>
            <w:sz w:val="24"/>
            <w14:ligatures w14:val="none"/>
          </w:rPr>
          <w:t xml:space="preserve"> </w:t>
        </w:r>
        <w:r w:rsidR="00AE76E4">
          <w:rPr>
            <w:rFonts w:ascii="Calibri" w:eastAsia="宋体" w:hAnsi="Calibri" w:cs="Calibri"/>
            <w:color w:val="000000"/>
            <w:kern w:val="0"/>
            <w:sz w:val="24"/>
            <w14:ligatures w14:val="none"/>
          </w:rPr>
          <w:fldChar w:fldCharType="begin"/>
        </w:r>
        <w:r w:rsidR="00AE76E4">
          <w:rPr>
            <w:rFonts w:ascii="Calibri" w:eastAsia="宋体" w:hAnsi="Calibri" w:cs="Calibri"/>
            <w:color w:val="000000"/>
            <w:kern w:val="0"/>
            <w:sz w:val="24"/>
            <w14:ligatures w14:val="none"/>
          </w:rPr>
          <w: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AE76E4">
          <w:rPr>
            <w:rFonts w:ascii="Calibri" w:eastAsia="宋体" w:hAnsi="Calibri" w:cs="Calibri"/>
            <w:color w:val="000000"/>
            <w:kern w:val="0"/>
            <w:sz w:val="24"/>
            <w14:ligatures w14:val="none"/>
          </w:rPr>
          <w:fldChar w:fldCharType="separate"/>
        </w:r>
        <w:r w:rsidR="00AE76E4">
          <w:rPr>
            <w:rFonts w:ascii="Calibri" w:eastAsia="宋体" w:hAnsi="Calibri" w:cs="Calibri"/>
            <w:noProof/>
            <w:color w:val="000000"/>
            <w:kern w:val="0"/>
            <w:sz w:val="24"/>
            <w14:ligatures w14:val="none"/>
          </w:rPr>
          <w:t>(Optis &amp; Perr-Sauer, 2019; Kim &amp; Kim, 2023)</w:t>
        </w:r>
        <w:r w:rsidR="00AE76E4">
          <w:rPr>
            <w:rFonts w:ascii="Calibri" w:eastAsia="宋体" w:hAnsi="Calibri" w:cs="Calibri"/>
            <w:color w:val="000000"/>
            <w:kern w:val="0"/>
            <w:sz w:val="24"/>
            <w14:ligatures w14:val="none"/>
          </w:rPr>
          <w:fldChar w:fldCharType="end"/>
        </w:r>
        <w:r w:rsidR="00D20512">
          <w:rPr>
            <w:rFonts w:ascii="Calibri" w:eastAsia="宋体" w:hAnsi="Calibri" w:cs="Calibri" w:hint="eastAsia"/>
            <w:color w:val="000000"/>
            <w:kern w:val="0"/>
            <w:sz w:val="24"/>
            <w14:ligatures w14:val="none"/>
          </w:rPr>
          <w:t xml:space="preserve">. </w:t>
        </w:r>
      </w:ins>
      <w:del w:id="97" w:author="Supeng Zhang" w:date="2025-12-03T11:36:00Z" w16du:dateUtc="2025-12-03T03:36:00Z">
        <w:r w:rsidR="002F721D" w:rsidRPr="002F721D" w:rsidDel="00493231">
          <w:rPr>
            <w:rFonts w:ascii="Calibri" w:eastAsia="宋体" w:hAnsi="Calibri" w:cs="Calibri"/>
            <w:color w:val="000000"/>
            <w:kern w:val="0"/>
            <w:sz w:val="24"/>
            <w14:ligatures w14:val="none"/>
          </w:rPr>
          <w:delText>consistently ranked turbulent variables (turbulent kinetic energy and turbulence intensity)</w:delText>
        </w:r>
      </w:del>
      <w:del w:id="98" w:author="Supeng Zhang" w:date="2025-12-02T23:42:00Z" w16du:dateUtc="2025-12-02T15:42:00Z">
        <w:r w:rsidR="002F721D" w:rsidRPr="002F721D" w:rsidDel="00211D54">
          <w:rPr>
            <w:rFonts w:ascii="Calibri" w:eastAsia="宋体" w:hAnsi="Calibri" w:cs="Calibri"/>
            <w:color w:val="000000"/>
            <w:kern w:val="0"/>
            <w:sz w:val="24"/>
            <w14:ligatures w14:val="none"/>
          </w:rPr>
          <w:delText xml:space="preserve"> directly</w:delText>
        </w:r>
      </w:del>
      <w:del w:id="99" w:author="Supeng Zhang" w:date="2025-12-03T11:36:00Z" w16du:dateUtc="2025-12-03T03:36:00Z">
        <w:r w:rsidR="002F721D" w:rsidRPr="002F721D" w:rsidDel="00493231">
          <w:rPr>
            <w:rFonts w:ascii="Calibri" w:eastAsia="宋体" w:hAnsi="Calibri" w:cs="Calibri"/>
            <w:color w:val="000000"/>
            <w:kern w:val="0"/>
            <w:sz w:val="24"/>
            <w14:ligatures w14:val="none"/>
          </w:rPr>
          <w:delText xml:space="preserve"> behind wind speed in predictive </w:delText>
        </w:r>
        <w:r w:rsidR="001948F6" w:rsidDel="00493231">
          <w:rPr>
            <w:rFonts w:ascii="Calibri" w:eastAsia="宋体" w:hAnsi="Calibri" w:cs="Calibri"/>
            <w:color w:val="000000"/>
            <w:kern w:val="0"/>
            <w:sz w:val="24"/>
            <w14:ligatures w14:val="none"/>
          </w:rPr>
          <w:delText>i</w:delText>
        </w:r>
        <w:r w:rsidR="002F721D" w:rsidRPr="002F721D" w:rsidDel="00493231">
          <w:rPr>
            <w:rFonts w:ascii="Calibri" w:eastAsia="宋体" w:hAnsi="Calibri" w:cs="Calibri"/>
            <w:color w:val="000000"/>
            <w:kern w:val="0"/>
            <w:sz w:val="24"/>
            <w14:ligatures w14:val="none"/>
          </w:rPr>
          <w:delText>mportance</w:delText>
        </w:r>
      </w:del>
      <w:del w:id="100" w:author="Supeng Zhang" w:date="2025-12-03T11:35:00Z" w16du:dateUtc="2025-12-03T03:35:00Z">
        <w:r w:rsidR="002F721D" w:rsidRPr="002F721D" w:rsidDel="00AE76E4">
          <w:rPr>
            <w:rFonts w:ascii="Calibri" w:eastAsia="宋体" w:hAnsi="Calibri" w:cs="Calibri"/>
            <w:color w:val="000000"/>
            <w:kern w:val="0"/>
            <w:sz w:val="24"/>
            <w14:ligatures w14:val="none"/>
          </w:rPr>
          <w:delText xml:space="preserve"> </w:delText>
        </w:r>
        <w:r w:rsidR="00960A35" w:rsidDel="00AE76E4">
          <w:rPr>
            <w:rFonts w:ascii="Calibri" w:eastAsia="宋体" w:hAnsi="Calibri" w:cs="Calibri"/>
            <w:color w:val="000000"/>
            <w:kern w:val="0"/>
            <w:sz w:val="24"/>
            <w14:ligatures w14:val="none"/>
          </w:rPr>
          <w:fldChar w:fldCharType="begin"/>
        </w:r>
        <w:r w:rsidR="00960A35" w:rsidDel="00AE76E4">
          <w:rPr>
            <w:rFonts w:ascii="Calibri" w:eastAsia="宋体" w:hAnsi="Calibri" w:cs="Calibri"/>
            <w:color w:val="000000"/>
            <w:kern w:val="0"/>
            <w:sz w:val="24"/>
            <w14:ligatures w14:val="none"/>
          </w:rPr>
          <w:delInstrText xml:space="preserve"> ADDIN ZOTERO_ITEM CSL_CITATION {"citationID":"T2Yew6lG","properties":{"unsorted":true,"formattedCitation":"(Optis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delInstrText>
        </w:r>
        <w:r w:rsidR="00960A35" w:rsidDel="00AE76E4">
          <w:rPr>
            <w:rFonts w:ascii="Calibri" w:eastAsia="宋体" w:hAnsi="Calibri" w:cs="Calibri"/>
            <w:color w:val="000000"/>
            <w:kern w:val="0"/>
            <w:sz w:val="24"/>
            <w14:ligatures w14:val="none"/>
          </w:rPr>
          <w:fldChar w:fldCharType="separate"/>
        </w:r>
        <w:r w:rsidR="00960A35" w:rsidDel="00AE76E4">
          <w:rPr>
            <w:rFonts w:ascii="Calibri" w:eastAsia="宋体" w:hAnsi="Calibri" w:cs="Calibri"/>
            <w:noProof/>
            <w:color w:val="000000"/>
            <w:kern w:val="0"/>
            <w:sz w:val="24"/>
            <w14:ligatures w14:val="none"/>
          </w:rPr>
          <w:delText>(Optis &amp; Perr-Sauer, 2019; Kim &amp; Kim, 2023)</w:delText>
        </w:r>
        <w:r w:rsidR="00960A35" w:rsidDel="00AE76E4">
          <w:rPr>
            <w:rFonts w:ascii="Calibri" w:eastAsia="宋体" w:hAnsi="Calibri" w:cs="Calibri"/>
            <w:color w:val="000000"/>
            <w:kern w:val="0"/>
            <w:sz w:val="24"/>
            <w14:ligatures w14:val="none"/>
          </w:rPr>
          <w:fldChar w:fldCharType="end"/>
        </w:r>
      </w:del>
      <w:del w:id="101" w:author="Supeng Zhang" w:date="2025-12-03T11:36:00Z" w16du:dateUtc="2025-12-03T03:36:00Z">
        <w:r w:rsidR="002F721D" w:rsidRPr="002F721D" w:rsidDel="00493231">
          <w:rPr>
            <w:rFonts w:ascii="Calibri" w:eastAsia="宋体" w:hAnsi="Calibri" w:cs="Calibri"/>
            <w:color w:val="000000"/>
            <w:kern w:val="0"/>
            <w:sz w:val="24"/>
            <w14:ligatures w14:val="none"/>
          </w:rPr>
          <w:delText>.</w:delText>
        </w:r>
        <w:r w:rsidR="002F721D" w:rsidRPr="002F721D" w:rsidDel="00493231">
          <w:delText xml:space="preserve"> </w:delText>
        </w:r>
      </w:del>
      <w:moveToRangeStart w:id="102" w:author="Supeng Zhang" w:date="2025-12-03T00:19:00Z" w:name="move215613591"/>
      <w:moveTo w:id="103" w:author="Supeng Zhang" w:date="2025-12-03T00:19:00Z" w16du:dateUtc="2025-12-02T16:19:00Z">
        <w:del w:id="104" w:author="Supeng Zhang" w:date="2025-12-03T00:19:00Z" w16du:dateUtc="2025-12-02T16:19:00Z">
          <w:r w:rsidR="000447EF" w:rsidRPr="001F1B4A" w:rsidDel="00554596">
            <w:rPr>
              <w:rFonts w:ascii="Calibri" w:eastAsia="宋体" w:hAnsi="Calibri" w:cs="Calibri"/>
              <w:color w:val="000000"/>
              <w:kern w:val="0"/>
              <w:sz w:val="24"/>
              <w14:ligatures w14:val="none"/>
            </w:rPr>
            <w:delText>r</w:delText>
          </w:r>
        </w:del>
        <w:del w:id="105" w:author="Supeng Zhang" w:date="2025-12-03T00:25:00Z" w16du:dateUtc="2025-12-02T16:25:00Z">
          <w:r w:rsidR="000447EF" w:rsidRPr="001F1B4A" w:rsidDel="00471CD0">
            <w:rPr>
              <w:rFonts w:ascii="Calibri" w:eastAsia="宋体" w:hAnsi="Calibri" w:cs="Calibri"/>
              <w:color w:val="000000"/>
              <w:kern w:val="0"/>
              <w:sz w:val="24"/>
              <w14:ligatures w14:val="none"/>
            </w:rPr>
            <w:delText xml:space="preserve">ecent deep learning studies at the wind farm scale have empirically demonstrated the benefit of integrating multi-height wind measurements, leading to improved power estimation compared with hub-height baselines </w:delText>
          </w:r>
          <w:r w:rsidR="000447EF" w:rsidDel="00471CD0">
            <w:rPr>
              <w:rFonts w:ascii="Calibri" w:eastAsia="宋体" w:hAnsi="Calibri" w:cs="Calibri"/>
              <w:color w:val="000000"/>
              <w:kern w:val="0"/>
              <w:sz w:val="24"/>
              <w14:ligatures w14:val="none"/>
            </w:rPr>
            <w:fldChar w:fldCharType="begin"/>
          </w:r>
          <w:r w:rsidR="000447EF" w:rsidDel="00471CD0">
            <w:rPr>
              <w:rFonts w:ascii="Calibri" w:eastAsia="宋体" w:hAnsi="Calibri" w:cs="Calibri"/>
              <w:color w:val="000000"/>
              <w:kern w:val="0"/>
              <w:sz w:val="24"/>
              <w14:ligatures w14:val="none"/>
            </w:rPr>
            <w:del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delInstrText>
          </w:r>
          <w:r w:rsidR="000447EF" w:rsidDel="00471CD0">
            <w:rPr>
              <w:rFonts w:ascii="Times New Roman" w:eastAsia="宋体" w:hAnsi="Times New Roman" w:cs="Times New Roman"/>
              <w:color w:val="000000"/>
              <w:kern w:val="0"/>
              <w:sz w:val="24"/>
              <w14:ligatures w14:val="none"/>
            </w:rPr>
            <w:delInstrText>ﬁ</w:delInstrText>
          </w:r>
          <w:r w:rsidR="000447EF" w:rsidDel="00471CD0">
            <w:rPr>
              <w:rFonts w:ascii="Calibri" w:eastAsia="宋体" w:hAnsi="Calibri" w:cs="Calibri"/>
              <w:color w:val="000000"/>
              <w:kern w:val="0"/>
              <w:sz w:val="24"/>
              <w14:ligatures w14:val="none"/>
            </w:rPr>
            <w:delInstrText>les and meteorological characteristics to be able to predict power responses according to physical patterns. The decision tree model was trained for four vertical wind pro</w:delInstrText>
          </w:r>
          <w:r w:rsidR="000447EF" w:rsidDel="00471CD0">
            <w:rPr>
              <w:rFonts w:ascii="Times New Roman" w:eastAsia="宋体" w:hAnsi="Times New Roman" w:cs="Times New Roman"/>
              <w:color w:val="000000"/>
              <w:kern w:val="0"/>
              <w:sz w:val="24"/>
              <w14:ligatures w14:val="none"/>
            </w:rPr>
            <w:delInstrText>ﬁ</w:delInstrText>
          </w:r>
          <w:r w:rsidR="000447EF" w:rsidDel="00471CD0">
            <w:rPr>
              <w:rFonts w:ascii="Calibri" w:eastAsia="宋体" w:hAnsi="Calibri" w:cs="Calibri"/>
              <w:color w:val="000000"/>
              <w:kern w:val="0"/>
              <w:sz w:val="24"/>
              <w14:ligatures w14:val="none"/>
            </w:rPr>
            <w:delInstrText>le classi</w:delInstrText>
          </w:r>
          <w:r w:rsidR="000447EF" w:rsidDel="00471CD0">
            <w:rPr>
              <w:rFonts w:ascii="Times New Roman" w:eastAsia="宋体" w:hAnsi="Times New Roman" w:cs="Times New Roman"/>
              <w:color w:val="000000"/>
              <w:kern w:val="0"/>
              <w:sz w:val="24"/>
              <w14:ligatures w14:val="none"/>
            </w:rPr>
            <w:delInstrText>ﬁ</w:delInstrText>
          </w:r>
          <w:r w:rsidR="000447EF" w:rsidDel="00471CD0">
            <w:rPr>
              <w:rFonts w:ascii="Calibri" w:eastAsia="宋体" w:hAnsi="Calibri" w:cs="Calibri"/>
              <w:color w:val="000000"/>
              <w:kern w:val="0"/>
              <w:sz w:val="24"/>
              <w14:ligatures w14:val="none"/>
            </w:rPr>
            <w:del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delInstrText>
          </w:r>
          <w:r w:rsidR="000447EF" w:rsidDel="00471CD0">
            <w:rPr>
              <w:rFonts w:ascii="Times New Roman" w:eastAsia="宋体" w:hAnsi="Times New Roman" w:cs="Times New Roman"/>
              <w:color w:val="000000"/>
              <w:kern w:val="0"/>
              <w:sz w:val="24"/>
              <w14:ligatures w14:val="none"/>
            </w:rPr>
            <w:delInstrText>ﬁ</w:delInstrText>
          </w:r>
          <w:r w:rsidR="000447EF" w:rsidDel="00471CD0">
            <w:rPr>
              <w:rFonts w:ascii="Calibri" w:eastAsia="宋体" w:hAnsi="Calibri" w:cs="Calibri"/>
              <w:color w:val="000000"/>
              <w:kern w:val="0"/>
              <w:sz w:val="24"/>
              <w14:ligatures w14:val="none"/>
            </w:rPr>
            <w:delInstrText>ed vertical wind pro</w:delInstrText>
          </w:r>
          <w:r w:rsidR="000447EF" w:rsidDel="00471CD0">
            <w:rPr>
              <w:rFonts w:ascii="Times New Roman" w:eastAsia="宋体" w:hAnsi="Times New Roman" w:cs="Times New Roman"/>
              <w:color w:val="000000"/>
              <w:kern w:val="0"/>
              <w:sz w:val="24"/>
              <w14:ligatures w14:val="none"/>
            </w:rPr>
            <w:delInstrText>ﬁ</w:delInstrText>
          </w:r>
          <w:r w:rsidR="000447EF" w:rsidDel="00471CD0">
            <w:rPr>
              <w:rFonts w:ascii="Calibri" w:eastAsia="宋体" w:hAnsi="Calibri" w:cs="Calibri"/>
              <w:color w:val="000000"/>
              <w:kern w:val="0"/>
              <w:sz w:val="24"/>
              <w14:ligatures w14:val="none"/>
            </w:rPr>
            <w:del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delInstrText>
          </w:r>
          <w:r w:rsidR="000447EF" w:rsidDel="00471CD0">
            <w:rPr>
              <w:rFonts w:ascii="Calibri" w:eastAsia="宋体" w:hAnsi="Calibri" w:cs="Calibri"/>
              <w:color w:val="000000"/>
              <w:kern w:val="0"/>
              <w:sz w:val="24"/>
              <w14:ligatures w14:val="none"/>
            </w:rPr>
            <w:fldChar w:fldCharType="separate"/>
          </w:r>
          <w:r w:rsidR="000447EF" w:rsidDel="00471CD0">
            <w:rPr>
              <w:rFonts w:ascii="Calibri" w:eastAsia="宋体" w:hAnsi="Calibri" w:cs="Calibri"/>
              <w:noProof/>
              <w:color w:val="000000"/>
              <w:kern w:val="0"/>
              <w:sz w:val="24"/>
              <w14:ligatures w14:val="none"/>
            </w:rPr>
            <w:delText>(Sasser et al., 2022; Sebastiani et al., 2024)</w:delText>
          </w:r>
          <w:r w:rsidR="000447EF" w:rsidDel="00471CD0">
            <w:rPr>
              <w:rFonts w:ascii="Calibri" w:eastAsia="宋体" w:hAnsi="Calibri" w:cs="Calibri"/>
              <w:color w:val="000000"/>
              <w:kern w:val="0"/>
              <w:sz w:val="24"/>
              <w14:ligatures w14:val="none"/>
            </w:rPr>
            <w:fldChar w:fldCharType="end"/>
          </w:r>
        </w:del>
      </w:moveTo>
      <w:moveToRangeEnd w:id="102"/>
      <w:r w:rsidR="002F721D" w:rsidRPr="002F721D">
        <w:rPr>
          <w:rFonts w:ascii="Calibri" w:eastAsia="宋体" w:hAnsi="Calibri" w:cs="Calibri"/>
          <w:color w:val="000000"/>
          <w:kern w:val="0"/>
          <w:sz w:val="24"/>
          <w14:ligatures w14:val="none"/>
        </w:rPr>
        <w:t>These findings highlight that the</w:t>
      </w:r>
      <w:r w:rsidR="00872B52">
        <w:rPr>
          <w:rFonts w:ascii="Calibri" w:eastAsia="宋体" w:hAnsi="Calibri" w:cs="Calibri" w:hint="eastAsia"/>
          <w:color w:val="000000"/>
          <w:kern w:val="0"/>
          <w:sz w:val="24"/>
          <w14:ligatures w14:val="none"/>
        </w:rPr>
        <w:t xml:space="preserve"> </w:t>
      </w:r>
      <w:r w:rsidR="0074449D">
        <w:rPr>
          <w:rFonts w:ascii="Calibri" w:eastAsia="宋体" w:hAnsi="Calibri" w:cs="Calibri" w:hint="eastAsia"/>
          <w:color w:val="000000"/>
          <w:kern w:val="0"/>
          <w:sz w:val="24"/>
          <w14:ligatures w14:val="none"/>
        </w:rPr>
        <w:t>effects of model input on power prediction</w:t>
      </w:r>
      <w:r w:rsidR="002F721D" w:rsidRPr="002F721D">
        <w:rPr>
          <w:rFonts w:ascii="Calibri" w:eastAsia="宋体" w:hAnsi="Calibri" w:cs="Calibri"/>
          <w:color w:val="000000"/>
          <w:kern w:val="0"/>
          <w:sz w:val="24"/>
          <w14:ligatures w14:val="none"/>
        </w:rPr>
        <w:t xml:space="preserve"> </w:t>
      </w:r>
      <w:proofErr w:type="gramStart"/>
      <w:r w:rsidR="002F721D" w:rsidRPr="002F721D">
        <w:rPr>
          <w:rFonts w:ascii="Calibri" w:eastAsia="宋体" w:hAnsi="Calibri" w:cs="Calibri"/>
          <w:color w:val="000000"/>
          <w:kern w:val="0"/>
          <w:sz w:val="24"/>
          <w14:ligatures w14:val="none"/>
        </w:rPr>
        <w:t>is</w:t>
      </w:r>
      <w:proofErr w:type="gramEnd"/>
      <w:r w:rsidR="002F721D" w:rsidRPr="002F721D">
        <w:rPr>
          <w:rFonts w:ascii="Calibri" w:eastAsia="宋体" w:hAnsi="Calibri" w:cs="Calibri"/>
          <w:color w:val="000000"/>
          <w:kern w:val="0"/>
          <w:sz w:val="24"/>
          <w14:ligatures w14:val="none"/>
        </w:rPr>
        <w:t xml:space="preserve"> highly dependent on both vertical </w:t>
      </w:r>
      <w:r w:rsidR="00254221">
        <w:rPr>
          <w:rFonts w:ascii="Calibri" w:eastAsia="宋体" w:hAnsi="Calibri" w:cs="Calibri" w:hint="eastAsia"/>
          <w:color w:val="000000"/>
          <w:kern w:val="0"/>
          <w:sz w:val="24"/>
          <w14:ligatures w14:val="none"/>
        </w:rPr>
        <w:t xml:space="preserve">wind speed </w:t>
      </w:r>
      <w:r w:rsidR="0077604A">
        <w:rPr>
          <w:rFonts w:ascii="Calibri" w:eastAsia="宋体" w:hAnsi="Calibri" w:cs="Calibri" w:hint="eastAsia"/>
          <w:color w:val="000000"/>
          <w:kern w:val="0"/>
          <w:sz w:val="24"/>
          <w14:ligatures w14:val="none"/>
        </w:rPr>
        <w:t>structures</w:t>
      </w:r>
      <w:r w:rsidR="002F721D" w:rsidRPr="002F721D">
        <w:rPr>
          <w:rFonts w:ascii="Calibri" w:eastAsia="宋体" w:hAnsi="Calibri" w:cs="Calibri"/>
          <w:color w:val="000000"/>
          <w:kern w:val="0"/>
          <w:sz w:val="24"/>
          <w14:ligatures w14:val="none"/>
        </w:rPr>
        <w:t xml:space="preserve"> and non-speed variables tied to the flow regime</w:t>
      </w:r>
      <w:ins w:id="106" w:author="Supeng Zhang" w:date="2025-12-03T11:37:00Z" w16du:dateUtc="2025-12-03T03:37:00Z">
        <w:r w:rsidR="005A414A">
          <w:rPr>
            <w:rFonts w:ascii="Calibri" w:eastAsia="宋体" w:hAnsi="Calibri" w:cs="Calibri" w:hint="eastAsia"/>
            <w:color w:val="000000"/>
            <w:kern w:val="0"/>
            <w:sz w:val="24"/>
            <w14:ligatures w14:val="none"/>
          </w:rPr>
          <w:t>s</w:t>
        </w:r>
      </w:ins>
      <w:del w:id="107" w:author="Supeng Zhang" w:date="2025-12-03T11:37:00Z" w16du:dateUtc="2025-12-03T03:37:00Z">
        <w:r w:rsidR="00BC3ED0" w:rsidDel="005A414A">
          <w:rPr>
            <w:rFonts w:ascii="Calibri" w:eastAsia="宋体" w:hAnsi="Calibri" w:cs="Calibri" w:hint="eastAsia"/>
            <w:color w:val="000000"/>
            <w:kern w:val="0"/>
            <w:sz w:val="24"/>
            <w14:ligatures w14:val="none"/>
          </w:rPr>
          <w:delText xml:space="preserve"> like tu</w:delText>
        </w:r>
        <w:r w:rsidR="001948F6" w:rsidDel="005A414A">
          <w:rPr>
            <w:rFonts w:ascii="Calibri" w:eastAsia="宋体" w:hAnsi="Calibri" w:cs="Calibri"/>
            <w:color w:val="000000"/>
            <w:kern w:val="0"/>
            <w:sz w:val="24"/>
            <w14:ligatures w14:val="none"/>
          </w:rPr>
          <w:delText>r</w:delText>
        </w:r>
        <w:r w:rsidR="00BC3ED0" w:rsidDel="005A414A">
          <w:rPr>
            <w:rFonts w:ascii="Calibri" w:eastAsia="宋体" w:hAnsi="Calibri" w:cs="Calibri" w:hint="eastAsia"/>
            <w:color w:val="000000"/>
            <w:kern w:val="0"/>
            <w:sz w:val="24"/>
            <w14:ligatures w14:val="none"/>
          </w:rPr>
          <w:delText>bulence</w:delText>
        </w:r>
      </w:del>
      <w:r w:rsidR="002F721D" w:rsidRPr="002F721D">
        <w:rPr>
          <w:rFonts w:ascii="Calibri" w:eastAsia="宋体" w:hAnsi="Calibri" w:cs="Calibri"/>
          <w:color w:val="000000"/>
          <w:kern w:val="0"/>
          <w:sz w:val="24"/>
          <w14:ligatures w14:val="none"/>
        </w:rPr>
        <w:t>.</w:t>
      </w:r>
      <w:del w:id="108" w:author="Supeng Zhang" w:date="2025-12-03T11:37:00Z" w16du:dateUtc="2025-12-03T03:37:00Z">
        <w:r w:rsidR="00BE403F" w:rsidRPr="00BE403F" w:rsidDel="005A414A">
          <w:rPr>
            <w:rFonts w:ascii="Calibri" w:eastAsia="宋体" w:hAnsi="Calibri" w:cs="Calibri"/>
            <w:color w:val="000000"/>
            <w:kern w:val="0"/>
            <w:sz w:val="24"/>
            <w14:ligatures w14:val="none"/>
          </w:rPr>
          <w:delText xml:space="preserve"> </w:delText>
        </w:r>
      </w:del>
    </w:p>
    <w:p w14:paraId="638E1671" w14:textId="4F0F8083" w:rsidR="001F1B4A" w:rsidRDefault="001F1B4A" w:rsidP="00CD0272">
      <w:pPr>
        <w:widowControl/>
        <w:spacing w:before="100" w:beforeAutospacing="1" w:after="100" w:afterAutospacing="1" w:line="240" w:lineRule="auto"/>
        <w:rPr>
          <w:rFonts w:ascii="Calibri" w:eastAsia="宋体" w:hAnsi="Calibri" w:cs="Calibri"/>
          <w:color w:val="000000"/>
          <w:kern w:val="0"/>
          <w:sz w:val="24"/>
          <w14:ligatures w14:val="none"/>
        </w:rPr>
      </w:pPr>
      <w:del w:id="109" w:author="Supeng Zhang" w:date="2025-12-03T11:37:00Z" w16du:dateUtc="2025-12-03T03:37:00Z">
        <w:r w:rsidRPr="001F1B4A" w:rsidDel="00B95D71">
          <w:rPr>
            <w:rFonts w:ascii="Calibri" w:eastAsia="宋体" w:hAnsi="Calibri" w:cs="Calibri"/>
            <w:color w:val="000000"/>
            <w:kern w:val="0"/>
            <w:sz w:val="24"/>
            <w14:ligatures w14:val="none"/>
          </w:rPr>
          <w:delText>Motivated by the documented shortcomings of single-height inputs,</w:delText>
        </w:r>
      </w:del>
      <w:moveFromRangeStart w:id="110" w:author="Supeng Zhang" w:date="2025-12-03T00:19:00Z" w:name="move215613591"/>
      <w:moveFrom w:id="111" w:author="Supeng Zhang" w:date="2025-12-03T00:19:00Z" w16du:dateUtc="2025-12-02T16:19:00Z">
        <w:del w:id="112" w:author="Supeng Zhang" w:date="2025-12-03T11:37:00Z" w16du:dateUtc="2025-12-03T03:37:00Z">
          <w:r w:rsidRPr="001F1B4A" w:rsidDel="00B95D71">
            <w:rPr>
              <w:rFonts w:ascii="Calibri" w:eastAsia="宋体" w:hAnsi="Calibri" w:cs="Calibri"/>
              <w:color w:val="000000"/>
              <w:kern w:val="0"/>
              <w:sz w:val="24"/>
              <w14:ligatures w14:val="none"/>
            </w:rPr>
            <w:delText xml:space="preserve"> r</w:delText>
          </w:r>
        </w:del>
        <w:r w:rsidRPr="001F1B4A" w:rsidDel="000447EF">
          <w:rPr>
            <w:rFonts w:ascii="Calibri" w:eastAsia="宋体" w:hAnsi="Calibri" w:cs="Calibri"/>
            <w:color w:val="000000"/>
            <w:kern w:val="0"/>
            <w:sz w:val="24"/>
            <w14:ligatures w14:val="none"/>
          </w:rPr>
          <w:t xml:space="preserve">ecent deep learning studies at the wind farm scale have empirically demonstrated the benefit of integrating multi-height wind measurements, leading to improved power estimation compared with hub-height baselines </w:t>
        </w:r>
        <w:r w:rsidDel="000447EF">
          <w:rPr>
            <w:rFonts w:ascii="Calibri" w:eastAsia="宋体" w:hAnsi="Calibri" w:cs="Calibri"/>
            <w:color w:val="000000"/>
            <w:kern w:val="0"/>
            <w:sz w:val="24"/>
            <w14:ligatures w14:val="none"/>
          </w:rPr>
          <w:fldChar w:fldCharType="begin"/>
        </w:r>
        <w:r w:rsidDel="000447EF">
          <w:rPr>
            <w:rFonts w:ascii="Calibri" w:eastAsia="宋体" w:hAnsi="Calibri" w:cs="Calibri"/>
            <w:color w:val="000000"/>
            <w:kern w:val="0"/>
            <w:sz w:val="24"/>
            <w14:ligatures w14:val="none"/>
          </w:rPr>
          <w:instrText xml:space="preserve"> ADDIN ZOTERO_ITEM CSL_CITATION {"citationID":"igmqDz5x","properties":{"formattedCitation":"(Sasser et al., 2022; Sebastiani et al., 2024)","plainCitation":"(Sasser et al., 2022; Sebastiani et al., 2024)","noteIndex":0},"citationItems":[{"id":1650,"uris":["http://zotero.org/users/14274501/items/45YLP2JC"],"itemData":{"id":1650,"type":"article-journal","abstract":"To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Del="000447EF">
          <w:rPr>
            <w:rFonts w:ascii="Times New Roman" w:eastAsia="宋体" w:hAnsi="Times New Roman" w:cs="Times New Roman"/>
            <w:color w:val="000000"/>
            <w:kern w:val="0"/>
            <w:sz w:val="24"/>
            <w14:ligatures w14:val="none"/>
          </w:rPr>
          <w:instrText>ﬁ</w:instrText>
        </w:r>
        <w:r w:rsidDel="000447EF">
          <w:rPr>
            <w:rFonts w:ascii="Calibri" w:eastAsia="宋体" w:hAnsi="Calibri" w:cs="Calibri"/>
            <w:color w:val="000000"/>
            <w:kern w:val="0"/>
            <w:sz w:val="24"/>
            <w14:ligatures w14:val="none"/>
          </w:rPr>
          <w:instrText>les and meteorological characteristics to be able to predict power responses according to physical patterns. The decision tree model was trained for four vertical wind pro</w:instrText>
        </w:r>
        <w:r w:rsidDel="000447EF">
          <w:rPr>
            <w:rFonts w:ascii="Times New Roman" w:eastAsia="宋体" w:hAnsi="Times New Roman" w:cs="Times New Roman"/>
            <w:color w:val="000000"/>
            <w:kern w:val="0"/>
            <w:sz w:val="24"/>
            <w14:ligatures w14:val="none"/>
          </w:rPr>
          <w:instrText>ﬁ</w:instrText>
        </w:r>
        <w:r w:rsidDel="000447EF">
          <w:rPr>
            <w:rFonts w:ascii="Calibri" w:eastAsia="宋体" w:hAnsi="Calibri" w:cs="Calibri"/>
            <w:color w:val="000000"/>
            <w:kern w:val="0"/>
            <w:sz w:val="24"/>
            <w14:ligatures w14:val="none"/>
          </w:rPr>
          <w:instrText>le classi</w:instrText>
        </w:r>
        <w:r w:rsidDel="000447EF">
          <w:rPr>
            <w:rFonts w:ascii="Times New Roman" w:eastAsia="宋体" w:hAnsi="Times New Roman" w:cs="Times New Roman"/>
            <w:color w:val="000000"/>
            <w:kern w:val="0"/>
            <w:sz w:val="24"/>
            <w14:ligatures w14:val="none"/>
          </w:rPr>
          <w:instrText>ﬁ</w:instrText>
        </w:r>
        <w:r w:rsidDel="000447EF">
          <w:rPr>
            <w:rFonts w:ascii="Calibri" w:eastAsia="宋体" w:hAnsi="Calibri" w:cs="Calibri"/>
            <w:color w:val="000000"/>
            <w:kern w:val="0"/>
            <w:sz w:val="24"/>
            <w14:ligatures w14:val="none"/>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Del="000447EF">
          <w:rPr>
            <w:rFonts w:ascii="Times New Roman" w:eastAsia="宋体" w:hAnsi="Times New Roman" w:cs="Times New Roman"/>
            <w:color w:val="000000"/>
            <w:kern w:val="0"/>
            <w:sz w:val="24"/>
            <w14:ligatures w14:val="none"/>
          </w:rPr>
          <w:instrText>ﬁ</w:instrText>
        </w:r>
        <w:r w:rsidDel="000447EF">
          <w:rPr>
            <w:rFonts w:ascii="Calibri" w:eastAsia="宋体" w:hAnsi="Calibri" w:cs="Calibri"/>
            <w:color w:val="000000"/>
            <w:kern w:val="0"/>
            <w:sz w:val="24"/>
            <w14:ligatures w14:val="none"/>
          </w:rPr>
          <w:instrText>ed vertical wind pro</w:instrText>
        </w:r>
        <w:r w:rsidDel="000447EF">
          <w:rPr>
            <w:rFonts w:ascii="Times New Roman" w:eastAsia="宋体" w:hAnsi="Times New Roman" w:cs="Times New Roman"/>
            <w:color w:val="000000"/>
            <w:kern w:val="0"/>
            <w:sz w:val="24"/>
            <w14:ligatures w14:val="none"/>
          </w:rPr>
          <w:instrText>ﬁ</w:instrText>
        </w:r>
        <w:r w:rsidDel="000447EF">
          <w:rPr>
            <w:rFonts w:ascii="Calibri" w:eastAsia="宋体" w:hAnsi="Calibri" w:cs="Calibri"/>
            <w:color w:val="000000"/>
            <w:kern w:val="0"/>
            <w:sz w:val="24"/>
            <w14:ligatures w14:val="none"/>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id":1644,"uris":["http://zotero.org/users/14274501/items/GSH62KFA"],"itemData":{"id":1644,"type":"article-journal","abstract":"Most wind turbines are installed inside wind farms, where they often operate under wake-affected inflow conditions. New methods are required to evaluate the power performance of a wind turbine in wake, as the International Electrotechnical Commission (IEC) standard procedure is applicable only to wake-free turbines. In this work, we investigate the accuracy of a multivariate power curve acquired through a polynomial regression, whose input variables are wind speed and turbulence measurements retrieved upstream of the turbine’s rotor. For this purpose, we use measurements from the SpinnerLidar, a continuous-wave, scanning Doppler lidar measuring the turbine inflow. The SpinnerLidar was mounted in the spinner of a Neg Micon 80 wind turbine located within an onshore wind farm in western Denmark. The input variables are selected among the available lidar measurements with a feature-selection algorithm, resulting in seven input variables, distributed in different locations along the rotor area: six wind speed and one turbulence measurements. The multivariate power curve is tested and compared with IEC-similar power curves under both wake-affected and wake-free conditions. Results show that the multivariate power curve estimates the turbine’s power output more accurately than the IEC-similar power curves, with error reductions up to 66.5% and 34.2% under wake-affected and wake-free conditions, respectively. Furthermore, the multivariate power curve estimates have an accuracy of the same order under both wake-affected and wake-free conditions. Finally, we show that the multivariate model accurately predicts the power even when a simple measuring geometry is used, such as circular scanning pattern with a diameter equal to 90% of the rotor.","container-title":"Applied Energy","DOI":"10.1016/j.apenergy.2024.122985","ISSN":"03062619","journalAbbreviation":"Applied Energy","language":"en","page":"122985","source":"DOI.org (Crossref)","title":"Wind turbine power curve modelling under wake conditions using measurements from a spinner-mounted lidar","volume":"364","author":[{"family":"Sebastiani","given":"Alessandro"},{"family":"Angelou","given":"Nikolas"},{"family":"Peña","given":"Alfredo"}],"issued":{"date-parts":[["2024",6]]}}}],"schema":"https://github.com/citation-style-language/schema/raw/master/csl-citation.json"} </w:instrText>
        </w:r>
        <w:r w:rsidDel="000447EF">
          <w:rPr>
            <w:rFonts w:ascii="Calibri" w:eastAsia="宋体" w:hAnsi="Calibri" w:cs="Calibri"/>
            <w:color w:val="000000"/>
            <w:kern w:val="0"/>
            <w:sz w:val="24"/>
            <w14:ligatures w14:val="none"/>
          </w:rPr>
          <w:fldChar w:fldCharType="separate"/>
        </w:r>
        <w:r w:rsidDel="000447EF">
          <w:rPr>
            <w:rFonts w:ascii="Calibri" w:eastAsia="宋体" w:hAnsi="Calibri" w:cs="Calibri"/>
            <w:noProof/>
            <w:color w:val="000000"/>
            <w:kern w:val="0"/>
            <w:sz w:val="24"/>
            <w14:ligatures w14:val="none"/>
          </w:rPr>
          <w:t>(Sasser et al., 2022; Sebastiani et al., 2024)</w:t>
        </w:r>
        <w:r w:rsidDel="000447EF">
          <w:rPr>
            <w:rFonts w:ascii="Calibri" w:eastAsia="宋体" w:hAnsi="Calibri" w:cs="Calibri"/>
            <w:color w:val="000000"/>
            <w:kern w:val="0"/>
            <w:sz w:val="24"/>
            <w14:ligatures w14:val="none"/>
          </w:rPr>
          <w:fldChar w:fldCharType="end"/>
        </w:r>
      </w:moveFrom>
      <w:moveFromRangeEnd w:id="110"/>
      <w:del w:id="113" w:author="Supeng Zhang" w:date="2025-12-03T11:41:00Z" w16du:dateUtc="2025-12-03T03:41:00Z">
        <w:r w:rsidRPr="001F1B4A" w:rsidDel="00B61E72">
          <w:rPr>
            <w:rFonts w:ascii="Calibri" w:eastAsia="宋体" w:hAnsi="Calibri" w:cs="Calibri"/>
            <w:color w:val="000000"/>
            <w:kern w:val="0"/>
            <w:sz w:val="24"/>
            <w14:ligatures w14:val="none"/>
          </w:rPr>
          <w:delText>.</w:delText>
        </w:r>
      </w:del>
      <w:del w:id="114" w:author="Supeng Zhang" w:date="2025-12-03T12:07:00Z" w16du:dateUtc="2025-12-03T04:07:00Z">
        <w:r w:rsidRPr="001F1B4A" w:rsidDel="00A00ED9">
          <w:rPr>
            <w:rFonts w:ascii="Calibri" w:eastAsia="宋体" w:hAnsi="Calibri" w:cs="Calibri"/>
            <w:color w:val="000000"/>
            <w:kern w:val="0"/>
            <w:sz w:val="24"/>
            <w14:ligatures w14:val="none"/>
          </w:rPr>
          <w:delText xml:space="preserve"> </w:delText>
        </w:r>
        <w:commentRangeStart w:id="115"/>
        <w:r w:rsidRPr="001F1B4A" w:rsidDel="00A00E1C">
          <w:rPr>
            <w:rFonts w:ascii="Calibri" w:eastAsia="宋体" w:hAnsi="Calibri" w:cs="Calibri"/>
            <w:color w:val="000000"/>
            <w:kern w:val="0"/>
            <w:sz w:val="24"/>
            <w14:ligatures w14:val="none"/>
          </w:rPr>
          <w:delText xml:space="preserve">However, these works lack the mechanistic explanation </w:delText>
        </w:r>
      </w:del>
      <w:del w:id="116" w:author="Supeng Zhang" w:date="2025-12-03T11:39:00Z" w16du:dateUtc="2025-12-03T03:39:00Z">
        <w:r w:rsidRPr="001F1B4A" w:rsidDel="00C45AAE">
          <w:rPr>
            <w:rFonts w:ascii="Calibri" w:eastAsia="宋体" w:hAnsi="Calibri" w:cs="Calibri"/>
            <w:color w:val="000000"/>
            <w:kern w:val="0"/>
            <w:sz w:val="24"/>
            <w14:ligatures w14:val="none"/>
          </w:rPr>
          <w:delText>needed to inform adaptive</w:delText>
        </w:r>
      </w:del>
      <w:del w:id="117" w:author="Supeng Zhang" w:date="2025-12-03T12:07:00Z" w16du:dateUtc="2025-12-03T04:07:00Z">
        <w:r w:rsidRPr="001F1B4A" w:rsidDel="00A00E1C">
          <w:rPr>
            <w:rFonts w:ascii="Calibri" w:eastAsia="宋体" w:hAnsi="Calibri" w:cs="Calibri"/>
            <w:color w:val="000000"/>
            <w:kern w:val="0"/>
            <w:sz w:val="24"/>
            <w14:ligatures w14:val="none"/>
          </w:rPr>
          <w:delText xml:space="preserve"> feature selection. They generally apply multi-height inputs globally, failing to disentangle </w:delText>
        </w:r>
      </w:del>
      <w:del w:id="118" w:author="Supeng Zhang" w:date="2025-12-03T11:40:00Z" w16du:dateUtc="2025-12-03T03:40:00Z">
        <w:r w:rsidRPr="001F1B4A" w:rsidDel="005C5FA4">
          <w:rPr>
            <w:rFonts w:ascii="Calibri" w:eastAsia="宋体" w:hAnsi="Calibri" w:cs="Calibri"/>
            <w:color w:val="000000"/>
            <w:kern w:val="0"/>
            <w:sz w:val="24"/>
            <w14:ligatures w14:val="none"/>
          </w:rPr>
          <w:delText xml:space="preserve">or exploit </w:delText>
        </w:r>
      </w:del>
      <w:del w:id="119" w:author="Supeng Zhang" w:date="2025-12-03T12:07:00Z" w16du:dateUtc="2025-12-03T04:07:00Z">
        <w:r w:rsidRPr="001F1B4A" w:rsidDel="00A00E1C">
          <w:rPr>
            <w:rFonts w:ascii="Calibri" w:eastAsia="宋体" w:hAnsi="Calibri" w:cs="Calibri"/>
            <w:color w:val="000000"/>
            <w:kern w:val="0"/>
            <w:sz w:val="24"/>
            <w14:ligatures w14:val="none"/>
          </w:rPr>
          <w:delText>the differentiated physical dynamics between the free-stream and wake-flow regimes. This limits their ability to explain why specific non-hub heights capture the atmospheric forcing relevant to farm power.</w:delText>
        </w:r>
      </w:del>
      <w:commentRangeEnd w:id="115"/>
      <w:r w:rsidR="00C70DE0">
        <w:rPr>
          <w:rStyle w:val="af6"/>
        </w:rPr>
        <w:commentReference w:id="115"/>
      </w:r>
    </w:p>
    <w:p w14:paraId="0F8D7574" w14:textId="2CD91745" w:rsidR="002F721D" w:rsidDel="00CB6669" w:rsidRDefault="00A91C96" w:rsidP="00CD0272">
      <w:pPr>
        <w:widowControl/>
        <w:spacing w:before="100" w:beforeAutospacing="1" w:after="100" w:afterAutospacing="1" w:line="240" w:lineRule="auto"/>
        <w:rPr>
          <w:del w:id="120" w:author="Supeng Zhang" w:date="2025-12-03T12:10:00Z" w16du:dateUtc="2025-12-03T04:10:00Z"/>
          <w:rFonts w:ascii="Calibri" w:eastAsia="宋体" w:hAnsi="Calibri" w:cs="Calibri"/>
          <w:color w:val="000000"/>
          <w:kern w:val="0"/>
          <w:sz w:val="24"/>
          <w14:ligatures w14:val="none"/>
        </w:rPr>
      </w:pPr>
      <w:ins w:id="121" w:author="Supeng Zhang" w:date="2025-12-03T11:56:00Z" w16du:dateUtc="2025-12-03T03:56:00Z">
        <w:r>
          <w:rPr>
            <w:rFonts w:ascii="Calibri" w:eastAsia="宋体" w:hAnsi="Calibri" w:cs="Calibri" w:hint="eastAsia"/>
            <w:color w:val="000000"/>
            <w:kern w:val="0"/>
            <w:sz w:val="24"/>
            <w14:ligatures w14:val="none"/>
          </w:rPr>
          <w:t xml:space="preserve">Despite the </w:t>
        </w:r>
      </w:ins>
      <w:ins w:id="122" w:author="Supeng Zhang" w:date="2025-12-03T12:04:00Z" w16du:dateUtc="2025-12-03T04:04:00Z">
        <w:r w:rsidR="00B03D85">
          <w:rPr>
            <w:rFonts w:ascii="Calibri" w:eastAsia="宋体" w:hAnsi="Calibri" w:cs="Calibri" w:hint="eastAsia"/>
            <w:color w:val="000000"/>
            <w:kern w:val="0"/>
            <w:sz w:val="24"/>
            <w14:ligatures w14:val="none"/>
          </w:rPr>
          <w:t xml:space="preserve">above advancements </w:t>
        </w:r>
      </w:ins>
      <w:ins w:id="123" w:author="Supeng Zhang" w:date="2025-12-03T12:05:00Z" w16du:dateUtc="2025-12-03T04:05:00Z">
        <w:r w:rsidR="000C0A66">
          <w:rPr>
            <w:rFonts w:ascii="Calibri" w:eastAsia="宋体" w:hAnsi="Calibri" w:cs="Calibri" w:hint="eastAsia"/>
            <w:color w:val="000000"/>
            <w:kern w:val="0"/>
            <w:sz w:val="24"/>
            <w14:ligatures w14:val="none"/>
          </w:rPr>
          <w:t>in power pred</w:t>
        </w:r>
      </w:ins>
      <w:ins w:id="124" w:author="Supeng Zhang" w:date="2025-12-03T12:07:00Z" w16du:dateUtc="2025-12-03T04:07:00Z">
        <w:r w:rsidR="00C67515">
          <w:rPr>
            <w:rFonts w:ascii="Calibri" w:eastAsia="宋体" w:hAnsi="Calibri" w:cs="Calibri" w:hint="eastAsia"/>
            <w:color w:val="000000"/>
            <w:kern w:val="0"/>
            <w:sz w:val="24"/>
            <w14:ligatures w14:val="none"/>
          </w:rPr>
          <w:t>i</w:t>
        </w:r>
      </w:ins>
      <w:ins w:id="125" w:author="Supeng Zhang" w:date="2025-12-03T12:05:00Z" w16du:dateUtc="2025-12-03T04:05:00Z">
        <w:r w:rsidR="000C0A66">
          <w:rPr>
            <w:rFonts w:ascii="Calibri" w:eastAsia="宋体" w:hAnsi="Calibri" w:cs="Calibri" w:hint="eastAsia"/>
            <w:color w:val="000000"/>
            <w:kern w:val="0"/>
            <w:sz w:val="24"/>
            <w14:ligatures w14:val="none"/>
          </w:rPr>
          <w:t xml:space="preserve">ction using </w:t>
        </w:r>
        <w:r w:rsidR="00E77E1A">
          <w:rPr>
            <w:rFonts w:ascii="Calibri" w:eastAsia="宋体" w:hAnsi="Calibri" w:cs="Calibri" w:hint="eastAsia"/>
            <w:color w:val="000000"/>
            <w:kern w:val="0"/>
            <w:sz w:val="24"/>
            <w14:ligatures w14:val="none"/>
          </w:rPr>
          <w:t>multi-</w:t>
        </w:r>
        <w:proofErr w:type="spellStart"/>
        <w:r w:rsidR="00E77E1A">
          <w:rPr>
            <w:rFonts w:ascii="Calibri" w:eastAsia="宋体" w:hAnsi="Calibri" w:cs="Calibri" w:hint="eastAsia"/>
            <w:color w:val="000000"/>
            <w:kern w:val="0"/>
            <w:sz w:val="24"/>
            <w14:ligatures w14:val="none"/>
          </w:rPr>
          <w:t>hight</w:t>
        </w:r>
        <w:proofErr w:type="spellEnd"/>
        <w:r w:rsidR="00E77E1A">
          <w:rPr>
            <w:rFonts w:ascii="Calibri" w:eastAsia="宋体" w:hAnsi="Calibri" w:cs="Calibri" w:hint="eastAsia"/>
            <w:color w:val="000000"/>
            <w:kern w:val="0"/>
            <w:sz w:val="24"/>
            <w14:ligatures w14:val="none"/>
          </w:rPr>
          <w:t xml:space="preserve"> </w:t>
        </w:r>
        <w:r w:rsidR="000D04CD">
          <w:rPr>
            <w:rFonts w:ascii="Calibri" w:eastAsia="宋体" w:hAnsi="Calibri" w:cs="Calibri" w:hint="eastAsia"/>
            <w:color w:val="000000"/>
            <w:kern w:val="0"/>
            <w:sz w:val="24"/>
            <w14:ligatures w14:val="none"/>
          </w:rPr>
          <w:t>and flow-regi</w:t>
        </w:r>
      </w:ins>
      <w:ins w:id="126" w:author="Supeng Zhang" w:date="2025-12-03T12:06:00Z" w16du:dateUtc="2025-12-03T04:06:00Z">
        <w:r w:rsidR="000D04CD">
          <w:rPr>
            <w:rFonts w:ascii="Calibri" w:eastAsia="宋体" w:hAnsi="Calibri" w:cs="Calibri" w:hint="eastAsia"/>
            <w:color w:val="000000"/>
            <w:kern w:val="0"/>
            <w:sz w:val="24"/>
            <w14:ligatures w14:val="none"/>
          </w:rPr>
          <w:t xml:space="preserve">me-dependent </w:t>
        </w:r>
      </w:ins>
      <w:ins w:id="127" w:author="Supeng Zhang" w:date="2025-12-03T12:05:00Z" w16du:dateUtc="2025-12-03T04:05:00Z">
        <w:r w:rsidR="00E77E1A">
          <w:rPr>
            <w:rFonts w:ascii="Calibri" w:eastAsia="宋体" w:hAnsi="Calibri" w:cs="Calibri" w:hint="eastAsia"/>
            <w:color w:val="000000"/>
            <w:kern w:val="0"/>
            <w:sz w:val="24"/>
            <w14:ligatures w14:val="none"/>
          </w:rPr>
          <w:t>inputs</w:t>
        </w:r>
      </w:ins>
      <w:ins w:id="128" w:author="Supeng Zhang" w:date="2025-12-03T12:06:00Z" w16du:dateUtc="2025-12-03T04:06:00Z">
        <w:r w:rsidR="000D04CD">
          <w:rPr>
            <w:rFonts w:ascii="Calibri" w:eastAsia="宋体" w:hAnsi="Calibri" w:cs="Calibri" w:hint="eastAsia"/>
            <w:color w:val="000000"/>
            <w:kern w:val="0"/>
            <w:sz w:val="24"/>
            <w14:ligatures w14:val="none"/>
          </w:rPr>
          <w:t>,</w:t>
        </w:r>
      </w:ins>
      <w:ins w:id="129" w:author="Supeng Zhang" w:date="2025-12-03T12:05:00Z" w16du:dateUtc="2025-12-03T04:05:00Z">
        <w:r w:rsidR="00E77E1A">
          <w:rPr>
            <w:rFonts w:ascii="Calibri" w:eastAsia="宋体" w:hAnsi="Calibri" w:cs="Calibri" w:hint="eastAsia"/>
            <w:color w:val="000000"/>
            <w:kern w:val="0"/>
            <w:sz w:val="24"/>
            <w14:ligatures w14:val="none"/>
          </w:rPr>
          <w:t xml:space="preserve"> </w:t>
        </w:r>
      </w:ins>
      <w:ins w:id="130" w:author="Supeng Zhang" w:date="2025-12-03T12:06:00Z" w16du:dateUtc="2025-12-03T04:06:00Z">
        <w:r w:rsidR="00924F47" w:rsidRPr="002F721D">
          <w:rPr>
            <w:rFonts w:ascii="Calibri" w:eastAsia="宋体" w:hAnsi="Calibri" w:cs="Calibri"/>
            <w:color w:val="000000"/>
            <w:kern w:val="0"/>
            <w:sz w:val="24"/>
            <w14:ligatures w14:val="none"/>
          </w:rPr>
          <w:t>fundamental gaps limit</w:t>
        </w:r>
        <w:r w:rsidR="00924F47">
          <w:rPr>
            <w:rFonts w:ascii="Calibri" w:eastAsia="宋体" w:hAnsi="Calibri" w:cs="Calibri" w:hint="eastAsia"/>
            <w:color w:val="000000"/>
            <w:kern w:val="0"/>
            <w:sz w:val="24"/>
            <w14:ligatures w14:val="none"/>
          </w:rPr>
          <w:t>ing</w:t>
        </w:r>
        <w:r w:rsidR="00924F47" w:rsidRPr="002F721D">
          <w:rPr>
            <w:rFonts w:ascii="Calibri" w:eastAsia="宋体" w:hAnsi="Calibri" w:cs="Calibri"/>
            <w:color w:val="000000"/>
            <w:kern w:val="0"/>
            <w:sz w:val="24"/>
            <w14:ligatures w14:val="none"/>
          </w:rPr>
          <w:t xml:space="preserve"> the </w:t>
        </w:r>
        <w:r w:rsidR="00924F47">
          <w:rPr>
            <w:rFonts w:ascii="Calibri" w:eastAsia="宋体" w:hAnsi="Calibri" w:cs="Calibri" w:hint="eastAsia"/>
            <w:color w:val="000000"/>
            <w:kern w:val="0"/>
            <w:sz w:val="24"/>
            <w14:ligatures w14:val="none"/>
          </w:rPr>
          <w:t>applicat</w:t>
        </w:r>
        <w:r w:rsidR="00924F47">
          <w:rPr>
            <w:rFonts w:ascii="Calibri" w:eastAsia="宋体" w:hAnsi="Calibri" w:cs="Calibri"/>
            <w:color w:val="000000"/>
            <w:kern w:val="0"/>
            <w:sz w:val="24"/>
            <w14:ligatures w14:val="none"/>
          </w:rPr>
          <w:t>i</w:t>
        </w:r>
        <w:r w:rsidR="00924F47">
          <w:rPr>
            <w:rFonts w:ascii="Calibri" w:eastAsia="宋体" w:hAnsi="Calibri" w:cs="Calibri" w:hint="eastAsia"/>
            <w:color w:val="000000"/>
            <w:kern w:val="0"/>
            <w:sz w:val="24"/>
            <w14:ligatures w14:val="none"/>
          </w:rPr>
          <w:t>on</w:t>
        </w:r>
        <w:r w:rsidR="00924F47" w:rsidRPr="002F721D">
          <w:rPr>
            <w:rFonts w:ascii="Calibri" w:eastAsia="宋体" w:hAnsi="Calibri" w:cs="Calibri"/>
            <w:color w:val="000000"/>
            <w:kern w:val="0"/>
            <w:sz w:val="24"/>
            <w14:ligatures w14:val="none"/>
          </w:rPr>
          <w:t xml:space="preserve"> of physical insights </w:t>
        </w:r>
      </w:ins>
      <w:ins w:id="131" w:author="Supeng Zhang" w:date="2025-12-03T12:07:00Z" w16du:dateUtc="2025-12-03T04:07:00Z">
        <w:r w:rsidR="00924F47">
          <w:rPr>
            <w:rFonts w:ascii="Calibri" w:eastAsia="宋体" w:hAnsi="Calibri" w:cs="Calibri" w:hint="eastAsia"/>
            <w:color w:val="000000"/>
            <w:kern w:val="0"/>
            <w:sz w:val="24"/>
            <w14:ligatures w14:val="none"/>
          </w:rPr>
          <w:t xml:space="preserve">exist. </w:t>
        </w:r>
      </w:ins>
      <w:del w:id="132" w:author="Supeng Zhang" w:date="2025-12-03T12:08:00Z" w16du:dateUtc="2025-12-03T04:08:00Z">
        <w:r w:rsidR="00F62294" w:rsidDel="008B2C5D">
          <w:rPr>
            <w:rFonts w:ascii="Calibri" w:eastAsia="宋体" w:hAnsi="Calibri" w:cs="Calibri" w:hint="eastAsia"/>
            <w:color w:val="000000"/>
            <w:kern w:val="0"/>
            <w:sz w:val="24"/>
            <w14:ligatures w14:val="none"/>
          </w:rPr>
          <w:delText>The above</w:delText>
        </w:r>
        <w:r w:rsidR="002F721D" w:rsidRPr="002F721D" w:rsidDel="008B2C5D">
          <w:rPr>
            <w:rFonts w:ascii="Calibri" w:eastAsia="宋体" w:hAnsi="Calibri" w:cs="Calibri"/>
            <w:color w:val="000000"/>
            <w:kern w:val="0"/>
            <w:sz w:val="24"/>
            <w14:ligatures w14:val="none"/>
          </w:rPr>
          <w:delText xml:space="preserve"> evidence reveals three</w:delText>
        </w:r>
      </w:del>
      <w:del w:id="133" w:author="Supeng Zhang" w:date="2025-12-03T12:06:00Z" w16du:dateUtc="2025-12-03T04:06:00Z">
        <w:r w:rsidR="002F721D" w:rsidRPr="002F721D" w:rsidDel="00924F47">
          <w:rPr>
            <w:rFonts w:ascii="Calibri" w:eastAsia="宋体" w:hAnsi="Calibri" w:cs="Calibri"/>
            <w:color w:val="000000"/>
            <w:kern w:val="0"/>
            <w:sz w:val="24"/>
            <w14:ligatures w14:val="none"/>
          </w:rPr>
          <w:delText xml:space="preserve"> fundamental gaps limit</w:delText>
        </w:r>
        <w:r w:rsidR="00AD4A8B" w:rsidDel="00924F47">
          <w:rPr>
            <w:rFonts w:ascii="Calibri" w:eastAsia="宋体" w:hAnsi="Calibri" w:cs="Calibri" w:hint="eastAsia"/>
            <w:color w:val="000000"/>
            <w:kern w:val="0"/>
            <w:sz w:val="24"/>
            <w14:ligatures w14:val="none"/>
          </w:rPr>
          <w:delText>ing</w:delText>
        </w:r>
        <w:r w:rsidR="002F721D" w:rsidRPr="002F721D" w:rsidDel="00924F47">
          <w:rPr>
            <w:rFonts w:ascii="Calibri" w:eastAsia="宋体" w:hAnsi="Calibri" w:cs="Calibri"/>
            <w:color w:val="000000"/>
            <w:kern w:val="0"/>
            <w:sz w:val="24"/>
            <w14:ligatures w14:val="none"/>
          </w:rPr>
          <w:delText xml:space="preserve"> the </w:delText>
        </w:r>
        <w:r w:rsidR="005F29C8" w:rsidDel="00924F47">
          <w:rPr>
            <w:rFonts w:ascii="Calibri" w:eastAsia="宋体" w:hAnsi="Calibri" w:cs="Calibri" w:hint="eastAsia"/>
            <w:color w:val="000000"/>
            <w:kern w:val="0"/>
            <w:sz w:val="24"/>
            <w14:ligatures w14:val="none"/>
          </w:rPr>
          <w:delText>applicat</w:delText>
        </w:r>
        <w:r w:rsidR="00AA35E6" w:rsidDel="00924F47">
          <w:rPr>
            <w:rFonts w:ascii="Calibri" w:eastAsia="宋体" w:hAnsi="Calibri" w:cs="Calibri"/>
            <w:color w:val="000000"/>
            <w:kern w:val="0"/>
            <w:sz w:val="24"/>
            <w14:ligatures w14:val="none"/>
          </w:rPr>
          <w:delText>i</w:delText>
        </w:r>
        <w:r w:rsidR="005F29C8" w:rsidDel="00924F47">
          <w:rPr>
            <w:rFonts w:ascii="Calibri" w:eastAsia="宋体" w:hAnsi="Calibri" w:cs="Calibri" w:hint="eastAsia"/>
            <w:color w:val="000000"/>
            <w:kern w:val="0"/>
            <w:sz w:val="24"/>
            <w14:ligatures w14:val="none"/>
          </w:rPr>
          <w:delText>on</w:delText>
        </w:r>
        <w:r w:rsidR="005F29C8" w:rsidRPr="002F721D" w:rsidDel="00924F47">
          <w:rPr>
            <w:rFonts w:ascii="Calibri" w:eastAsia="宋体" w:hAnsi="Calibri" w:cs="Calibri"/>
            <w:color w:val="000000"/>
            <w:kern w:val="0"/>
            <w:sz w:val="24"/>
            <w14:ligatures w14:val="none"/>
          </w:rPr>
          <w:delText xml:space="preserve"> </w:delText>
        </w:r>
        <w:r w:rsidR="002F721D" w:rsidRPr="002F721D" w:rsidDel="00924F47">
          <w:rPr>
            <w:rFonts w:ascii="Calibri" w:eastAsia="宋体" w:hAnsi="Calibri" w:cs="Calibri"/>
            <w:color w:val="000000"/>
            <w:kern w:val="0"/>
            <w:sz w:val="24"/>
            <w14:ligatures w14:val="none"/>
          </w:rPr>
          <w:delText xml:space="preserve">of physical insights </w:delText>
        </w:r>
        <w:r w:rsidR="005F29C8" w:rsidDel="00924F47">
          <w:rPr>
            <w:rFonts w:ascii="Calibri" w:eastAsia="宋体" w:hAnsi="Calibri" w:cs="Calibri" w:hint="eastAsia"/>
            <w:color w:val="000000"/>
            <w:kern w:val="0"/>
            <w:sz w:val="24"/>
            <w14:ligatures w14:val="none"/>
          </w:rPr>
          <w:delText>in farm-scale wind speed forecast</w:delText>
        </w:r>
      </w:del>
      <w:del w:id="134" w:author="Supeng Zhang" w:date="2025-12-03T12:08:00Z" w16du:dateUtc="2025-12-03T04:08:00Z">
        <w:r w:rsidR="002F721D" w:rsidRPr="002F721D" w:rsidDel="008B2C5D">
          <w:rPr>
            <w:rFonts w:ascii="Calibri" w:eastAsia="宋体" w:hAnsi="Calibri" w:cs="Calibri"/>
            <w:color w:val="000000"/>
            <w:kern w:val="0"/>
            <w:sz w:val="24"/>
            <w14:ligatures w14:val="none"/>
          </w:rPr>
          <w:delText xml:space="preserve">. </w:delText>
        </w:r>
      </w:del>
      <w:r w:rsidR="002F721D" w:rsidRPr="002F721D">
        <w:rPr>
          <w:rFonts w:ascii="Calibri" w:eastAsia="宋体" w:hAnsi="Calibri" w:cs="Calibri"/>
          <w:color w:val="000000"/>
          <w:kern w:val="0"/>
          <w:sz w:val="24"/>
          <w14:ligatures w14:val="none"/>
        </w:rPr>
        <w:t>First, the governing atmospheric timescales remain unclear, hindering the physic</w:t>
      </w:r>
      <w:r w:rsidR="00A46AD2">
        <w:rPr>
          <w:rFonts w:ascii="Calibri" w:eastAsia="宋体" w:hAnsi="Calibri" w:cs="Calibri" w:hint="eastAsia"/>
          <w:color w:val="000000"/>
          <w:kern w:val="0"/>
          <w:sz w:val="24"/>
          <w14:ligatures w14:val="none"/>
        </w:rPr>
        <w:t>s</w:t>
      </w:r>
      <w:r w:rsidR="002F721D" w:rsidRPr="002F721D">
        <w:rPr>
          <w:rFonts w:ascii="Calibri" w:eastAsia="宋体" w:hAnsi="Calibri" w:cs="Calibri"/>
          <w:color w:val="000000"/>
          <w:kern w:val="0"/>
          <w:sz w:val="24"/>
          <w14:ligatures w14:val="none"/>
        </w:rPr>
        <w:t xml:space="preserve"> of feature selection and failing to explain anomalies such as the</w:t>
      </w:r>
      <w:ins w:id="135" w:author="Supeng Zhang" w:date="2025-12-03T11:57:00Z" w16du:dateUtc="2025-12-03T03:57:00Z">
        <w:r w:rsidR="006F4AA0">
          <w:rPr>
            <w:rFonts w:ascii="Calibri" w:eastAsia="宋体" w:hAnsi="Calibri" w:cs="Calibri" w:hint="eastAsia"/>
            <w:color w:val="000000"/>
            <w:kern w:val="0"/>
            <w:sz w:val="24"/>
            <w14:ligatures w14:val="none"/>
          </w:rPr>
          <w:t xml:space="preserve"> </w:t>
        </w:r>
      </w:ins>
      <w:ins w:id="136" w:author="Supeng Zhang" w:date="2025-12-03T11:58:00Z" w16du:dateUtc="2025-12-03T03:58:00Z">
        <w:r w:rsidR="006F4AA0">
          <w:rPr>
            <w:rFonts w:ascii="Calibri" w:eastAsia="宋体" w:hAnsi="Calibri" w:cs="Calibri" w:hint="eastAsia"/>
            <w:color w:val="000000"/>
            <w:kern w:val="0"/>
            <w:sz w:val="24"/>
            <w14:ligatures w14:val="none"/>
          </w:rPr>
          <w:t>high</w:t>
        </w:r>
      </w:ins>
      <w:del w:id="137" w:author="Supeng Zhang" w:date="2025-12-03T11:58:00Z" w16du:dateUtc="2025-12-03T03:58:00Z">
        <w:r w:rsidR="002F721D" w:rsidRPr="002F721D" w:rsidDel="006F4AA0">
          <w:rPr>
            <w:rFonts w:ascii="Calibri" w:eastAsia="宋体" w:hAnsi="Calibri" w:cs="Calibri"/>
            <w:color w:val="000000"/>
            <w:kern w:val="0"/>
            <w:sz w:val="24"/>
            <w14:ligatures w14:val="none"/>
          </w:rPr>
          <w:delText xml:space="preserve"> 10 m</w:delText>
        </w:r>
      </w:del>
      <w:r w:rsidR="002F721D" w:rsidRPr="002F721D">
        <w:rPr>
          <w:rFonts w:ascii="Calibri" w:eastAsia="宋体" w:hAnsi="Calibri" w:cs="Calibri"/>
          <w:color w:val="000000"/>
          <w:kern w:val="0"/>
          <w:sz w:val="24"/>
          <w14:ligatures w14:val="none"/>
        </w:rPr>
        <w:t xml:space="preserve"> correlation</w:t>
      </w:r>
      <w:ins w:id="138" w:author="Supeng Zhang" w:date="2025-12-03T11:58:00Z" w16du:dateUtc="2025-12-03T03:58:00Z">
        <w:r w:rsidR="006F4AA0">
          <w:rPr>
            <w:rFonts w:ascii="Calibri" w:eastAsia="宋体" w:hAnsi="Calibri" w:cs="Calibri" w:hint="eastAsia"/>
            <w:color w:val="000000"/>
            <w:kern w:val="0"/>
            <w:sz w:val="24"/>
            <w14:ligatures w14:val="none"/>
          </w:rPr>
          <w:t xml:space="preserve"> of 10-m wind speed with power</w:t>
        </w:r>
      </w:ins>
      <w:r w:rsidR="002F721D" w:rsidRPr="002F721D">
        <w:rPr>
          <w:rFonts w:ascii="Calibri" w:eastAsia="宋体" w:hAnsi="Calibri" w:cs="Calibri"/>
          <w:color w:val="000000"/>
          <w:kern w:val="0"/>
          <w:sz w:val="24"/>
          <w14:ligatures w14:val="none"/>
        </w:rPr>
        <w:t>. Second, free-stream and wake-flow</w:t>
      </w:r>
      <w:del w:id="139" w:author="Supeng Zhang" w:date="2025-12-03T12:09:00Z" w16du:dateUtc="2025-12-03T04:09:00Z">
        <w:r w:rsidR="002F721D" w:rsidRPr="002F721D" w:rsidDel="00297C17">
          <w:rPr>
            <w:rFonts w:ascii="Calibri" w:eastAsia="宋体" w:hAnsi="Calibri" w:cs="Calibri"/>
            <w:color w:val="000000"/>
            <w:kern w:val="0"/>
            <w:sz w:val="24"/>
            <w14:ligatures w14:val="none"/>
          </w:rPr>
          <w:delText xml:space="preserve"> regimes</w:delText>
        </w:r>
      </w:del>
      <w:r w:rsidR="002F721D" w:rsidRPr="002F721D">
        <w:rPr>
          <w:rFonts w:ascii="Calibri" w:eastAsia="宋体" w:hAnsi="Calibri" w:cs="Calibri"/>
          <w:color w:val="000000"/>
          <w:kern w:val="0"/>
          <w:sz w:val="24"/>
          <w14:ligatures w14:val="none"/>
        </w:rPr>
        <w:t xml:space="preserve"> exhibit distinct dynamics, yet few studies thoroughly compare</w:t>
      </w:r>
      <w:ins w:id="140" w:author="Supeng Zhang" w:date="2025-12-03T12:09:00Z" w16du:dateUtc="2025-12-03T04:09:00Z">
        <w:r w:rsidR="001B68F6">
          <w:rPr>
            <w:rFonts w:ascii="Calibri" w:eastAsia="宋体" w:hAnsi="Calibri" w:cs="Calibri" w:hint="eastAsia"/>
            <w:color w:val="000000"/>
            <w:kern w:val="0"/>
            <w:sz w:val="24"/>
            <w14:ligatures w14:val="none"/>
          </w:rPr>
          <w:t>d</w:t>
        </w:r>
      </w:ins>
      <w:r w:rsidR="002F721D" w:rsidRPr="002F721D">
        <w:rPr>
          <w:rFonts w:ascii="Calibri" w:eastAsia="宋体" w:hAnsi="Calibri" w:cs="Calibri"/>
          <w:color w:val="000000"/>
          <w:kern w:val="0"/>
          <w:sz w:val="24"/>
          <w14:ligatures w14:val="none"/>
        </w:rPr>
        <w:t xml:space="preserve"> </w:t>
      </w:r>
      <w:ins w:id="141" w:author="Supeng Zhang" w:date="2025-12-03T12:09:00Z" w16du:dateUtc="2025-12-03T04:09:00Z">
        <w:r w:rsidR="001B68F6">
          <w:rPr>
            <w:rFonts w:ascii="Calibri" w:eastAsia="宋体" w:hAnsi="Calibri" w:cs="Calibri" w:hint="eastAsia"/>
            <w:color w:val="000000"/>
            <w:kern w:val="0"/>
            <w:sz w:val="24"/>
            <w14:ligatures w14:val="none"/>
          </w:rPr>
          <w:t>their</w:t>
        </w:r>
      </w:ins>
      <w:del w:id="142" w:author="Supeng Zhang" w:date="2025-12-03T12:09:00Z" w16du:dateUtc="2025-12-03T04:09:00Z">
        <w:r w:rsidR="002F721D" w:rsidRPr="002F721D" w:rsidDel="001B68F6">
          <w:rPr>
            <w:rFonts w:ascii="Calibri" w:eastAsia="宋体" w:hAnsi="Calibri" w:cs="Calibri"/>
            <w:color w:val="000000"/>
            <w:kern w:val="0"/>
            <w:sz w:val="24"/>
            <w14:ligatures w14:val="none"/>
          </w:rPr>
          <w:delText>feature</w:delText>
        </w:r>
      </w:del>
      <w:r w:rsidR="002F721D" w:rsidRPr="002F721D">
        <w:rPr>
          <w:rFonts w:ascii="Calibri" w:eastAsia="宋体" w:hAnsi="Calibri" w:cs="Calibri"/>
          <w:color w:val="000000"/>
          <w:kern w:val="0"/>
          <w:sz w:val="24"/>
          <w14:ligatures w14:val="none"/>
        </w:rPr>
        <w:t xml:space="preserve"> importance </w:t>
      </w:r>
      <w:del w:id="143" w:author="Supeng Zhang" w:date="2025-12-03T12:09:00Z" w16du:dateUtc="2025-12-03T04:09:00Z">
        <w:r w:rsidR="002F721D" w:rsidRPr="002F721D" w:rsidDel="001B68F6">
          <w:rPr>
            <w:rFonts w:ascii="Calibri" w:eastAsia="宋体" w:hAnsi="Calibri" w:cs="Calibri"/>
            <w:color w:val="000000"/>
            <w:kern w:val="0"/>
            <w:sz w:val="24"/>
            <w14:ligatures w14:val="none"/>
          </w:rPr>
          <w:delText>across these regimes</w:delText>
        </w:r>
      </w:del>
      <w:ins w:id="144" w:author="Supeng Zhang" w:date="2025-12-03T12:04:00Z" w16du:dateUtc="2025-12-03T04:04:00Z">
        <w:r w:rsidR="004035D5">
          <w:rPr>
            <w:rFonts w:ascii="Calibri" w:eastAsia="宋体" w:hAnsi="Calibri" w:cs="Calibri" w:hint="eastAsia"/>
            <w:color w:val="000000"/>
            <w:kern w:val="0"/>
            <w:sz w:val="24"/>
            <w14:ligatures w14:val="none"/>
          </w:rPr>
          <w:t>for power prediction</w:t>
        </w:r>
      </w:ins>
      <w:r w:rsidR="002F721D" w:rsidRPr="002F721D">
        <w:rPr>
          <w:rFonts w:ascii="Calibri" w:eastAsia="宋体" w:hAnsi="Calibri" w:cs="Calibri"/>
          <w:color w:val="000000"/>
          <w:kern w:val="0"/>
          <w:sz w:val="24"/>
          <w14:ligatures w14:val="none"/>
        </w:rPr>
        <w:t xml:space="preserve">, limiting adaptive feature selection under mixed observational conditions. Third, despite extensive knowledge of wind profile structure, stability, and turbulence, these physical insights have not been translated into </w:t>
      </w:r>
      <w:del w:id="145" w:author="Supeng Zhang" w:date="2025-12-03T12:10:00Z" w16du:dateUtc="2025-12-03T04:10:00Z">
        <w:r w:rsidR="002F721D" w:rsidRPr="002F721D" w:rsidDel="00B551A6">
          <w:rPr>
            <w:rFonts w:ascii="Calibri" w:eastAsia="宋体" w:hAnsi="Calibri" w:cs="Calibri"/>
            <w:color w:val="000000"/>
            <w:kern w:val="0"/>
            <w:sz w:val="24"/>
            <w14:ligatures w14:val="none"/>
          </w:rPr>
          <w:delText xml:space="preserve">operational </w:delText>
        </w:r>
      </w:del>
      <w:r w:rsidR="002F721D" w:rsidRPr="002F721D">
        <w:rPr>
          <w:rFonts w:ascii="Calibri" w:eastAsia="宋体" w:hAnsi="Calibri" w:cs="Calibri"/>
          <w:color w:val="000000"/>
          <w:kern w:val="0"/>
          <w:sz w:val="24"/>
          <w14:ligatures w14:val="none"/>
        </w:rPr>
        <w:t>day-ahead forecasting strategies.</w:t>
      </w:r>
      <w:ins w:id="146" w:author="Supeng Zhang" w:date="2025-12-03T12:10:00Z" w16du:dateUtc="2025-12-03T04:10:00Z">
        <w:r w:rsidR="00CB6669">
          <w:rPr>
            <w:rFonts w:ascii="Calibri" w:eastAsia="宋体" w:hAnsi="Calibri" w:cs="Calibri" w:hint="eastAsia"/>
            <w:color w:val="000000"/>
            <w:kern w:val="0"/>
            <w:sz w:val="24"/>
            <w14:ligatures w14:val="none"/>
          </w:rPr>
          <w:t xml:space="preserve"> </w:t>
        </w:r>
      </w:ins>
    </w:p>
    <w:p w14:paraId="272C85F4" w14:textId="6B4467E9" w:rsidR="00494AA6" w:rsidRPr="00856693" w:rsidRDefault="007571CF" w:rsidP="00CD0272">
      <w:pPr>
        <w:widowControl/>
        <w:spacing w:before="100" w:beforeAutospacing="1" w:after="100" w:afterAutospacing="1" w:line="240" w:lineRule="auto"/>
        <w:rPr>
          <w:rFonts w:ascii="Calibri" w:eastAsia="宋体" w:hAnsi="Calibri" w:cs="Calibri"/>
          <w:color w:val="000000"/>
          <w:kern w:val="0"/>
          <w:sz w:val="24"/>
          <w14:ligatures w14:val="none"/>
        </w:rPr>
      </w:pPr>
      <w:del w:id="147" w:author="Supeng Zhang" w:date="2025-12-03T12:10:00Z" w16du:dateUtc="2025-12-03T04:10:00Z">
        <w:r w:rsidDel="00CB6669">
          <w:rPr>
            <w:rFonts w:ascii="Calibri" w:eastAsia="宋体" w:hAnsi="Calibri" w:cs="Calibri" w:hint="eastAsia"/>
            <w:color w:val="000000"/>
            <w:kern w:val="0"/>
            <w:sz w:val="24"/>
            <w14:ligatures w14:val="none"/>
          </w:rPr>
          <w:delText xml:space="preserve">In </w:delText>
        </w:r>
        <w:r w:rsidR="00460D2C" w:rsidDel="00CB6669">
          <w:rPr>
            <w:rFonts w:ascii="Calibri" w:eastAsia="宋体" w:hAnsi="Calibri" w:cs="Calibri" w:hint="eastAsia"/>
            <w:color w:val="000000"/>
            <w:kern w:val="0"/>
            <w:sz w:val="24"/>
            <w14:ligatures w14:val="none"/>
          </w:rPr>
          <w:delText xml:space="preserve">this study, </w:delText>
        </w:r>
        <w:r w:rsidR="00AA35E6" w:rsidDel="00CB6669">
          <w:rPr>
            <w:rFonts w:ascii="Calibri" w:eastAsia="宋体" w:hAnsi="Calibri" w:cs="Calibri"/>
            <w:color w:val="000000"/>
            <w:kern w:val="0"/>
            <w:sz w:val="24"/>
            <w14:ligatures w14:val="none"/>
          </w:rPr>
          <w:delText>we</w:delText>
        </w:r>
      </w:del>
      <w:ins w:id="148" w:author="Supeng Zhang" w:date="2025-12-03T12:10:00Z" w16du:dateUtc="2025-12-03T04:10:00Z">
        <w:r w:rsidR="00CB6669">
          <w:rPr>
            <w:rFonts w:ascii="Calibri" w:eastAsia="宋体" w:hAnsi="Calibri" w:cs="Calibri" w:hint="eastAsia"/>
            <w:color w:val="000000"/>
            <w:kern w:val="0"/>
            <w:sz w:val="24"/>
            <w14:ligatures w14:val="none"/>
          </w:rPr>
          <w:t>To</w:t>
        </w:r>
      </w:ins>
      <w:r w:rsidR="005E7115" w:rsidRPr="005E7115">
        <w:rPr>
          <w:rFonts w:ascii="Calibri" w:eastAsia="宋体" w:hAnsi="Calibri" w:cs="Calibri"/>
          <w:color w:val="000000"/>
          <w:kern w:val="0"/>
          <w:sz w:val="24"/>
          <w14:ligatures w14:val="none"/>
        </w:rPr>
        <w:t xml:space="preserve"> address</w:t>
      </w:r>
      <w:del w:id="149" w:author="Supeng Zhang" w:date="2025-12-03T12:10:00Z" w16du:dateUtc="2025-12-03T04:10:00Z">
        <w:r w:rsidR="0045153D" w:rsidDel="00CB6669">
          <w:rPr>
            <w:rFonts w:ascii="Calibri" w:eastAsia="宋体" w:hAnsi="Calibri" w:cs="Calibri" w:hint="eastAsia"/>
            <w:color w:val="000000"/>
            <w:kern w:val="0"/>
            <w:sz w:val="24"/>
            <w14:ligatures w14:val="none"/>
          </w:rPr>
          <w:delText>ed</w:delText>
        </w:r>
      </w:del>
      <w:r w:rsidR="005E7115" w:rsidRPr="005E7115">
        <w:rPr>
          <w:rFonts w:ascii="Calibri" w:eastAsia="宋体" w:hAnsi="Calibri" w:cs="Calibri"/>
          <w:color w:val="000000"/>
          <w:kern w:val="0"/>
          <w:sz w:val="24"/>
          <w14:ligatures w14:val="none"/>
        </w:rPr>
        <w:t xml:space="preserve"> these issues</w:t>
      </w:r>
      <w:r w:rsidR="00AA35E6">
        <w:rPr>
          <w:rFonts w:ascii="Calibri" w:eastAsia="宋体" w:hAnsi="Calibri" w:cs="Calibri"/>
          <w:color w:val="000000"/>
          <w:kern w:val="0"/>
          <w:sz w:val="24"/>
          <w14:ligatures w14:val="none"/>
        </w:rPr>
        <w:t xml:space="preserve"> </w:t>
      </w:r>
      <w:ins w:id="150" w:author="Supeng Zhang" w:date="2025-12-03T12:10:00Z" w16du:dateUtc="2025-12-03T04:10:00Z">
        <w:r w:rsidR="00CB6669">
          <w:rPr>
            <w:rFonts w:ascii="Calibri" w:eastAsia="宋体" w:hAnsi="Calibri" w:cs="Calibri" w:hint="eastAsia"/>
            <w:color w:val="000000"/>
            <w:kern w:val="0"/>
            <w:sz w:val="24"/>
            <w14:ligatures w14:val="none"/>
          </w:rPr>
          <w:t xml:space="preserve">in this study, </w:t>
        </w:r>
      </w:ins>
      <w:del w:id="151" w:author="Supeng Zhang" w:date="2025-12-03T12:11:00Z" w16du:dateUtc="2025-12-03T04:11:00Z">
        <w:r w:rsidR="00AA35E6" w:rsidDel="00906E50">
          <w:rPr>
            <w:rFonts w:ascii="Calibri" w:eastAsia="宋体" w:hAnsi="Calibri" w:cs="Calibri"/>
            <w:color w:val="000000"/>
            <w:kern w:val="0"/>
            <w:sz w:val="24"/>
            <w14:ligatures w14:val="none"/>
          </w:rPr>
          <w:delText>by</w:delText>
        </w:r>
      </w:del>
      <w:ins w:id="152" w:author="Supeng Zhang" w:date="2025-12-03T12:11:00Z" w16du:dateUtc="2025-12-03T04:11:00Z">
        <w:r w:rsidR="00906E50">
          <w:rPr>
            <w:rFonts w:ascii="Calibri" w:eastAsia="宋体" w:hAnsi="Calibri" w:cs="Calibri" w:hint="eastAsia"/>
            <w:color w:val="000000"/>
            <w:kern w:val="0"/>
            <w:sz w:val="24"/>
            <w14:ligatures w14:val="none"/>
          </w:rPr>
          <w:t>we</w:t>
        </w:r>
      </w:ins>
      <w:r w:rsidR="00AA35E6">
        <w:rPr>
          <w:rFonts w:ascii="Calibri" w:eastAsia="宋体" w:hAnsi="Calibri" w:cs="Calibri"/>
          <w:color w:val="000000"/>
          <w:kern w:val="0"/>
          <w:sz w:val="24"/>
          <w14:ligatures w14:val="none"/>
        </w:rPr>
        <w:t xml:space="preserve"> develop</w:t>
      </w:r>
      <w:ins w:id="153" w:author="Supeng Zhang" w:date="2025-12-03T12:11:00Z" w16du:dateUtc="2025-12-03T04:11:00Z">
        <w:r w:rsidR="00906E50">
          <w:rPr>
            <w:rFonts w:ascii="Calibri" w:eastAsia="宋体" w:hAnsi="Calibri" w:cs="Calibri" w:hint="eastAsia"/>
            <w:color w:val="000000"/>
            <w:kern w:val="0"/>
            <w:sz w:val="24"/>
            <w14:ligatures w14:val="none"/>
          </w:rPr>
          <w:t>ed</w:t>
        </w:r>
      </w:ins>
      <w:del w:id="154" w:author="Supeng Zhang" w:date="2025-12-03T12:11:00Z" w16du:dateUtc="2025-12-03T04:11:00Z">
        <w:r w:rsidR="00AA35E6" w:rsidDel="00906E50">
          <w:rPr>
            <w:rFonts w:ascii="Calibri" w:eastAsia="宋体" w:hAnsi="Calibri" w:cs="Calibri"/>
            <w:color w:val="000000"/>
            <w:kern w:val="0"/>
            <w:sz w:val="24"/>
            <w14:ligatures w14:val="none"/>
          </w:rPr>
          <w:delText>ing</w:delText>
        </w:r>
      </w:del>
      <w:r w:rsidR="00AA35E6">
        <w:rPr>
          <w:rFonts w:ascii="Calibri" w:eastAsia="宋体" w:hAnsi="Calibri" w:cs="Calibri"/>
          <w:color w:val="000000"/>
          <w:kern w:val="0"/>
          <w:sz w:val="24"/>
          <w14:ligatures w14:val="none"/>
        </w:rPr>
        <w:t xml:space="preserve"> a</w:t>
      </w:r>
      <w:r w:rsidR="00AA35E6" w:rsidRPr="005E7115">
        <w:rPr>
          <w:rFonts w:ascii="Calibri" w:eastAsia="宋体" w:hAnsi="Calibri" w:cs="Calibri"/>
          <w:color w:val="000000"/>
          <w:kern w:val="0"/>
          <w:sz w:val="24"/>
          <w14:ligatures w14:val="none"/>
        </w:rPr>
        <w:t xml:space="preserve"> </w:t>
      </w:r>
      <w:r w:rsidR="00C47185">
        <w:rPr>
          <w:rFonts w:ascii="Calibri" w:eastAsia="宋体" w:hAnsi="Calibri" w:cs="Calibri" w:hint="eastAsia"/>
          <w:color w:val="000000"/>
          <w:kern w:val="0"/>
          <w:sz w:val="24"/>
          <w14:ligatures w14:val="none"/>
        </w:rPr>
        <w:t xml:space="preserve">quantitative </w:t>
      </w:r>
      <w:r w:rsidR="00AA35E6" w:rsidRPr="005E7115">
        <w:rPr>
          <w:rFonts w:ascii="Calibri" w:eastAsia="宋体" w:hAnsi="Calibri" w:cs="Calibri"/>
          <w:color w:val="000000"/>
          <w:kern w:val="0"/>
          <w:sz w:val="24"/>
          <w14:ligatures w14:val="none"/>
        </w:rPr>
        <w:t>framework</w:t>
      </w:r>
      <w:r w:rsidR="00AA35E6">
        <w:rPr>
          <w:rFonts w:ascii="Calibri" w:eastAsia="宋体" w:hAnsi="Calibri" w:cs="Calibri" w:hint="eastAsia"/>
          <w:color w:val="000000"/>
          <w:kern w:val="0"/>
          <w:sz w:val="24"/>
          <w14:ligatures w14:val="none"/>
        </w:rPr>
        <w:t xml:space="preserve"> </w:t>
      </w:r>
      <w:r w:rsidR="00AA35E6">
        <w:rPr>
          <w:rFonts w:ascii="Calibri" w:eastAsia="宋体" w:hAnsi="Calibri" w:cs="Calibri"/>
          <w:color w:val="000000"/>
          <w:kern w:val="0"/>
          <w:sz w:val="24"/>
          <w14:ligatures w14:val="none"/>
        </w:rPr>
        <w:t xml:space="preserve">using </w:t>
      </w:r>
      <w:r w:rsidR="005E7115" w:rsidRPr="005E7115">
        <w:rPr>
          <w:rFonts w:ascii="Calibri" w:eastAsia="宋体" w:hAnsi="Calibri" w:cs="Calibri"/>
          <w:color w:val="000000"/>
          <w:kern w:val="0"/>
          <w:sz w:val="24"/>
          <w14:ligatures w14:val="none"/>
        </w:rPr>
        <w:t xml:space="preserve">full-profile wind observations (10 m, 30 m, 50 m, 70 m) together with power production </w:t>
      </w:r>
      <w:r>
        <w:rPr>
          <w:rFonts w:ascii="Calibri" w:eastAsia="宋体" w:hAnsi="Calibri" w:cs="Calibri" w:hint="eastAsia"/>
          <w:color w:val="000000"/>
          <w:kern w:val="0"/>
          <w:sz w:val="24"/>
          <w14:ligatures w14:val="none"/>
        </w:rPr>
        <w:t>at</w:t>
      </w:r>
      <w:r w:rsidR="005E7115" w:rsidRPr="005E7115">
        <w:rPr>
          <w:rFonts w:ascii="Calibri" w:eastAsia="宋体" w:hAnsi="Calibri" w:cs="Calibri"/>
          <w:color w:val="000000"/>
          <w:kern w:val="0"/>
          <w:sz w:val="24"/>
          <w14:ligatures w14:val="none"/>
        </w:rPr>
        <w:t xml:space="preserve"> a representative </w:t>
      </w:r>
      <w:r>
        <w:rPr>
          <w:rFonts w:ascii="Calibri" w:eastAsia="宋体" w:hAnsi="Calibri" w:cs="Calibri" w:hint="eastAsia"/>
          <w:color w:val="000000"/>
          <w:kern w:val="0"/>
          <w:sz w:val="24"/>
          <w14:ligatures w14:val="none"/>
        </w:rPr>
        <w:t>wind farm</w:t>
      </w:r>
      <w:r w:rsidR="005E7115" w:rsidRPr="005E7115">
        <w:rPr>
          <w:rFonts w:ascii="Calibri" w:eastAsia="宋体" w:hAnsi="Calibri" w:cs="Calibri"/>
          <w:color w:val="000000"/>
          <w:kern w:val="0"/>
          <w:sz w:val="24"/>
          <w14:ligatures w14:val="none"/>
        </w:rPr>
        <w:t>.</w:t>
      </w:r>
      <w:r w:rsidR="00671094" w:rsidRPr="00671094">
        <w:rPr>
          <w:rFonts w:ascii="Calibri" w:eastAsia="宋体" w:hAnsi="Calibri" w:cs="Calibri"/>
          <w:color w:val="000000"/>
          <w:kern w:val="0"/>
          <w:sz w:val="24"/>
          <w14:ligatures w14:val="none"/>
        </w:rPr>
        <w:t xml:space="preserve"> </w:t>
      </w:r>
      <w:commentRangeStart w:id="155"/>
      <w:del w:id="156" w:author="Supeng Zhang" w:date="2025-12-03T11:52:00Z" w16du:dateUtc="2025-12-03T03:52:00Z">
        <w:r w:rsidR="00C47185" w:rsidDel="005B2CBC">
          <w:rPr>
            <w:rFonts w:ascii="Calibri" w:eastAsia="宋体" w:hAnsi="Calibri" w:cs="Calibri" w:hint="eastAsia"/>
            <w:color w:val="000000"/>
            <w:kern w:val="0"/>
            <w:sz w:val="24"/>
            <w14:ligatures w14:val="none"/>
          </w:rPr>
          <w:delText>The framework includes three components</w:delText>
        </w:r>
        <w:r w:rsidR="00EF37DF" w:rsidDel="005B2CBC">
          <w:rPr>
            <w:rFonts w:ascii="Calibri" w:eastAsia="宋体" w:hAnsi="Calibri" w:cs="Calibri" w:hint="eastAsia"/>
            <w:color w:val="000000"/>
            <w:kern w:val="0"/>
            <w:sz w:val="24"/>
            <w14:ligatures w14:val="none"/>
          </w:rPr>
          <w:delText xml:space="preserve">: </w:delText>
        </w:r>
        <w:r w:rsidR="00671094" w:rsidRPr="00671094" w:rsidDel="005B2CBC">
          <w:rPr>
            <w:rFonts w:ascii="Calibri" w:eastAsia="宋体" w:hAnsi="Calibri" w:cs="Calibri"/>
            <w:color w:val="000000"/>
            <w:kern w:val="0"/>
            <w:sz w:val="24"/>
            <w14:ligatures w14:val="none"/>
          </w:rPr>
          <w:delText xml:space="preserve">First, ensemble empirical mode decomposition (EEMD) and empirical orthogonal function (EOF) analysis </w:delText>
        </w:r>
        <w:r w:rsidR="00AA35E6" w:rsidDel="005B2CBC">
          <w:rPr>
            <w:rFonts w:ascii="Calibri" w:eastAsia="宋体" w:hAnsi="Calibri" w:cs="Calibri"/>
            <w:color w:val="000000"/>
            <w:kern w:val="0"/>
            <w:sz w:val="24"/>
            <w14:ligatures w14:val="none"/>
          </w:rPr>
          <w:delText>were</w:delText>
        </w:r>
        <w:r w:rsidR="00671094" w:rsidRPr="00671094" w:rsidDel="005B2CBC">
          <w:rPr>
            <w:rFonts w:ascii="Calibri" w:eastAsia="宋体" w:hAnsi="Calibri" w:cs="Calibri"/>
            <w:color w:val="000000"/>
            <w:kern w:val="0"/>
            <w:sz w:val="24"/>
            <w14:ligatures w14:val="none"/>
          </w:rPr>
          <w:delText xml:space="preserve"> applied to quantify the dominant atmospheric timescales governing farm power and their physical mechanisms. Second, </w:delText>
        </w:r>
        <w:r w:rsidR="00E02581" w:rsidDel="005B2CBC">
          <w:rPr>
            <w:rFonts w:ascii="Calibri" w:eastAsia="宋体" w:hAnsi="Calibri" w:cs="Calibri"/>
            <w:color w:val="000000"/>
            <w:kern w:val="0"/>
            <w:sz w:val="24"/>
            <w14:ligatures w14:val="none"/>
          </w:rPr>
          <w:delText>free-stream</w:delText>
        </w:r>
        <w:r w:rsidR="00671094" w:rsidRPr="00671094" w:rsidDel="005B2CBC">
          <w:rPr>
            <w:rFonts w:ascii="Calibri" w:eastAsia="宋体" w:hAnsi="Calibri" w:cs="Calibri"/>
            <w:color w:val="000000"/>
            <w:kern w:val="0"/>
            <w:sz w:val="24"/>
            <w14:ligatures w14:val="none"/>
          </w:rPr>
          <w:delText xml:space="preserve"> and </w:delText>
        </w:r>
        <w:r w:rsidR="00F30B53" w:rsidRPr="00CC3718" w:rsidDel="005B2CBC">
          <w:rPr>
            <w:rFonts w:ascii="Calibri" w:eastAsia="宋体" w:hAnsi="Calibri" w:cs="Calibri"/>
            <w:color w:val="000000"/>
            <w:kern w:val="0"/>
            <w:sz w:val="24"/>
            <w14:ligatures w14:val="none"/>
          </w:rPr>
          <w:delText>wake-flow</w:delText>
        </w:r>
        <w:r w:rsidR="00F30B53" w:rsidDel="005B2CBC">
          <w:rPr>
            <w:rFonts w:ascii="Calibri" w:eastAsia="宋体" w:hAnsi="Calibri" w:cs="Calibri" w:hint="eastAsia"/>
            <w:color w:val="000000"/>
            <w:kern w:val="0"/>
            <w:sz w:val="24"/>
            <w14:ligatures w14:val="none"/>
          </w:rPr>
          <w:delText xml:space="preserve"> </w:delText>
        </w:r>
        <w:r w:rsidR="00671094" w:rsidRPr="00671094" w:rsidDel="005B2CBC">
          <w:rPr>
            <w:rFonts w:ascii="Calibri" w:eastAsia="宋体" w:hAnsi="Calibri" w:cs="Calibri"/>
            <w:color w:val="000000"/>
            <w:kern w:val="0"/>
            <w:sz w:val="24"/>
            <w14:ligatures w14:val="none"/>
          </w:rPr>
          <w:delText xml:space="preserve">conditions </w:delText>
        </w:r>
        <w:r w:rsidR="006E7CE8" w:rsidDel="005B2CBC">
          <w:rPr>
            <w:rFonts w:ascii="Calibri" w:eastAsia="宋体" w:hAnsi="Calibri" w:cs="Calibri" w:hint="eastAsia"/>
            <w:color w:val="000000"/>
            <w:kern w:val="0"/>
            <w:sz w:val="24"/>
            <w14:ligatures w14:val="none"/>
          </w:rPr>
          <w:delText>were</w:delText>
        </w:r>
        <w:r w:rsidR="00671094" w:rsidRPr="00671094" w:rsidDel="005B2CBC">
          <w:rPr>
            <w:rFonts w:ascii="Calibri" w:eastAsia="宋体" w:hAnsi="Calibri" w:cs="Calibri"/>
            <w:color w:val="000000"/>
            <w:kern w:val="0"/>
            <w:sz w:val="24"/>
            <w14:ligatures w14:val="none"/>
          </w:rPr>
          <w:delText xml:space="preserve"> classified using wind direction</w:delText>
        </w:r>
        <w:r w:rsidR="006E7CE8" w:rsidDel="005B2CBC">
          <w:rPr>
            <w:rFonts w:ascii="Calibri" w:eastAsia="宋体" w:hAnsi="Calibri" w:cs="Calibri" w:hint="eastAsia"/>
            <w:color w:val="000000"/>
            <w:kern w:val="0"/>
            <w:sz w:val="24"/>
            <w14:ligatures w14:val="none"/>
          </w:rPr>
          <w:delText xml:space="preserve"> for?</w:delText>
        </w:r>
        <w:r w:rsidR="00671094" w:rsidRPr="00671094" w:rsidDel="005B2CBC">
          <w:rPr>
            <w:rFonts w:ascii="Calibri" w:eastAsia="宋体" w:hAnsi="Calibri" w:cs="Calibri"/>
            <w:color w:val="000000"/>
            <w:kern w:val="0"/>
            <w:sz w:val="24"/>
            <w14:ligatures w14:val="none"/>
          </w:rPr>
          <w:delText xml:space="preserve">, and SHAP analysis </w:delText>
        </w:r>
        <w:r w:rsidR="00AA35E6" w:rsidDel="005B2CBC">
          <w:rPr>
            <w:rFonts w:ascii="Calibri" w:eastAsia="宋体" w:hAnsi="Calibri" w:cs="Calibri"/>
            <w:color w:val="000000"/>
            <w:kern w:val="0"/>
            <w:sz w:val="24"/>
            <w14:ligatures w14:val="none"/>
          </w:rPr>
          <w:delText>was</w:delText>
        </w:r>
        <w:r w:rsidR="00671094" w:rsidRPr="00671094" w:rsidDel="005B2CBC">
          <w:rPr>
            <w:rFonts w:ascii="Calibri" w:eastAsia="宋体" w:hAnsi="Calibri" w:cs="Calibri"/>
            <w:color w:val="000000"/>
            <w:kern w:val="0"/>
            <w:sz w:val="24"/>
            <w14:ligatures w14:val="none"/>
          </w:rPr>
          <w:delText xml:space="preserve"> used to identify differentiated</w:delText>
        </w:r>
        <w:r w:rsidR="00D64AEB" w:rsidDel="005B2CBC">
          <w:rPr>
            <w:rFonts w:ascii="Calibri" w:eastAsia="宋体" w:hAnsi="Calibri" w:cs="Calibri" w:hint="eastAsia"/>
            <w:color w:val="000000"/>
            <w:kern w:val="0"/>
            <w:sz w:val="24"/>
            <w14:ligatures w14:val="none"/>
          </w:rPr>
          <w:delText xml:space="preserve"> </w:delText>
        </w:r>
        <w:r w:rsidR="00D64AEB" w:rsidDel="005B2CBC">
          <w:rPr>
            <w:rFonts w:ascii="Calibri" w:eastAsia="宋体" w:hAnsi="Calibri" w:cs="Calibri"/>
            <w:color w:val="000000"/>
            <w:kern w:val="0"/>
            <w:sz w:val="24"/>
            <w14:ligatures w14:val="none"/>
          </w:rPr>
          <w:delText xml:space="preserve">input </w:delText>
        </w:r>
        <w:r w:rsidR="00671094" w:rsidRPr="00671094" w:rsidDel="005B2CBC">
          <w:rPr>
            <w:rFonts w:ascii="Calibri" w:eastAsia="宋体" w:hAnsi="Calibri" w:cs="Calibri" w:hint="eastAsia"/>
            <w:color w:val="000000"/>
            <w:kern w:val="0"/>
            <w:sz w:val="24"/>
            <w14:ligatures w14:val="none"/>
          </w:rPr>
          <w:delText>c</w:delText>
        </w:r>
        <w:r w:rsidR="00671094" w:rsidRPr="00671094" w:rsidDel="005B2CBC">
          <w:rPr>
            <w:rFonts w:ascii="Calibri" w:eastAsia="宋体" w:hAnsi="Calibri" w:cs="Calibri"/>
            <w:color w:val="000000"/>
            <w:kern w:val="0"/>
            <w:sz w:val="24"/>
            <w14:ligatures w14:val="none"/>
          </w:rPr>
          <w:delText xml:space="preserve">haracteristics for each regime. Third, the physically informed </w:delText>
        </w:r>
        <w:r w:rsidR="00D64AEB" w:rsidDel="005B2CBC">
          <w:rPr>
            <w:rFonts w:ascii="Calibri" w:eastAsia="宋体" w:hAnsi="Calibri" w:cs="Calibri"/>
            <w:color w:val="000000"/>
            <w:kern w:val="0"/>
            <w:sz w:val="24"/>
            <w14:ligatures w14:val="none"/>
          </w:rPr>
          <w:delText>inputs</w:delText>
        </w:r>
        <w:r w:rsidR="00671094" w:rsidRPr="00671094" w:rsidDel="005B2CBC">
          <w:rPr>
            <w:rFonts w:ascii="Calibri" w:eastAsia="宋体" w:hAnsi="Calibri" w:cs="Calibri"/>
            <w:color w:val="000000"/>
            <w:kern w:val="0"/>
            <w:sz w:val="24"/>
            <w14:ligatures w14:val="none"/>
          </w:rPr>
          <w:delText xml:space="preserve"> from observations </w:delText>
        </w:r>
        <w:r w:rsidR="00AA7D73" w:rsidDel="005B2CBC">
          <w:rPr>
            <w:rFonts w:ascii="Calibri" w:eastAsia="宋体" w:hAnsi="Calibri" w:cs="Calibri" w:hint="eastAsia"/>
            <w:color w:val="000000"/>
            <w:kern w:val="0"/>
            <w:sz w:val="24"/>
            <w14:ligatures w14:val="none"/>
          </w:rPr>
          <w:delText>were</w:delText>
        </w:r>
        <w:r w:rsidR="00671094" w:rsidRPr="00671094" w:rsidDel="005B2CBC">
          <w:rPr>
            <w:rFonts w:ascii="Calibri" w:eastAsia="宋体" w:hAnsi="Calibri" w:cs="Calibri"/>
            <w:color w:val="000000"/>
            <w:kern w:val="0"/>
            <w:sz w:val="24"/>
            <w14:ligatures w14:val="none"/>
          </w:rPr>
          <w:delText xml:space="preserve"> integrated with retrospective NWP forecasts (EC-WRF and GFS-WRF) to </w:delText>
        </w:r>
        <w:r w:rsidR="005F1D4B" w:rsidDel="005B2CBC">
          <w:rPr>
            <w:rFonts w:ascii="Calibri" w:eastAsia="宋体" w:hAnsi="Calibri" w:cs="Calibri" w:hint="eastAsia"/>
            <w:color w:val="000000"/>
            <w:kern w:val="0"/>
            <w:sz w:val="24"/>
            <w14:ligatures w14:val="none"/>
          </w:rPr>
          <w:delText>perform</w:delText>
        </w:r>
        <w:r w:rsidR="00671094" w:rsidRPr="00671094" w:rsidDel="005B2CBC">
          <w:rPr>
            <w:rFonts w:ascii="Calibri" w:eastAsia="宋体" w:hAnsi="Calibri" w:cs="Calibri"/>
            <w:color w:val="000000"/>
            <w:kern w:val="0"/>
            <w:sz w:val="24"/>
            <w14:ligatures w14:val="none"/>
          </w:rPr>
          <w:delText xml:space="preserve"> day-ahead power forecasting using LightGBM models tailored to inflow characteristics. </w:delText>
        </w:r>
      </w:del>
      <w:commentRangeEnd w:id="155"/>
      <w:r w:rsidR="005B2CBC">
        <w:rPr>
          <w:rStyle w:val="af6"/>
        </w:rPr>
        <w:commentReference w:id="155"/>
      </w:r>
      <w:r w:rsidR="00D54A86">
        <w:rPr>
          <w:rFonts w:ascii="Calibri" w:eastAsia="宋体" w:hAnsi="Calibri" w:cs="Calibri" w:hint="eastAsia"/>
          <w:color w:val="000000"/>
          <w:kern w:val="0"/>
          <w:sz w:val="24"/>
          <w14:ligatures w14:val="none"/>
        </w:rPr>
        <w:t>Our</w:t>
      </w:r>
      <w:r w:rsidR="00D54A86" w:rsidRPr="00494AA6">
        <w:rPr>
          <w:rFonts w:ascii="Calibri" w:eastAsia="宋体" w:hAnsi="Calibri" w:cs="Calibri"/>
          <w:color w:val="000000"/>
          <w:kern w:val="0"/>
          <w:sz w:val="24"/>
          <w14:ligatures w14:val="none"/>
        </w:rPr>
        <w:t xml:space="preserve"> </w:t>
      </w:r>
      <w:r w:rsidR="00494AA6" w:rsidRPr="00494AA6">
        <w:rPr>
          <w:rFonts w:ascii="Calibri" w:eastAsia="宋体" w:hAnsi="Calibri" w:cs="Calibri"/>
          <w:color w:val="000000"/>
          <w:kern w:val="0"/>
          <w:sz w:val="24"/>
          <w14:ligatures w14:val="none"/>
        </w:rPr>
        <w:t>study shows that both multi-height wind profiles and flow-regime characteristics significantly affect day-ahead power forecasting accuracy</w:t>
      </w:r>
      <w:r w:rsidR="005E1018">
        <w:rPr>
          <w:rFonts w:ascii="Calibri" w:eastAsia="宋体" w:hAnsi="Calibri" w:cs="Calibri" w:hint="eastAsia"/>
          <w:color w:val="000000"/>
          <w:kern w:val="0"/>
          <w:sz w:val="24"/>
          <w14:ligatures w14:val="none"/>
        </w:rPr>
        <w:t>, which</w:t>
      </w:r>
      <w:r w:rsidR="00AA35E6">
        <w:rPr>
          <w:rFonts w:ascii="Calibri" w:eastAsia="宋体" w:hAnsi="Calibri" w:cs="Calibri"/>
          <w:color w:val="000000"/>
          <w:kern w:val="0"/>
          <w:sz w:val="24"/>
          <w14:ligatures w14:val="none"/>
        </w:rPr>
        <w:t xml:space="preserve"> </w:t>
      </w:r>
      <w:ins w:id="157" w:author="Supeng Zhang" w:date="2025-12-02T23:37:00Z" w16du:dateUtc="2025-12-02T15:37:00Z">
        <w:r w:rsidR="009E16F1">
          <w:rPr>
            <w:rFonts w:ascii="Calibri" w:eastAsia="宋体" w:hAnsi="Calibri" w:cs="Calibri" w:hint="eastAsia"/>
            <w:color w:val="000000"/>
            <w:kern w:val="0"/>
            <w:sz w:val="24"/>
            <w14:ligatures w14:val="none"/>
          </w:rPr>
          <w:t xml:space="preserve">could </w:t>
        </w:r>
      </w:ins>
      <w:r w:rsidR="00494AA6" w:rsidRPr="00494AA6">
        <w:rPr>
          <w:rFonts w:ascii="Calibri" w:eastAsia="宋体" w:hAnsi="Calibri" w:cs="Calibri"/>
          <w:color w:val="000000"/>
          <w:kern w:val="0"/>
          <w:sz w:val="24"/>
          <w14:ligatures w14:val="none"/>
        </w:rPr>
        <w:t>provide</w:t>
      </w:r>
      <w:del w:id="158" w:author="Supeng Zhang" w:date="2025-12-02T23:37:00Z" w16du:dateUtc="2025-12-02T15:37:00Z">
        <w:r w:rsidR="00AA35E6" w:rsidDel="009E16F1">
          <w:rPr>
            <w:rFonts w:ascii="Calibri" w:eastAsia="宋体" w:hAnsi="Calibri" w:cs="Calibri"/>
            <w:color w:val="000000"/>
            <w:kern w:val="0"/>
            <w:sz w:val="24"/>
            <w14:ligatures w14:val="none"/>
          </w:rPr>
          <w:delText>s</w:delText>
        </w:r>
      </w:del>
      <w:r w:rsidR="00494AA6" w:rsidRPr="00494AA6">
        <w:rPr>
          <w:rFonts w:ascii="Calibri" w:eastAsia="宋体" w:hAnsi="Calibri" w:cs="Calibri"/>
          <w:color w:val="000000"/>
          <w:kern w:val="0"/>
          <w:sz w:val="24"/>
          <w14:ligatures w14:val="none"/>
        </w:rPr>
        <w:t xml:space="preserve"> </w:t>
      </w:r>
      <w:r w:rsidR="00F64CBE">
        <w:rPr>
          <w:rFonts w:ascii="Calibri" w:eastAsia="宋体" w:hAnsi="Calibri" w:cs="Calibri" w:hint="eastAsia"/>
          <w:color w:val="000000"/>
          <w:kern w:val="0"/>
          <w:sz w:val="24"/>
          <w14:ligatures w14:val="none"/>
        </w:rPr>
        <w:t>practical</w:t>
      </w:r>
      <w:r w:rsidR="00494AA6" w:rsidRPr="00494AA6">
        <w:rPr>
          <w:rFonts w:ascii="Calibri" w:eastAsia="宋体" w:hAnsi="Calibri" w:cs="Calibri"/>
          <w:color w:val="000000"/>
          <w:kern w:val="0"/>
          <w:sz w:val="24"/>
          <w14:ligatures w14:val="none"/>
        </w:rPr>
        <w:t xml:space="preserve"> guidance for improving </w:t>
      </w:r>
      <w:commentRangeStart w:id="159"/>
      <w:r w:rsidR="00494AA6" w:rsidRPr="00494AA6">
        <w:rPr>
          <w:rFonts w:ascii="Calibri" w:eastAsia="宋体" w:hAnsi="Calibri" w:cs="Calibri"/>
          <w:color w:val="000000"/>
          <w:kern w:val="0"/>
          <w:sz w:val="24"/>
          <w14:ligatures w14:val="none"/>
        </w:rPr>
        <w:t>NWP</w:t>
      </w:r>
      <w:commentRangeEnd w:id="159"/>
      <w:r w:rsidR="007D1A7B">
        <w:rPr>
          <w:rStyle w:val="af6"/>
        </w:rPr>
        <w:commentReference w:id="159"/>
      </w:r>
      <w:r w:rsidR="00494AA6" w:rsidRPr="00494AA6">
        <w:rPr>
          <w:rFonts w:ascii="Calibri" w:eastAsia="宋体" w:hAnsi="Calibri" w:cs="Calibri"/>
          <w:color w:val="000000"/>
          <w:kern w:val="0"/>
          <w:sz w:val="24"/>
          <w14:ligatures w14:val="none"/>
        </w:rPr>
        <w:t>-driven day-ahead forecasting.</w:t>
      </w:r>
    </w:p>
    <w:bookmarkEnd w:id="0"/>
    <w:p w14:paraId="0B33D39A" w14:textId="77777777" w:rsidR="00960A35" w:rsidRPr="00960A35" w:rsidRDefault="00EC1864" w:rsidP="00960A35">
      <w:pPr>
        <w:pStyle w:val="af4"/>
        <w:rPr>
          <w:rFonts w:ascii="Calibri" w:hAnsi="Calibri" w:cs="Calibri"/>
          <w:color w:val="000000"/>
          <w:sz w:val="24"/>
        </w:rPr>
      </w:pPr>
      <w:r>
        <w:rPr>
          <w:rFonts w:ascii="Calibri" w:eastAsia="宋体" w:hAnsi="Calibri" w:cs="Calibri"/>
          <w:color w:val="000000"/>
          <w14:ligatures w14:val="none"/>
        </w:rPr>
        <w:fldChar w:fldCharType="begin"/>
      </w:r>
      <w:r w:rsidR="00960A35">
        <w:rPr>
          <w:rFonts w:ascii="Calibri" w:eastAsia="宋体" w:hAnsi="Calibri" w:cs="Calibri"/>
          <w:color w:val="000000"/>
          <w14:ligatures w14:val="none"/>
        </w:rPr>
        <w:instrText xml:space="preserve"> ADDIN ZOTERO_BIBL {"uncited":[],"omitted":[],"custom":[]} CSL_BIBLIOGRAPHY </w:instrText>
      </w:r>
      <w:r>
        <w:rPr>
          <w:rFonts w:ascii="Calibri" w:eastAsia="宋体" w:hAnsi="Calibri" w:cs="Calibri"/>
          <w:color w:val="000000"/>
          <w14:ligatures w14:val="none"/>
        </w:rPr>
        <w:fldChar w:fldCharType="separate"/>
      </w:r>
      <w:r w:rsidR="00960A35" w:rsidRPr="00960A35">
        <w:rPr>
          <w:rFonts w:ascii="Calibri" w:hAnsi="Calibri" w:cs="Calibri"/>
          <w:color w:val="000000"/>
          <w:sz w:val="24"/>
        </w:rPr>
        <w:t xml:space="preserve">Barthelmie, R. J., Frandsen, S. T., Nielsen, M. N., Pryor, S. C., Rethore, P. ‐E., &amp; Jørgensen, H. E. (2007). Modelling and measurements of power losses and turbulence intensity in wind turbine wakes at Middelgrunden offshore wind farm. </w:t>
      </w:r>
      <w:r w:rsidR="00960A35" w:rsidRPr="00960A35">
        <w:rPr>
          <w:rFonts w:ascii="Calibri" w:hAnsi="Calibri" w:cs="Calibri"/>
          <w:i/>
          <w:iCs/>
          <w:color w:val="000000"/>
          <w:sz w:val="24"/>
        </w:rPr>
        <w:t>Wind Energy</w:t>
      </w:r>
      <w:r w:rsidR="00960A35" w:rsidRPr="00960A35">
        <w:rPr>
          <w:rFonts w:ascii="Calibri" w:hAnsi="Calibri" w:cs="Calibri"/>
          <w:color w:val="000000"/>
          <w:sz w:val="24"/>
        </w:rPr>
        <w:t xml:space="preserve">, </w:t>
      </w:r>
      <w:r w:rsidR="00960A35" w:rsidRPr="00960A35">
        <w:rPr>
          <w:rFonts w:ascii="Calibri" w:hAnsi="Calibri" w:cs="Calibri"/>
          <w:i/>
          <w:iCs/>
          <w:color w:val="000000"/>
          <w:sz w:val="24"/>
        </w:rPr>
        <w:t>10</w:t>
      </w:r>
      <w:r w:rsidR="00960A35" w:rsidRPr="00960A35">
        <w:rPr>
          <w:rFonts w:ascii="Calibri" w:hAnsi="Calibri" w:cs="Calibri"/>
          <w:color w:val="000000"/>
          <w:sz w:val="24"/>
        </w:rPr>
        <w:t>(6), 517–528. https://doi.org/10.1002/we.238</w:t>
      </w:r>
    </w:p>
    <w:p w14:paraId="5E496B1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lastRenderedPageBreak/>
        <w:t xml:space="preserve">Buhan, S., Ozkazanc, Y., &amp; Cadirci, I. (2016). Wind Pattern Recognition and Reference Wind Mast Data Correlations With NWP for Improved Wind-Electric Power Forecasts. </w:t>
      </w:r>
      <w:r w:rsidRPr="00960A35">
        <w:rPr>
          <w:rFonts w:ascii="Calibri" w:hAnsi="Calibri" w:cs="Calibri"/>
          <w:i/>
          <w:iCs/>
          <w:color w:val="000000"/>
          <w:sz w:val="24"/>
        </w:rPr>
        <w:t>IEEE Transactions on Industrial Informatics</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(3), 991–1004. https://doi.org/10.1109/TII.2016.2543004</w:t>
      </w:r>
    </w:p>
    <w:p w14:paraId="419F7C99"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 Y., A. Salazar, A., Peng, S., Zheng, J., Chen, Y., &amp; Yuan, L. (2022). A multi-scale model for day-ahead wind speed forecasting: A case study of the Houhoku wind farm, Japan.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52</w:t>
      </w:r>
      <w:r w:rsidRPr="00960A35">
        <w:rPr>
          <w:rFonts w:ascii="Calibri" w:hAnsi="Calibri" w:cs="Calibri"/>
          <w:color w:val="000000"/>
          <w:sz w:val="24"/>
        </w:rPr>
        <w:t>, 101995. https://doi.org/10.1016/j.seta.2022.101995</w:t>
      </w:r>
    </w:p>
    <w:p w14:paraId="1E7BC87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Chen, Y., &amp; Xu, J. (2022). Solar and wind power data from the Chinese State Grid Renewable Energy Generation Forecasting Competition. </w:t>
      </w:r>
      <w:r w:rsidRPr="00960A35">
        <w:rPr>
          <w:rFonts w:ascii="Calibri" w:hAnsi="Calibri" w:cs="Calibri"/>
          <w:i/>
          <w:iCs/>
          <w:color w:val="000000"/>
          <w:sz w:val="24"/>
        </w:rPr>
        <w:t>Scientific Data</w:t>
      </w:r>
      <w:r w:rsidRPr="00960A35">
        <w:rPr>
          <w:rFonts w:ascii="Calibri" w:hAnsi="Calibri" w:cs="Calibri"/>
          <w:color w:val="000000"/>
          <w:sz w:val="24"/>
        </w:rPr>
        <w:t xml:space="preserve">, </w:t>
      </w:r>
      <w:r w:rsidRPr="00960A35">
        <w:rPr>
          <w:rFonts w:ascii="Calibri" w:hAnsi="Calibri" w:cs="Calibri"/>
          <w:i/>
          <w:iCs/>
          <w:color w:val="000000"/>
          <w:sz w:val="24"/>
        </w:rPr>
        <w:t>9</w:t>
      </w:r>
      <w:r w:rsidRPr="00960A35">
        <w:rPr>
          <w:rFonts w:ascii="Calibri" w:hAnsi="Calibri" w:cs="Calibri"/>
          <w:color w:val="000000"/>
          <w:sz w:val="24"/>
        </w:rPr>
        <w:t>(1), 577. https://doi.org/10.1038/s41597-022-01696-6</w:t>
      </w:r>
    </w:p>
    <w:p w14:paraId="0DC6FACB"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Clifton, A., Kilcher, L., Lundquist, J. K., &amp; Fleming, P. (2013). Using machine learning to predict wind turbine power output.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8</w:t>
      </w:r>
      <w:r w:rsidRPr="00960A35">
        <w:rPr>
          <w:rFonts w:ascii="Calibri" w:hAnsi="Calibri" w:cs="Calibri"/>
          <w:color w:val="000000"/>
          <w:sz w:val="24"/>
        </w:rPr>
        <w:t>(2), 024009. https://doi.org/10.1088/1748-9326/8/2/024009</w:t>
      </w:r>
    </w:p>
    <w:p w14:paraId="258FE4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Cutler, N. J., Outhred, H. R., &amp; MacGill, I. F. (2012). Using nacelle‐based wind speed observations to improve power curve modeling for wind power forecasting.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(2), 245–258. https://doi.org/10.1002/we.465</w:t>
      </w:r>
    </w:p>
    <w:p w14:paraId="1C42FF1C"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Feroz, R. M. A., Javed, A., Syed, A. H., Kazmi, S. A. A., &amp; Uddin, E. (2020). Wind speed and power forecasting of a utility-scale wind farm with inter-farm wake interference and seasonal variation. </w:t>
      </w:r>
      <w:r w:rsidRPr="00960A35">
        <w:rPr>
          <w:rFonts w:ascii="Calibri" w:hAnsi="Calibri" w:cs="Calibri"/>
          <w:i/>
          <w:iCs/>
          <w:color w:val="000000"/>
          <w:sz w:val="24"/>
        </w:rPr>
        <w:t>Sustainable Energy Technologies and Assessments</w:t>
      </w:r>
      <w:r w:rsidRPr="00960A35">
        <w:rPr>
          <w:rFonts w:ascii="Calibri" w:hAnsi="Calibri" w:cs="Calibri"/>
          <w:color w:val="000000"/>
          <w:sz w:val="24"/>
        </w:rPr>
        <w:t xml:space="preserve">, </w:t>
      </w:r>
      <w:r w:rsidRPr="00960A35">
        <w:rPr>
          <w:rFonts w:ascii="Calibri" w:hAnsi="Calibri" w:cs="Calibri"/>
          <w:i/>
          <w:iCs/>
          <w:color w:val="000000"/>
          <w:sz w:val="24"/>
        </w:rPr>
        <w:t>42</w:t>
      </w:r>
      <w:r w:rsidRPr="00960A35">
        <w:rPr>
          <w:rFonts w:ascii="Calibri" w:hAnsi="Calibri" w:cs="Calibri"/>
          <w:color w:val="000000"/>
          <w:sz w:val="24"/>
        </w:rPr>
        <w:t>, 100882. https://doi.org/10.1016/j.seta.2020.100882</w:t>
      </w:r>
    </w:p>
    <w:p w14:paraId="514189FF"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Haq, I. U., Kumar, A., &amp; Rathore, P. S. (2025). Machine learning approaches for wind </w:t>
      </w:r>
      <w:r w:rsidRPr="00960A35">
        <w:rPr>
          <w:rFonts w:ascii="Calibri" w:hAnsi="Calibri" w:cs="Calibri"/>
          <w:color w:val="000000"/>
          <w:sz w:val="24"/>
        </w:rPr>
        <w:lastRenderedPageBreak/>
        <w:t xml:space="preserve">power forecasting: a comprehensive review. </w:t>
      </w:r>
      <w:r w:rsidRPr="00960A35">
        <w:rPr>
          <w:rFonts w:ascii="Calibri" w:hAnsi="Calibri" w:cs="Calibri"/>
          <w:i/>
          <w:iCs/>
          <w:color w:val="000000"/>
          <w:sz w:val="24"/>
        </w:rPr>
        <w:t>Discover Applied Sciences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(10), 1139. https://doi.org/10.1007/s42452-025-07675-x</w:t>
      </w:r>
    </w:p>
    <w:p w14:paraId="5A57D7A6"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Holttinen, H. (2005). Optimal electricity market for wind power. </w:t>
      </w:r>
      <w:r w:rsidRPr="00960A35">
        <w:rPr>
          <w:rFonts w:ascii="Calibri" w:hAnsi="Calibri" w:cs="Calibri"/>
          <w:i/>
          <w:iCs/>
          <w:color w:val="000000"/>
          <w:sz w:val="24"/>
        </w:rPr>
        <w:t>Energy Policy</w:t>
      </w:r>
      <w:r w:rsidRPr="00960A35">
        <w:rPr>
          <w:rFonts w:ascii="Calibri" w:hAnsi="Calibri" w:cs="Calibri"/>
          <w:color w:val="000000"/>
          <w:sz w:val="24"/>
        </w:rPr>
        <w:t xml:space="preserve">, </w:t>
      </w:r>
      <w:r w:rsidRPr="00960A35">
        <w:rPr>
          <w:rFonts w:ascii="Calibri" w:hAnsi="Calibri" w:cs="Calibri"/>
          <w:i/>
          <w:iCs/>
          <w:color w:val="000000"/>
          <w:sz w:val="24"/>
        </w:rPr>
        <w:t>33</w:t>
      </w:r>
      <w:r w:rsidRPr="00960A35">
        <w:rPr>
          <w:rFonts w:ascii="Calibri" w:hAnsi="Calibri" w:cs="Calibri"/>
          <w:color w:val="000000"/>
          <w:sz w:val="24"/>
        </w:rPr>
        <w:t>(16), 2052–2063. https://doi.org/10.1016/j.enpol.2004.04.001</w:t>
      </w:r>
    </w:p>
    <w:p w14:paraId="76F8D7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Kim, D.-Y., &amp; Kim, B.-S. (2023). Contribution of meteorological factors based on explainable artificial intelligence in predicting wind farm power production using machine learning algorithms. </w:t>
      </w:r>
      <w:r w:rsidRPr="00960A35">
        <w:rPr>
          <w:rFonts w:ascii="Calibri" w:hAnsi="Calibri" w:cs="Calibri"/>
          <w:i/>
          <w:iCs/>
          <w:color w:val="000000"/>
          <w:sz w:val="24"/>
        </w:rPr>
        <w:t>Journal of Renewable and Sustainable Energy</w:t>
      </w:r>
      <w:r w:rsidRPr="00960A35">
        <w:rPr>
          <w:rFonts w:ascii="Calibri" w:hAnsi="Calibri" w:cs="Calibri"/>
          <w:color w:val="000000"/>
          <w:sz w:val="24"/>
        </w:rPr>
        <w:t xml:space="preserve">, </w:t>
      </w:r>
      <w:r w:rsidRPr="00960A35">
        <w:rPr>
          <w:rFonts w:ascii="Calibri" w:hAnsi="Calibri" w:cs="Calibri"/>
          <w:i/>
          <w:iCs/>
          <w:color w:val="000000"/>
          <w:sz w:val="24"/>
        </w:rPr>
        <w:t>15</w:t>
      </w:r>
      <w:r w:rsidRPr="00960A35">
        <w:rPr>
          <w:rFonts w:ascii="Calibri" w:hAnsi="Calibri" w:cs="Calibri"/>
          <w:color w:val="000000"/>
          <w:sz w:val="24"/>
        </w:rPr>
        <w:t>(1), 013307. https://doi.org/10.1063/5.0127519</w:t>
      </w:r>
    </w:p>
    <w:p w14:paraId="43663A7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Liu, H., &amp; Zhang, Z. (2024). Development and trending of deep learning methods for wind power predictions. </w:t>
      </w:r>
      <w:r w:rsidRPr="00960A35">
        <w:rPr>
          <w:rFonts w:ascii="Calibri" w:hAnsi="Calibri" w:cs="Calibri"/>
          <w:i/>
          <w:iCs/>
          <w:color w:val="000000"/>
          <w:sz w:val="24"/>
        </w:rPr>
        <w:t>Artificial Intelligence Review</w:t>
      </w:r>
      <w:r w:rsidRPr="00960A35">
        <w:rPr>
          <w:rFonts w:ascii="Calibri" w:hAnsi="Calibri" w:cs="Calibri"/>
          <w:color w:val="000000"/>
          <w:sz w:val="24"/>
        </w:rPr>
        <w:t xml:space="preserve">, </w:t>
      </w:r>
      <w:r w:rsidRPr="00960A35">
        <w:rPr>
          <w:rFonts w:ascii="Calibri" w:hAnsi="Calibri" w:cs="Calibri"/>
          <w:i/>
          <w:iCs/>
          <w:color w:val="000000"/>
          <w:sz w:val="24"/>
        </w:rPr>
        <w:t>57</w:t>
      </w:r>
      <w:r w:rsidRPr="00960A35">
        <w:rPr>
          <w:rFonts w:ascii="Calibri" w:hAnsi="Calibri" w:cs="Calibri"/>
          <w:color w:val="000000"/>
          <w:sz w:val="24"/>
        </w:rPr>
        <w:t>(5), 112. https://doi.org/10.1007/s10462-024-10728-z</w:t>
      </w:r>
    </w:p>
    <w:p w14:paraId="43DECCD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Mahoney, W. P., Parks, K., Wiener, G., Liu, Y., Myers, W. L., Sun, J., et al. (2012). A Wind Power Forecasting System to Optimize Grid Integration. </w:t>
      </w:r>
      <w:r w:rsidRPr="00960A35">
        <w:rPr>
          <w:rFonts w:ascii="Calibri" w:hAnsi="Calibri" w:cs="Calibri"/>
          <w:i/>
          <w:iCs/>
          <w:color w:val="000000"/>
          <w:sz w:val="24"/>
        </w:rPr>
        <w:t>IEEE Transactions on Sustainable Energy</w:t>
      </w:r>
      <w:r w:rsidRPr="00960A35">
        <w:rPr>
          <w:rFonts w:ascii="Calibri" w:hAnsi="Calibri" w:cs="Calibri"/>
          <w:color w:val="000000"/>
          <w:sz w:val="24"/>
        </w:rPr>
        <w:t xml:space="preserve">, </w:t>
      </w:r>
      <w:r w:rsidRPr="00960A35">
        <w:rPr>
          <w:rFonts w:ascii="Calibri" w:hAnsi="Calibri" w:cs="Calibri"/>
          <w:i/>
          <w:iCs/>
          <w:color w:val="000000"/>
          <w:sz w:val="24"/>
        </w:rPr>
        <w:t>3</w:t>
      </w:r>
      <w:r w:rsidRPr="00960A35">
        <w:rPr>
          <w:rFonts w:ascii="Calibri" w:hAnsi="Calibri" w:cs="Calibri"/>
          <w:color w:val="000000"/>
          <w:sz w:val="24"/>
        </w:rPr>
        <w:t>(4), 670–682. https://doi.org/10.1109/TSTE.2012.2201758</w:t>
      </w:r>
    </w:p>
    <w:p w14:paraId="5566130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Optis, M., &amp; Perr-Sauer, J. (2019). The importance of atmospheric turbulence and stability in machine-learning models of wind farm power production. </w:t>
      </w:r>
      <w:r w:rsidRPr="00960A35">
        <w:rPr>
          <w:rFonts w:ascii="Calibri" w:hAnsi="Calibri" w:cs="Calibri"/>
          <w:i/>
          <w:iCs/>
          <w:color w:val="000000"/>
          <w:sz w:val="24"/>
        </w:rPr>
        <w:t>Renewable and Sustainable Energy Reviews</w:t>
      </w:r>
      <w:r w:rsidRPr="00960A35">
        <w:rPr>
          <w:rFonts w:ascii="Calibri" w:hAnsi="Calibri" w:cs="Calibri"/>
          <w:color w:val="000000"/>
          <w:sz w:val="24"/>
        </w:rPr>
        <w:t xml:space="preserve">, </w:t>
      </w:r>
      <w:r w:rsidRPr="00960A35">
        <w:rPr>
          <w:rFonts w:ascii="Calibri" w:hAnsi="Calibri" w:cs="Calibri"/>
          <w:i/>
          <w:iCs/>
          <w:color w:val="000000"/>
          <w:sz w:val="24"/>
        </w:rPr>
        <w:t>112</w:t>
      </w:r>
      <w:r w:rsidRPr="00960A35">
        <w:rPr>
          <w:rFonts w:ascii="Calibri" w:hAnsi="Calibri" w:cs="Calibri"/>
          <w:color w:val="000000"/>
          <w:sz w:val="24"/>
        </w:rPr>
        <w:t>, 27–41. https://doi.org/10.1016/j.rser.2019.05.031</w:t>
      </w:r>
    </w:p>
    <w:p w14:paraId="47F3C33D"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Rubanenko, O., Miroshnyk, O., Shevchenko, S., Yanovych, V., Danylchenko, D., &amp; Rubanenko, O. (2020). Distribution of Wind Power Generation Dependently of Meteorological Factors. In </w:t>
      </w:r>
      <w:r w:rsidRPr="00960A35">
        <w:rPr>
          <w:rFonts w:ascii="Calibri" w:hAnsi="Calibri" w:cs="Calibri"/>
          <w:i/>
          <w:iCs/>
          <w:color w:val="000000"/>
          <w:sz w:val="24"/>
        </w:rPr>
        <w:t xml:space="preserve">2020 IEEE KhPI Week on Advanced Technology </w:t>
      </w:r>
      <w:r w:rsidRPr="00960A35">
        <w:rPr>
          <w:rFonts w:ascii="Calibri" w:hAnsi="Calibri" w:cs="Calibri"/>
          <w:i/>
          <w:iCs/>
          <w:color w:val="000000"/>
          <w:sz w:val="24"/>
        </w:rPr>
        <w:lastRenderedPageBreak/>
        <w:t>(KhPIWeek)</w:t>
      </w:r>
      <w:r w:rsidRPr="00960A35">
        <w:rPr>
          <w:rFonts w:ascii="Calibri" w:hAnsi="Calibri" w:cs="Calibri"/>
          <w:color w:val="000000"/>
          <w:sz w:val="24"/>
        </w:rPr>
        <w:t xml:space="preserve"> (pp. 472–477). Kharkiv, Ukraine: IEEE. https://doi.org/10.1109/KhPIWeek51551.2020.9250114</w:t>
      </w:r>
    </w:p>
    <w:p w14:paraId="6D95C5A3"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Sasser, C., Yu, M., &amp; Delgado, R. (2022). Improvement of wind power prediction from meteorological characterization with machine learning models.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183</w:t>
      </w:r>
      <w:r w:rsidRPr="00960A35">
        <w:rPr>
          <w:rFonts w:ascii="Calibri" w:hAnsi="Calibri" w:cs="Calibri"/>
          <w:color w:val="000000"/>
          <w:sz w:val="24"/>
        </w:rPr>
        <w:t>, 491–501. https://doi.org/10.1016/j.renene.2021.10.034</w:t>
      </w:r>
    </w:p>
    <w:p w14:paraId="25CBED30"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Sebastiani, A., Angelou, N., &amp; Peña, A. (2024). Wind turbine power curve modelling under wake conditions using measurements from a spinner-mounted lidar.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364</w:t>
      </w:r>
      <w:r w:rsidRPr="00960A35">
        <w:rPr>
          <w:rFonts w:ascii="Calibri" w:hAnsi="Calibri" w:cs="Calibri"/>
          <w:color w:val="000000"/>
          <w:sz w:val="24"/>
        </w:rPr>
        <w:t>, 122985. https://doi.org/10.1016/j.apenergy.2024.122985</w:t>
      </w:r>
    </w:p>
    <w:p w14:paraId="1B56FE5E"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Turbines—Part, W. (2005). 12-1: Power Performance Measurements of Electricity Producing Wind Turbines. </w:t>
      </w:r>
      <w:r w:rsidRPr="00960A35">
        <w:rPr>
          <w:rFonts w:ascii="Calibri" w:hAnsi="Calibri" w:cs="Calibri"/>
          <w:i/>
          <w:iCs/>
          <w:color w:val="000000"/>
          <w:sz w:val="24"/>
        </w:rPr>
        <w:t>British Standard, IEC</w:t>
      </w:r>
      <w:r w:rsidRPr="00960A35">
        <w:rPr>
          <w:rFonts w:ascii="Calibri" w:hAnsi="Calibri" w:cs="Calibri"/>
          <w:color w:val="000000"/>
          <w:sz w:val="24"/>
        </w:rPr>
        <w:t>, 61400–12.</w:t>
      </w:r>
    </w:p>
    <w:p w14:paraId="73690AE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Verdone, A., Panella, M., De Santis, E., &amp; Rizzi, A. (2025). A review of solar and wind energy forecasting: from single-site to multi-site paradigm. </w:t>
      </w:r>
      <w:r w:rsidRPr="00960A35">
        <w:rPr>
          <w:rFonts w:ascii="Calibri" w:hAnsi="Calibri" w:cs="Calibri"/>
          <w:i/>
          <w:iCs/>
          <w:color w:val="000000"/>
          <w:sz w:val="24"/>
        </w:rPr>
        <w:t>Applied Energy</w:t>
      </w:r>
      <w:r w:rsidRPr="00960A35">
        <w:rPr>
          <w:rFonts w:ascii="Calibri" w:hAnsi="Calibri" w:cs="Calibri"/>
          <w:color w:val="000000"/>
          <w:sz w:val="24"/>
        </w:rPr>
        <w:t xml:space="preserve">, </w:t>
      </w:r>
      <w:r w:rsidRPr="00960A35">
        <w:rPr>
          <w:rFonts w:ascii="Calibri" w:hAnsi="Calibri" w:cs="Calibri"/>
          <w:i/>
          <w:iCs/>
          <w:color w:val="000000"/>
          <w:sz w:val="24"/>
        </w:rPr>
        <w:t>392</w:t>
      </w:r>
      <w:r w:rsidRPr="00960A35">
        <w:rPr>
          <w:rFonts w:ascii="Calibri" w:hAnsi="Calibri" w:cs="Calibri"/>
          <w:color w:val="000000"/>
          <w:sz w:val="24"/>
        </w:rPr>
        <w:t>, 126016. https://doi.org/10.1016/j.apenergy.2025.126016</w:t>
      </w:r>
    </w:p>
    <w:p w14:paraId="1FD426F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Wagner, R., Antoniou, I., Pedersen, S. M., Courtney, M. S., &amp; Jørgensen, H. E. (2009). The influence of the wind speed profile on wind turbine performance measurements. </w:t>
      </w:r>
      <w:r w:rsidRPr="00960A35">
        <w:rPr>
          <w:rFonts w:ascii="Calibri" w:hAnsi="Calibri" w:cs="Calibri"/>
          <w:i/>
          <w:iCs/>
          <w:color w:val="000000"/>
          <w:sz w:val="24"/>
        </w:rPr>
        <w:t>Wind Energy</w:t>
      </w:r>
      <w:r w:rsidRPr="00960A35">
        <w:rPr>
          <w:rFonts w:ascii="Calibri" w:hAnsi="Calibri" w:cs="Calibri"/>
          <w:color w:val="000000"/>
          <w:sz w:val="24"/>
        </w:rPr>
        <w:t xml:space="preserve">, </w:t>
      </w:r>
      <w:r w:rsidRPr="00960A35">
        <w:rPr>
          <w:rFonts w:ascii="Calibri" w:hAnsi="Calibri" w:cs="Calibri"/>
          <w:i/>
          <w:iCs/>
          <w:color w:val="000000"/>
          <w:sz w:val="24"/>
        </w:rPr>
        <w:t>12</w:t>
      </w:r>
      <w:r w:rsidRPr="00960A35">
        <w:rPr>
          <w:rFonts w:ascii="Calibri" w:hAnsi="Calibri" w:cs="Calibri"/>
          <w:color w:val="000000"/>
          <w:sz w:val="24"/>
        </w:rPr>
        <w:t>(4), 348–362. https://doi.org/10.1002/we.297</w:t>
      </w:r>
    </w:p>
    <w:p w14:paraId="28E6E277"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Wharton, S., &amp; Lundquist, J. K. (2012). Atmospheric stability affects wind turbine power collection. </w:t>
      </w:r>
      <w:r w:rsidRPr="00960A35">
        <w:rPr>
          <w:rFonts w:ascii="Calibri" w:hAnsi="Calibri" w:cs="Calibri"/>
          <w:i/>
          <w:iCs/>
          <w:color w:val="000000"/>
          <w:sz w:val="24"/>
        </w:rPr>
        <w:t>Environmental Research Letters</w:t>
      </w:r>
      <w:r w:rsidRPr="00960A35">
        <w:rPr>
          <w:rFonts w:ascii="Calibri" w:hAnsi="Calibri" w:cs="Calibri"/>
          <w:color w:val="000000"/>
          <w:sz w:val="24"/>
        </w:rPr>
        <w:t xml:space="preserve">, </w:t>
      </w:r>
      <w:r w:rsidRPr="00960A35">
        <w:rPr>
          <w:rFonts w:ascii="Calibri" w:hAnsi="Calibri" w:cs="Calibri"/>
          <w:i/>
          <w:iCs/>
          <w:color w:val="000000"/>
          <w:sz w:val="24"/>
        </w:rPr>
        <w:t>7</w:t>
      </w:r>
      <w:r w:rsidRPr="00960A35">
        <w:rPr>
          <w:rFonts w:ascii="Calibri" w:hAnsi="Calibri" w:cs="Calibri"/>
          <w:color w:val="000000"/>
          <w:sz w:val="24"/>
        </w:rPr>
        <w:t>(1), 014005. https://doi.org/10.1088/1748-9326/7/1/014005</w:t>
      </w:r>
    </w:p>
    <w:p w14:paraId="3C8AACD2"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Ye, L., Zhao, Y., Zeng, C., &amp; Zhang, C. (2017). Short-term wind power prediction based </w:t>
      </w:r>
      <w:r w:rsidRPr="00960A35">
        <w:rPr>
          <w:rFonts w:ascii="Calibri" w:hAnsi="Calibri" w:cs="Calibri"/>
          <w:color w:val="000000"/>
          <w:sz w:val="24"/>
        </w:rPr>
        <w:lastRenderedPageBreak/>
        <w:t xml:space="preserve">on spatial model. </w:t>
      </w:r>
      <w:r w:rsidRPr="00960A35">
        <w:rPr>
          <w:rFonts w:ascii="Calibri" w:hAnsi="Calibri" w:cs="Calibri"/>
          <w:i/>
          <w:iCs/>
          <w:color w:val="000000"/>
          <w:sz w:val="24"/>
        </w:rPr>
        <w:t>Renewable Energy</w:t>
      </w:r>
      <w:r w:rsidRPr="00960A35">
        <w:rPr>
          <w:rFonts w:ascii="Calibri" w:hAnsi="Calibri" w:cs="Calibri"/>
          <w:color w:val="000000"/>
          <w:sz w:val="24"/>
        </w:rPr>
        <w:t xml:space="preserve">, </w:t>
      </w:r>
      <w:r w:rsidRPr="00960A35">
        <w:rPr>
          <w:rFonts w:ascii="Calibri" w:hAnsi="Calibri" w:cs="Calibri"/>
          <w:i/>
          <w:iCs/>
          <w:color w:val="000000"/>
          <w:sz w:val="24"/>
        </w:rPr>
        <w:t>101</w:t>
      </w:r>
      <w:r w:rsidRPr="00960A35">
        <w:rPr>
          <w:rFonts w:ascii="Calibri" w:hAnsi="Calibri" w:cs="Calibri"/>
          <w:color w:val="000000"/>
          <w:sz w:val="24"/>
        </w:rPr>
        <w:t>, 1067–1074. https://doi.org/10.1016/j.renene.2016.09.069</w:t>
      </w:r>
    </w:p>
    <w:p w14:paraId="2F14D9F8" w14:textId="77777777" w:rsidR="00960A35" w:rsidRPr="00960A35" w:rsidRDefault="00960A35" w:rsidP="00960A35">
      <w:pPr>
        <w:pStyle w:val="af4"/>
        <w:rPr>
          <w:rFonts w:ascii="Calibri" w:hAnsi="Calibri" w:cs="Calibri"/>
          <w:color w:val="000000"/>
          <w:sz w:val="24"/>
        </w:rPr>
      </w:pPr>
      <w:r w:rsidRPr="00960A35">
        <w:rPr>
          <w:rFonts w:ascii="Calibri" w:hAnsi="Calibri" w:cs="Calibri"/>
          <w:color w:val="000000"/>
          <w:sz w:val="24"/>
        </w:rPr>
        <w:t xml:space="preserve">Zhang, Z., Lin, L., Gao, S., Wang, J., Zhao, H., &amp; Yu, H. (2025). A machine learning model for hub-height short-term wind speed prediction. </w:t>
      </w:r>
      <w:r w:rsidRPr="00960A35">
        <w:rPr>
          <w:rFonts w:ascii="Calibri" w:hAnsi="Calibri" w:cs="Calibri"/>
          <w:i/>
          <w:iCs/>
          <w:color w:val="000000"/>
          <w:sz w:val="24"/>
        </w:rPr>
        <w:t>Nature Communications</w:t>
      </w:r>
      <w:r w:rsidRPr="00960A35">
        <w:rPr>
          <w:rFonts w:ascii="Calibri" w:hAnsi="Calibri" w:cs="Calibri"/>
          <w:color w:val="000000"/>
          <w:sz w:val="24"/>
        </w:rPr>
        <w:t xml:space="preserve">, </w:t>
      </w:r>
      <w:r w:rsidRPr="00960A35">
        <w:rPr>
          <w:rFonts w:ascii="Calibri" w:hAnsi="Calibri" w:cs="Calibri"/>
          <w:i/>
          <w:iCs/>
          <w:color w:val="000000"/>
          <w:sz w:val="24"/>
        </w:rPr>
        <w:t>16</w:t>
      </w:r>
      <w:r w:rsidRPr="00960A35">
        <w:rPr>
          <w:rFonts w:ascii="Calibri" w:hAnsi="Calibri" w:cs="Calibri"/>
          <w:color w:val="000000"/>
          <w:sz w:val="24"/>
        </w:rPr>
        <w:t>(1), 3195. https://doi.org/10.1038/s41467-025-58456-4</w:t>
      </w:r>
    </w:p>
    <w:p w14:paraId="5BF6DE4F" w14:textId="4DFAC53A" w:rsidR="00EC1864" w:rsidRDefault="00EC1864" w:rsidP="00960A35">
      <w:pPr>
        <w:pStyle w:val="af4"/>
        <w:rPr>
          <w:rFonts w:ascii="Calibri" w:eastAsia="宋体" w:hAnsi="Calibri" w:cs="Calibri"/>
          <w:color w:val="000000"/>
          <w:kern w:val="0"/>
          <w:sz w:val="24"/>
          <w14:ligatures w14:val="none"/>
        </w:rPr>
      </w:pPr>
      <w:r>
        <w:rPr>
          <w:rFonts w:ascii="Calibri" w:eastAsia="宋体" w:hAnsi="Calibri" w:cs="Calibri"/>
          <w:color w:val="000000"/>
          <w:kern w:val="0"/>
          <w:sz w:val="24"/>
          <w14:ligatures w14:val="none"/>
        </w:rPr>
        <w:fldChar w:fldCharType="end"/>
      </w:r>
      <w:bookmarkEnd w:id="1"/>
      <w:bookmarkEnd w:id="2"/>
    </w:p>
    <w:sectPr w:rsidR="00EC1864" w:rsidSect="00DF62CA">
      <w:footerReference w:type="even" r:id="rId12"/>
      <w:footerReference w:type="default" r:id="rId13"/>
      <w:pgSz w:w="11906" w:h="16838"/>
      <w:pgMar w:top="1440" w:right="1800" w:bottom="1440" w:left="180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Supeng Zhang" w:date="2025-12-03T10:57:00Z" w:initials="SZ">
    <w:p w14:paraId="24745502" w14:textId="77777777" w:rsidR="00F6334D" w:rsidRDefault="00F6334D" w:rsidP="00F6334D">
      <w:pPr>
        <w:pStyle w:val="af7"/>
      </w:pPr>
      <w:r>
        <w:rPr>
          <w:rStyle w:val="af6"/>
          <w:rFonts w:hint="eastAsia"/>
        </w:rPr>
        <w:annotationRef/>
      </w:r>
      <w:r>
        <w:rPr>
          <w:rFonts w:hint="eastAsia"/>
        </w:rPr>
        <w:t>wake产生了自由流？是这个意思吗？确认一下这个表述是否正确。</w:t>
      </w:r>
    </w:p>
  </w:comment>
  <w:comment w:id="115" w:author="Supeng Zhang" w:date="2025-12-03T12:08:00Z" w:initials="SZ">
    <w:p w14:paraId="4A8B9417" w14:textId="77777777" w:rsidR="00953675" w:rsidRDefault="00C70DE0" w:rsidP="00953675">
      <w:pPr>
        <w:pStyle w:val="af7"/>
      </w:pPr>
      <w:r>
        <w:rPr>
          <w:rStyle w:val="af6"/>
          <w:rFonts w:hint="eastAsia"/>
        </w:rPr>
        <w:annotationRef/>
      </w:r>
      <w:r w:rsidR="00953675">
        <w:rPr>
          <w:rFonts w:hint="eastAsia"/>
        </w:rPr>
        <w:t>我建议把这些删掉，这样的话这段和上一段就是讲目前的研究进展。然后，在下一段集中讲目前的研究存在的问题，再然后就是为了解决这些问题我们都做了什么工作以及这些工作的潜在意义。</w:t>
      </w:r>
    </w:p>
  </w:comment>
  <w:comment w:id="155" w:author="Supeng Zhang" w:date="2025-12-03T11:53:00Z" w:initials="SZ">
    <w:p w14:paraId="124EA724" w14:textId="026EBF38" w:rsidR="005B2CBC" w:rsidRDefault="005B2CBC" w:rsidP="005B2CBC">
      <w:pPr>
        <w:pStyle w:val="af7"/>
      </w:pPr>
      <w:r>
        <w:rPr>
          <w:rStyle w:val="af6"/>
          <w:rFonts w:hint="eastAsia"/>
        </w:rPr>
        <w:annotationRef/>
      </w:r>
      <w:r>
        <w:rPr>
          <w:rFonts w:hint="eastAsia"/>
        </w:rPr>
        <w:t>这些信息对于introduction来说太详细、太technical了，不如全部删掉。它们应该出现在methods里。</w:t>
      </w:r>
    </w:p>
  </w:comment>
  <w:comment w:id="159" w:author="Supeng Zhang" w:date="2025-12-03T12:13:00Z" w:initials="SZ">
    <w:p w14:paraId="697E9BE4" w14:textId="77777777" w:rsidR="007D1A7B" w:rsidRDefault="007D1A7B" w:rsidP="007D1A7B">
      <w:pPr>
        <w:pStyle w:val="af7"/>
      </w:pPr>
      <w:r>
        <w:rPr>
          <w:rStyle w:val="af6"/>
          <w:rFonts w:hint="eastAsia"/>
        </w:rPr>
        <w:annotationRef/>
      </w:r>
      <w:r>
        <w:rPr>
          <w:rFonts w:hint="eastAsia"/>
        </w:rPr>
        <w:t>NWP</w:t>
      </w:r>
      <w:r>
        <w:rPr>
          <w:rFonts w:hint="eastAsia"/>
        </w:rPr>
        <w:t>是否需要写一下全称？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745502" w15:done="0"/>
  <w15:commentEx w15:paraId="4A8B9417" w15:done="0"/>
  <w15:commentEx w15:paraId="124EA724" w15:done="0"/>
  <w15:commentEx w15:paraId="697E9B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884AAB" w16cex:dateUtc="2025-12-03T02:57:00Z"/>
  <w16cex:commentExtensible w16cex:durableId="52550371" w16cex:dateUtc="2025-12-03T04:08:00Z"/>
  <w16cex:commentExtensible w16cex:durableId="6D4096B0" w16cex:dateUtc="2025-12-03T03:53:00Z"/>
  <w16cex:commentExtensible w16cex:durableId="02D71BD8" w16cex:dateUtc="2025-12-03T04: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745502" w16cid:durableId="1D884AAB"/>
  <w16cid:commentId w16cid:paraId="4A8B9417" w16cid:durableId="52550371"/>
  <w16cid:commentId w16cid:paraId="124EA724" w16cid:durableId="6D4096B0"/>
  <w16cid:commentId w16cid:paraId="697E9BE4" w16cid:durableId="02D71B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5D5B3" w14:textId="77777777" w:rsidR="00211607" w:rsidRDefault="00211607" w:rsidP="007144ED">
      <w:pPr>
        <w:spacing w:after="0" w:line="240" w:lineRule="auto"/>
      </w:pPr>
      <w:r>
        <w:separator/>
      </w:r>
    </w:p>
  </w:endnote>
  <w:endnote w:type="continuationSeparator" w:id="0">
    <w:p w14:paraId="65AB9CB3" w14:textId="77777777" w:rsidR="00211607" w:rsidRDefault="00211607" w:rsidP="00714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579720682"/>
      <w:docPartObj>
        <w:docPartGallery w:val="Page Numbers (Bottom of Page)"/>
        <w:docPartUnique/>
      </w:docPartObj>
    </w:sdtPr>
    <w:sdtContent>
      <w:p w14:paraId="4BFBB8D7"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12EEE65A" w14:textId="77777777" w:rsidR="007144ED" w:rsidRDefault="007144ED">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3"/>
      </w:rPr>
      <w:id w:val="-687147574"/>
      <w:docPartObj>
        <w:docPartGallery w:val="Page Numbers (Bottom of Page)"/>
        <w:docPartUnique/>
      </w:docPartObj>
    </w:sdtPr>
    <w:sdtContent>
      <w:p w14:paraId="2E7C0B22" w14:textId="77777777" w:rsidR="007144ED" w:rsidRDefault="007144ED" w:rsidP="0023561C">
        <w:pPr>
          <w:pStyle w:val="af1"/>
          <w:framePr w:wrap="none"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67C3D3AB" w14:textId="77777777" w:rsidR="007144ED" w:rsidRDefault="007144E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868A" w14:textId="77777777" w:rsidR="00211607" w:rsidRDefault="00211607" w:rsidP="007144ED">
      <w:pPr>
        <w:spacing w:after="0" w:line="240" w:lineRule="auto"/>
      </w:pPr>
      <w:r>
        <w:separator/>
      </w:r>
    </w:p>
  </w:footnote>
  <w:footnote w:type="continuationSeparator" w:id="0">
    <w:p w14:paraId="5DE3335E" w14:textId="77777777" w:rsidR="00211607" w:rsidRDefault="00211607" w:rsidP="00714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3DFE"/>
    <w:multiLevelType w:val="multilevel"/>
    <w:tmpl w:val="F4D6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1116E"/>
    <w:multiLevelType w:val="multilevel"/>
    <w:tmpl w:val="C38C8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4D385B"/>
    <w:multiLevelType w:val="hybridMultilevel"/>
    <w:tmpl w:val="675252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6D3558F2"/>
    <w:multiLevelType w:val="multilevel"/>
    <w:tmpl w:val="142C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666055">
    <w:abstractNumId w:val="1"/>
  </w:num>
  <w:num w:numId="2" w16cid:durableId="2104186948">
    <w:abstractNumId w:val="2"/>
  </w:num>
  <w:num w:numId="3" w16cid:durableId="162167136">
    <w:abstractNumId w:val="3"/>
  </w:num>
  <w:num w:numId="4" w16cid:durableId="21140854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peng Zhang">
    <w15:presenceInfo w15:providerId="None" w15:userId="Supeng Zhang"/>
  </w15:person>
  <w15:person w15:author="xiaxin">
    <w15:presenceInfo w15:providerId="None" w15:userId="xiax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4E"/>
    <w:rsid w:val="000109A5"/>
    <w:rsid w:val="00013028"/>
    <w:rsid w:val="000138EE"/>
    <w:rsid w:val="00015FCB"/>
    <w:rsid w:val="00026ABF"/>
    <w:rsid w:val="00027E3A"/>
    <w:rsid w:val="0003176D"/>
    <w:rsid w:val="00040019"/>
    <w:rsid w:val="00041D05"/>
    <w:rsid w:val="00042E0B"/>
    <w:rsid w:val="000447EF"/>
    <w:rsid w:val="00057502"/>
    <w:rsid w:val="0006189D"/>
    <w:rsid w:val="00061A68"/>
    <w:rsid w:val="00061B9A"/>
    <w:rsid w:val="00062514"/>
    <w:rsid w:val="00091910"/>
    <w:rsid w:val="00095099"/>
    <w:rsid w:val="000A7979"/>
    <w:rsid w:val="000B04C1"/>
    <w:rsid w:val="000B1D17"/>
    <w:rsid w:val="000B5C40"/>
    <w:rsid w:val="000C0A66"/>
    <w:rsid w:val="000C14DC"/>
    <w:rsid w:val="000C2457"/>
    <w:rsid w:val="000D04CD"/>
    <w:rsid w:val="000E1414"/>
    <w:rsid w:val="000F03A7"/>
    <w:rsid w:val="000F07F8"/>
    <w:rsid w:val="000F5579"/>
    <w:rsid w:val="001111BA"/>
    <w:rsid w:val="001112B8"/>
    <w:rsid w:val="00115AAE"/>
    <w:rsid w:val="00120D88"/>
    <w:rsid w:val="00131A13"/>
    <w:rsid w:val="001324EC"/>
    <w:rsid w:val="00136021"/>
    <w:rsid w:val="001369EF"/>
    <w:rsid w:val="00137CC6"/>
    <w:rsid w:val="00141881"/>
    <w:rsid w:val="001466B0"/>
    <w:rsid w:val="00161C2C"/>
    <w:rsid w:val="0016658F"/>
    <w:rsid w:val="00167943"/>
    <w:rsid w:val="00167F30"/>
    <w:rsid w:val="00173643"/>
    <w:rsid w:val="00180B5A"/>
    <w:rsid w:val="0018194D"/>
    <w:rsid w:val="00185DFD"/>
    <w:rsid w:val="00191F33"/>
    <w:rsid w:val="001938B1"/>
    <w:rsid w:val="001948F6"/>
    <w:rsid w:val="00197B8F"/>
    <w:rsid w:val="001A160B"/>
    <w:rsid w:val="001A3EEA"/>
    <w:rsid w:val="001A5216"/>
    <w:rsid w:val="001B1B35"/>
    <w:rsid w:val="001B2DB1"/>
    <w:rsid w:val="001B68F6"/>
    <w:rsid w:val="001C4D4C"/>
    <w:rsid w:val="001D4C8D"/>
    <w:rsid w:val="001D61F8"/>
    <w:rsid w:val="001E63C6"/>
    <w:rsid w:val="001E6530"/>
    <w:rsid w:val="001F1B4A"/>
    <w:rsid w:val="001F1F53"/>
    <w:rsid w:val="001F3479"/>
    <w:rsid w:val="002013D5"/>
    <w:rsid w:val="00201916"/>
    <w:rsid w:val="00202400"/>
    <w:rsid w:val="00207993"/>
    <w:rsid w:val="0021007F"/>
    <w:rsid w:val="002102C4"/>
    <w:rsid w:val="00211607"/>
    <w:rsid w:val="00211AD7"/>
    <w:rsid w:val="00211D54"/>
    <w:rsid w:val="00216B7A"/>
    <w:rsid w:val="00217F0B"/>
    <w:rsid w:val="002267EB"/>
    <w:rsid w:val="00231F7C"/>
    <w:rsid w:val="00234729"/>
    <w:rsid w:val="00234767"/>
    <w:rsid w:val="002349D5"/>
    <w:rsid w:val="00237E8A"/>
    <w:rsid w:val="0024501A"/>
    <w:rsid w:val="00254221"/>
    <w:rsid w:val="002633B3"/>
    <w:rsid w:val="0026407D"/>
    <w:rsid w:val="00267713"/>
    <w:rsid w:val="002704F0"/>
    <w:rsid w:val="00271C64"/>
    <w:rsid w:val="0027516F"/>
    <w:rsid w:val="002759AA"/>
    <w:rsid w:val="00276643"/>
    <w:rsid w:val="00280274"/>
    <w:rsid w:val="00280414"/>
    <w:rsid w:val="00283E90"/>
    <w:rsid w:val="00291138"/>
    <w:rsid w:val="002925DE"/>
    <w:rsid w:val="00296C53"/>
    <w:rsid w:val="00296D3E"/>
    <w:rsid w:val="00297C17"/>
    <w:rsid w:val="002A0C91"/>
    <w:rsid w:val="002A3195"/>
    <w:rsid w:val="002A6D62"/>
    <w:rsid w:val="002B06B8"/>
    <w:rsid w:val="002B2C7F"/>
    <w:rsid w:val="002B7705"/>
    <w:rsid w:val="002C2F0D"/>
    <w:rsid w:val="002C443F"/>
    <w:rsid w:val="002D002E"/>
    <w:rsid w:val="002D356C"/>
    <w:rsid w:val="002D506B"/>
    <w:rsid w:val="002E4720"/>
    <w:rsid w:val="002E515C"/>
    <w:rsid w:val="002E7183"/>
    <w:rsid w:val="002F1FD0"/>
    <w:rsid w:val="002F46B3"/>
    <w:rsid w:val="002F721D"/>
    <w:rsid w:val="00300A44"/>
    <w:rsid w:val="00305655"/>
    <w:rsid w:val="00311C0F"/>
    <w:rsid w:val="00311F01"/>
    <w:rsid w:val="00312D1E"/>
    <w:rsid w:val="00312DCB"/>
    <w:rsid w:val="00314C88"/>
    <w:rsid w:val="00316F83"/>
    <w:rsid w:val="00317EBF"/>
    <w:rsid w:val="00324F8B"/>
    <w:rsid w:val="00334699"/>
    <w:rsid w:val="00353B66"/>
    <w:rsid w:val="00357447"/>
    <w:rsid w:val="00360724"/>
    <w:rsid w:val="00360E8A"/>
    <w:rsid w:val="00373A14"/>
    <w:rsid w:val="00373E90"/>
    <w:rsid w:val="00380501"/>
    <w:rsid w:val="003827D9"/>
    <w:rsid w:val="0038458F"/>
    <w:rsid w:val="0038664E"/>
    <w:rsid w:val="00391FA4"/>
    <w:rsid w:val="00393710"/>
    <w:rsid w:val="00394449"/>
    <w:rsid w:val="00395FEF"/>
    <w:rsid w:val="003978C1"/>
    <w:rsid w:val="003B6AB9"/>
    <w:rsid w:val="003B6D68"/>
    <w:rsid w:val="003C2BDA"/>
    <w:rsid w:val="003C3BBD"/>
    <w:rsid w:val="003C43B2"/>
    <w:rsid w:val="003C6614"/>
    <w:rsid w:val="003C7458"/>
    <w:rsid w:val="003D25A2"/>
    <w:rsid w:val="003D5CAA"/>
    <w:rsid w:val="003E4261"/>
    <w:rsid w:val="003F5143"/>
    <w:rsid w:val="004005D9"/>
    <w:rsid w:val="00401647"/>
    <w:rsid w:val="004035D5"/>
    <w:rsid w:val="004053DC"/>
    <w:rsid w:val="004074DC"/>
    <w:rsid w:val="004128A5"/>
    <w:rsid w:val="00413D21"/>
    <w:rsid w:val="00414955"/>
    <w:rsid w:val="00414F1D"/>
    <w:rsid w:val="00423368"/>
    <w:rsid w:val="004474AF"/>
    <w:rsid w:val="00451254"/>
    <w:rsid w:val="0045153D"/>
    <w:rsid w:val="0045486E"/>
    <w:rsid w:val="00455E8F"/>
    <w:rsid w:val="00456E4F"/>
    <w:rsid w:val="00457F12"/>
    <w:rsid w:val="00460D2C"/>
    <w:rsid w:val="00464511"/>
    <w:rsid w:val="00465803"/>
    <w:rsid w:val="0047082B"/>
    <w:rsid w:val="00471CD0"/>
    <w:rsid w:val="00481C42"/>
    <w:rsid w:val="00483A1D"/>
    <w:rsid w:val="00484DD5"/>
    <w:rsid w:val="00485DD1"/>
    <w:rsid w:val="004872BD"/>
    <w:rsid w:val="00487AC3"/>
    <w:rsid w:val="00490823"/>
    <w:rsid w:val="004928D3"/>
    <w:rsid w:val="00493231"/>
    <w:rsid w:val="00494807"/>
    <w:rsid w:val="00494AA6"/>
    <w:rsid w:val="00497CE5"/>
    <w:rsid w:val="004A3605"/>
    <w:rsid w:val="004B1E8D"/>
    <w:rsid w:val="004C0655"/>
    <w:rsid w:val="004C2EC3"/>
    <w:rsid w:val="004C727A"/>
    <w:rsid w:val="004D07ED"/>
    <w:rsid w:val="004D27B3"/>
    <w:rsid w:val="004D2C15"/>
    <w:rsid w:val="004D337F"/>
    <w:rsid w:val="004D4E85"/>
    <w:rsid w:val="004E2D6A"/>
    <w:rsid w:val="004E3E4F"/>
    <w:rsid w:val="004E3F04"/>
    <w:rsid w:val="004F237F"/>
    <w:rsid w:val="004F54CC"/>
    <w:rsid w:val="00504287"/>
    <w:rsid w:val="00506207"/>
    <w:rsid w:val="00506216"/>
    <w:rsid w:val="0052107B"/>
    <w:rsid w:val="00523717"/>
    <w:rsid w:val="0052632F"/>
    <w:rsid w:val="00536862"/>
    <w:rsid w:val="005519F8"/>
    <w:rsid w:val="00554596"/>
    <w:rsid w:val="005547DB"/>
    <w:rsid w:val="005556C2"/>
    <w:rsid w:val="00557AD4"/>
    <w:rsid w:val="00561CD6"/>
    <w:rsid w:val="005675A6"/>
    <w:rsid w:val="00584A6C"/>
    <w:rsid w:val="00587EF3"/>
    <w:rsid w:val="00590D96"/>
    <w:rsid w:val="00592CF4"/>
    <w:rsid w:val="0059482B"/>
    <w:rsid w:val="005A0788"/>
    <w:rsid w:val="005A3A4C"/>
    <w:rsid w:val="005A414A"/>
    <w:rsid w:val="005A6592"/>
    <w:rsid w:val="005B0671"/>
    <w:rsid w:val="005B2CBC"/>
    <w:rsid w:val="005B3925"/>
    <w:rsid w:val="005B3BF3"/>
    <w:rsid w:val="005B4472"/>
    <w:rsid w:val="005C1D26"/>
    <w:rsid w:val="005C213E"/>
    <w:rsid w:val="005C27DB"/>
    <w:rsid w:val="005C5FA4"/>
    <w:rsid w:val="005C6146"/>
    <w:rsid w:val="005C6676"/>
    <w:rsid w:val="005D1DE4"/>
    <w:rsid w:val="005D5E38"/>
    <w:rsid w:val="005D5FC8"/>
    <w:rsid w:val="005E1018"/>
    <w:rsid w:val="005E11AE"/>
    <w:rsid w:val="005E1590"/>
    <w:rsid w:val="005E7115"/>
    <w:rsid w:val="005F024E"/>
    <w:rsid w:val="005F0E7C"/>
    <w:rsid w:val="005F1559"/>
    <w:rsid w:val="005F1D4B"/>
    <w:rsid w:val="005F2311"/>
    <w:rsid w:val="005F29C8"/>
    <w:rsid w:val="005F38B1"/>
    <w:rsid w:val="006040E9"/>
    <w:rsid w:val="00616BAB"/>
    <w:rsid w:val="006240F5"/>
    <w:rsid w:val="00624575"/>
    <w:rsid w:val="006259D4"/>
    <w:rsid w:val="00630154"/>
    <w:rsid w:val="00635F36"/>
    <w:rsid w:val="00637236"/>
    <w:rsid w:val="00642AD8"/>
    <w:rsid w:val="00644F6A"/>
    <w:rsid w:val="00661A31"/>
    <w:rsid w:val="00670753"/>
    <w:rsid w:val="00671094"/>
    <w:rsid w:val="0068000E"/>
    <w:rsid w:val="006820AD"/>
    <w:rsid w:val="00684BAF"/>
    <w:rsid w:val="00690737"/>
    <w:rsid w:val="006923CE"/>
    <w:rsid w:val="00693D07"/>
    <w:rsid w:val="00697F86"/>
    <w:rsid w:val="006A1ECD"/>
    <w:rsid w:val="006A1F5E"/>
    <w:rsid w:val="006A6089"/>
    <w:rsid w:val="006A7B7B"/>
    <w:rsid w:val="006B018D"/>
    <w:rsid w:val="006B3994"/>
    <w:rsid w:val="006B4576"/>
    <w:rsid w:val="006B506A"/>
    <w:rsid w:val="006B6612"/>
    <w:rsid w:val="006C77C9"/>
    <w:rsid w:val="006D7847"/>
    <w:rsid w:val="006E01E6"/>
    <w:rsid w:val="006E3570"/>
    <w:rsid w:val="006E7CE8"/>
    <w:rsid w:val="006F4AA0"/>
    <w:rsid w:val="006F63BF"/>
    <w:rsid w:val="007039A8"/>
    <w:rsid w:val="00704C9B"/>
    <w:rsid w:val="00710F66"/>
    <w:rsid w:val="007144ED"/>
    <w:rsid w:val="00715511"/>
    <w:rsid w:val="00720ACE"/>
    <w:rsid w:val="00725A54"/>
    <w:rsid w:val="00725EBE"/>
    <w:rsid w:val="007271F2"/>
    <w:rsid w:val="00731324"/>
    <w:rsid w:val="00731DBD"/>
    <w:rsid w:val="007375B1"/>
    <w:rsid w:val="00737D09"/>
    <w:rsid w:val="00741D7E"/>
    <w:rsid w:val="007423BF"/>
    <w:rsid w:val="0074449D"/>
    <w:rsid w:val="00747307"/>
    <w:rsid w:val="00747630"/>
    <w:rsid w:val="00751EA8"/>
    <w:rsid w:val="00752CC5"/>
    <w:rsid w:val="00753F8E"/>
    <w:rsid w:val="0075458A"/>
    <w:rsid w:val="007571CF"/>
    <w:rsid w:val="007608F0"/>
    <w:rsid w:val="00764B9E"/>
    <w:rsid w:val="0076512E"/>
    <w:rsid w:val="00765FC6"/>
    <w:rsid w:val="00770DAF"/>
    <w:rsid w:val="0077162F"/>
    <w:rsid w:val="00772A2D"/>
    <w:rsid w:val="0077604A"/>
    <w:rsid w:val="00776B57"/>
    <w:rsid w:val="00776C83"/>
    <w:rsid w:val="00777931"/>
    <w:rsid w:val="00782B98"/>
    <w:rsid w:val="007841B8"/>
    <w:rsid w:val="00784A04"/>
    <w:rsid w:val="0078633F"/>
    <w:rsid w:val="00793ED4"/>
    <w:rsid w:val="007948C0"/>
    <w:rsid w:val="007A1CC8"/>
    <w:rsid w:val="007A22E1"/>
    <w:rsid w:val="007A4C39"/>
    <w:rsid w:val="007B015B"/>
    <w:rsid w:val="007B5479"/>
    <w:rsid w:val="007D1A7B"/>
    <w:rsid w:val="007D53EA"/>
    <w:rsid w:val="007D77AD"/>
    <w:rsid w:val="007E4906"/>
    <w:rsid w:val="007E6813"/>
    <w:rsid w:val="007E68DE"/>
    <w:rsid w:val="007E7590"/>
    <w:rsid w:val="007F610F"/>
    <w:rsid w:val="00804E7B"/>
    <w:rsid w:val="00805581"/>
    <w:rsid w:val="008123DA"/>
    <w:rsid w:val="00817F97"/>
    <w:rsid w:val="00824E9F"/>
    <w:rsid w:val="00827936"/>
    <w:rsid w:val="00831398"/>
    <w:rsid w:val="00835E9A"/>
    <w:rsid w:val="00837AA6"/>
    <w:rsid w:val="00837D1F"/>
    <w:rsid w:val="008408DA"/>
    <w:rsid w:val="008472B9"/>
    <w:rsid w:val="00856693"/>
    <w:rsid w:val="0086102C"/>
    <w:rsid w:val="008625DB"/>
    <w:rsid w:val="00864713"/>
    <w:rsid w:val="00864987"/>
    <w:rsid w:val="008725F4"/>
    <w:rsid w:val="00872B52"/>
    <w:rsid w:val="00872C24"/>
    <w:rsid w:val="00875072"/>
    <w:rsid w:val="00883857"/>
    <w:rsid w:val="008943F8"/>
    <w:rsid w:val="00894ABC"/>
    <w:rsid w:val="0089718A"/>
    <w:rsid w:val="008A0A30"/>
    <w:rsid w:val="008A2E82"/>
    <w:rsid w:val="008A7294"/>
    <w:rsid w:val="008B1AE0"/>
    <w:rsid w:val="008B2C5D"/>
    <w:rsid w:val="008B53B2"/>
    <w:rsid w:val="008B5D46"/>
    <w:rsid w:val="008B7217"/>
    <w:rsid w:val="008C5B08"/>
    <w:rsid w:val="008C66C7"/>
    <w:rsid w:val="008C721C"/>
    <w:rsid w:val="008C7940"/>
    <w:rsid w:val="008D17BA"/>
    <w:rsid w:val="008D5ABC"/>
    <w:rsid w:val="008D6FEC"/>
    <w:rsid w:val="008D7EB9"/>
    <w:rsid w:val="008E3BEE"/>
    <w:rsid w:val="008E53F0"/>
    <w:rsid w:val="008F078F"/>
    <w:rsid w:val="008F41D1"/>
    <w:rsid w:val="008F4840"/>
    <w:rsid w:val="00903CBD"/>
    <w:rsid w:val="00904287"/>
    <w:rsid w:val="0090450E"/>
    <w:rsid w:val="00906E50"/>
    <w:rsid w:val="009102BC"/>
    <w:rsid w:val="00911F0E"/>
    <w:rsid w:val="00920844"/>
    <w:rsid w:val="00924F47"/>
    <w:rsid w:val="0093199E"/>
    <w:rsid w:val="00933F93"/>
    <w:rsid w:val="009347C5"/>
    <w:rsid w:val="00944A8F"/>
    <w:rsid w:val="009474F5"/>
    <w:rsid w:val="00951A0C"/>
    <w:rsid w:val="00951AD4"/>
    <w:rsid w:val="00952E75"/>
    <w:rsid w:val="00953675"/>
    <w:rsid w:val="00956B05"/>
    <w:rsid w:val="00960A35"/>
    <w:rsid w:val="00962508"/>
    <w:rsid w:val="00963061"/>
    <w:rsid w:val="009639FC"/>
    <w:rsid w:val="00964D19"/>
    <w:rsid w:val="00965EDD"/>
    <w:rsid w:val="00966ABF"/>
    <w:rsid w:val="009720F7"/>
    <w:rsid w:val="009721D6"/>
    <w:rsid w:val="00976362"/>
    <w:rsid w:val="009773D7"/>
    <w:rsid w:val="00985512"/>
    <w:rsid w:val="009A27C0"/>
    <w:rsid w:val="009A4D96"/>
    <w:rsid w:val="009B0331"/>
    <w:rsid w:val="009B05F1"/>
    <w:rsid w:val="009B1F11"/>
    <w:rsid w:val="009D0D98"/>
    <w:rsid w:val="009E0B63"/>
    <w:rsid w:val="009E16F1"/>
    <w:rsid w:val="009E1E35"/>
    <w:rsid w:val="009E24EB"/>
    <w:rsid w:val="009E2FA0"/>
    <w:rsid w:val="009E302F"/>
    <w:rsid w:val="009F0C0F"/>
    <w:rsid w:val="009F3B97"/>
    <w:rsid w:val="009F68FE"/>
    <w:rsid w:val="00A00E1C"/>
    <w:rsid w:val="00A00ED9"/>
    <w:rsid w:val="00A0294D"/>
    <w:rsid w:val="00A03F0B"/>
    <w:rsid w:val="00A130D8"/>
    <w:rsid w:val="00A15D63"/>
    <w:rsid w:val="00A171E8"/>
    <w:rsid w:val="00A17AFC"/>
    <w:rsid w:val="00A2440F"/>
    <w:rsid w:val="00A27232"/>
    <w:rsid w:val="00A30197"/>
    <w:rsid w:val="00A3480A"/>
    <w:rsid w:val="00A34BC3"/>
    <w:rsid w:val="00A43927"/>
    <w:rsid w:val="00A44840"/>
    <w:rsid w:val="00A46AD2"/>
    <w:rsid w:val="00A520C8"/>
    <w:rsid w:val="00A52725"/>
    <w:rsid w:val="00A64427"/>
    <w:rsid w:val="00A64544"/>
    <w:rsid w:val="00A66547"/>
    <w:rsid w:val="00A74154"/>
    <w:rsid w:val="00A743E1"/>
    <w:rsid w:val="00A74B95"/>
    <w:rsid w:val="00A76BD8"/>
    <w:rsid w:val="00A83D32"/>
    <w:rsid w:val="00A8675D"/>
    <w:rsid w:val="00A90D9F"/>
    <w:rsid w:val="00A91C96"/>
    <w:rsid w:val="00A943FC"/>
    <w:rsid w:val="00A951CA"/>
    <w:rsid w:val="00AA35E6"/>
    <w:rsid w:val="00AA3CB4"/>
    <w:rsid w:val="00AA7D73"/>
    <w:rsid w:val="00AB19D4"/>
    <w:rsid w:val="00AB5DCA"/>
    <w:rsid w:val="00AB6D95"/>
    <w:rsid w:val="00AC5681"/>
    <w:rsid w:val="00AC577B"/>
    <w:rsid w:val="00AC6665"/>
    <w:rsid w:val="00AD026C"/>
    <w:rsid w:val="00AD1AC0"/>
    <w:rsid w:val="00AD2F25"/>
    <w:rsid w:val="00AD4A8B"/>
    <w:rsid w:val="00AE3516"/>
    <w:rsid w:val="00AE5D01"/>
    <w:rsid w:val="00AE76E4"/>
    <w:rsid w:val="00AF218B"/>
    <w:rsid w:val="00AF453A"/>
    <w:rsid w:val="00B0142A"/>
    <w:rsid w:val="00B03D85"/>
    <w:rsid w:val="00B059E3"/>
    <w:rsid w:val="00B106FB"/>
    <w:rsid w:val="00B16E71"/>
    <w:rsid w:val="00B20D46"/>
    <w:rsid w:val="00B20EFC"/>
    <w:rsid w:val="00B256EC"/>
    <w:rsid w:val="00B36011"/>
    <w:rsid w:val="00B453D2"/>
    <w:rsid w:val="00B551A6"/>
    <w:rsid w:val="00B61E72"/>
    <w:rsid w:val="00B638D4"/>
    <w:rsid w:val="00B6558A"/>
    <w:rsid w:val="00B80E73"/>
    <w:rsid w:val="00B8410F"/>
    <w:rsid w:val="00B85209"/>
    <w:rsid w:val="00B9423F"/>
    <w:rsid w:val="00B94970"/>
    <w:rsid w:val="00B95D71"/>
    <w:rsid w:val="00BA39E5"/>
    <w:rsid w:val="00BA5308"/>
    <w:rsid w:val="00BB3BB0"/>
    <w:rsid w:val="00BB6E84"/>
    <w:rsid w:val="00BC2CA3"/>
    <w:rsid w:val="00BC31D2"/>
    <w:rsid w:val="00BC3ED0"/>
    <w:rsid w:val="00BE403F"/>
    <w:rsid w:val="00BE7EB7"/>
    <w:rsid w:val="00BF6057"/>
    <w:rsid w:val="00C116B2"/>
    <w:rsid w:val="00C20216"/>
    <w:rsid w:val="00C21253"/>
    <w:rsid w:val="00C214A3"/>
    <w:rsid w:val="00C21CAF"/>
    <w:rsid w:val="00C268CD"/>
    <w:rsid w:val="00C32A44"/>
    <w:rsid w:val="00C41424"/>
    <w:rsid w:val="00C426AF"/>
    <w:rsid w:val="00C44004"/>
    <w:rsid w:val="00C45AAE"/>
    <w:rsid w:val="00C47185"/>
    <w:rsid w:val="00C50FAC"/>
    <w:rsid w:val="00C6642B"/>
    <w:rsid w:val="00C67515"/>
    <w:rsid w:val="00C70DE0"/>
    <w:rsid w:val="00C73287"/>
    <w:rsid w:val="00C75448"/>
    <w:rsid w:val="00C76E79"/>
    <w:rsid w:val="00C770D8"/>
    <w:rsid w:val="00C81C28"/>
    <w:rsid w:val="00C86899"/>
    <w:rsid w:val="00C92C0D"/>
    <w:rsid w:val="00C96992"/>
    <w:rsid w:val="00CA0126"/>
    <w:rsid w:val="00CA7275"/>
    <w:rsid w:val="00CB4D34"/>
    <w:rsid w:val="00CB6669"/>
    <w:rsid w:val="00CC3718"/>
    <w:rsid w:val="00CC6223"/>
    <w:rsid w:val="00CC784E"/>
    <w:rsid w:val="00CD01C7"/>
    <w:rsid w:val="00CD0272"/>
    <w:rsid w:val="00CD2737"/>
    <w:rsid w:val="00CD6F2D"/>
    <w:rsid w:val="00CE0F32"/>
    <w:rsid w:val="00CF3433"/>
    <w:rsid w:val="00CF5AF3"/>
    <w:rsid w:val="00D01A98"/>
    <w:rsid w:val="00D02340"/>
    <w:rsid w:val="00D13487"/>
    <w:rsid w:val="00D20512"/>
    <w:rsid w:val="00D25A88"/>
    <w:rsid w:val="00D26647"/>
    <w:rsid w:val="00D30FC9"/>
    <w:rsid w:val="00D36921"/>
    <w:rsid w:val="00D42F4A"/>
    <w:rsid w:val="00D45246"/>
    <w:rsid w:val="00D47F7E"/>
    <w:rsid w:val="00D54A86"/>
    <w:rsid w:val="00D558CB"/>
    <w:rsid w:val="00D568BA"/>
    <w:rsid w:val="00D64AEB"/>
    <w:rsid w:val="00D66B96"/>
    <w:rsid w:val="00D750BB"/>
    <w:rsid w:val="00D81B43"/>
    <w:rsid w:val="00D8212B"/>
    <w:rsid w:val="00D82982"/>
    <w:rsid w:val="00D8544A"/>
    <w:rsid w:val="00D856BF"/>
    <w:rsid w:val="00D85996"/>
    <w:rsid w:val="00D85A80"/>
    <w:rsid w:val="00D91BCE"/>
    <w:rsid w:val="00D932D2"/>
    <w:rsid w:val="00D935F9"/>
    <w:rsid w:val="00D94764"/>
    <w:rsid w:val="00DA7813"/>
    <w:rsid w:val="00DB0D6C"/>
    <w:rsid w:val="00DB509B"/>
    <w:rsid w:val="00DB5748"/>
    <w:rsid w:val="00DB60D3"/>
    <w:rsid w:val="00DB748A"/>
    <w:rsid w:val="00DC002A"/>
    <w:rsid w:val="00DC4E70"/>
    <w:rsid w:val="00DC7A4A"/>
    <w:rsid w:val="00DD5737"/>
    <w:rsid w:val="00DD5CAB"/>
    <w:rsid w:val="00DD7DB6"/>
    <w:rsid w:val="00DE1F37"/>
    <w:rsid w:val="00DE59B6"/>
    <w:rsid w:val="00DF1A3D"/>
    <w:rsid w:val="00DF62CA"/>
    <w:rsid w:val="00E009D6"/>
    <w:rsid w:val="00E02581"/>
    <w:rsid w:val="00E0450D"/>
    <w:rsid w:val="00E070E5"/>
    <w:rsid w:val="00E1116D"/>
    <w:rsid w:val="00E179CE"/>
    <w:rsid w:val="00E25927"/>
    <w:rsid w:val="00E30FB8"/>
    <w:rsid w:val="00E32CCA"/>
    <w:rsid w:val="00E34C04"/>
    <w:rsid w:val="00E41FD3"/>
    <w:rsid w:val="00E4496B"/>
    <w:rsid w:val="00E47756"/>
    <w:rsid w:val="00E47A37"/>
    <w:rsid w:val="00E5258C"/>
    <w:rsid w:val="00E64915"/>
    <w:rsid w:val="00E658F8"/>
    <w:rsid w:val="00E716A5"/>
    <w:rsid w:val="00E733A4"/>
    <w:rsid w:val="00E7736F"/>
    <w:rsid w:val="00E77E1A"/>
    <w:rsid w:val="00E85F46"/>
    <w:rsid w:val="00E93639"/>
    <w:rsid w:val="00E93839"/>
    <w:rsid w:val="00EA5ED1"/>
    <w:rsid w:val="00EB7FBA"/>
    <w:rsid w:val="00EC1864"/>
    <w:rsid w:val="00EC533F"/>
    <w:rsid w:val="00EC6998"/>
    <w:rsid w:val="00ED3DB5"/>
    <w:rsid w:val="00EF1991"/>
    <w:rsid w:val="00EF37DF"/>
    <w:rsid w:val="00EF537C"/>
    <w:rsid w:val="00F00107"/>
    <w:rsid w:val="00F00A61"/>
    <w:rsid w:val="00F0412D"/>
    <w:rsid w:val="00F07124"/>
    <w:rsid w:val="00F122D8"/>
    <w:rsid w:val="00F143E0"/>
    <w:rsid w:val="00F165DA"/>
    <w:rsid w:val="00F21E6D"/>
    <w:rsid w:val="00F22133"/>
    <w:rsid w:val="00F22794"/>
    <w:rsid w:val="00F228E1"/>
    <w:rsid w:val="00F24EC8"/>
    <w:rsid w:val="00F30429"/>
    <w:rsid w:val="00F30B53"/>
    <w:rsid w:val="00F31D5B"/>
    <w:rsid w:val="00F425DD"/>
    <w:rsid w:val="00F4427A"/>
    <w:rsid w:val="00F529D3"/>
    <w:rsid w:val="00F535EC"/>
    <w:rsid w:val="00F53A04"/>
    <w:rsid w:val="00F5556A"/>
    <w:rsid w:val="00F55A64"/>
    <w:rsid w:val="00F61B56"/>
    <w:rsid w:val="00F62294"/>
    <w:rsid w:val="00F6334D"/>
    <w:rsid w:val="00F63A5C"/>
    <w:rsid w:val="00F64CBE"/>
    <w:rsid w:val="00F6572B"/>
    <w:rsid w:val="00F766B5"/>
    <w:rsid w:val="00F82213"/>
    <w:rsid w:val="00F82D77"/>
    <w:rsid w:val="00F844AA"/>
    <w:rsid w:val="00F904E2"/>
    <w:rsid w:val="00F92D95"/>
    <w:rsid w:val="00F95F0C"/>
    <w:rsid w:val="00FA25BE"/>
    <w:rsid w:val="00FA43BD"/>
    <w:rsid w:val="00FA74E8"/>
    <w:rsid w:val="00FB090F"/>
    <w:rsid w:val="00FB7E68"/>
    <w:rsid w:val="00FC4CAC"/>
    <w:rsid w:val="00FC58BF"/>
    <w:rsid w:val="00FC7C87"/>
    <w:rsid w:val="00FD67A4"/>
    <w:rsid w:val="00FE5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5890B"/>
  <w15:chartTrackingRefBased/>
  <w15:docId w15:val="{9F8B29D2-CEFF-E144-B6C1-C0231DD1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1B4A"/>
    <w:pPr>
      <w:widowControl w:val="0"/>
    </w:pPr>
  </w:style>
  <w:style w:type="paragraph" w:styleId="1">
    <w:name w:val="heading 1"/>
    <w:basedOn w:val="a"/>
    <w:next w:val="a"/>
    <w:link w:val="10"/>
    <w:uiPriority w:val="9"/>
    <w:qFormat/>
    <w:rsid w:val="003866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866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866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66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664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664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664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664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664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66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866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866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664E"/>
    <w:rPr>
      <w:rFonts w:cstheme="majorBidi"/>
      <w:color w:val="0F4761" w:themeColor="accent1" w:themeShade="BF"/>
      <w:sz w:val="28"/>
      <w:szCs w:val="28"/>
    </w:rPr>
  </w:style>
  <w:style w:type="character" w:customStyle="1" w:styleId="50">
    <w:name w:val="标题 5 字符"/>
    <w:basedOn w:val="a0"/>
    <w:link w:val="5"/>
    <w:uiPriority w:val="9"/>
    <w:semiHidden/>
    <w:rsid w:val="0038664E"/>
    <w:rPr>
      <w:rFonts w:cstheme="majorBidi"/>
      <w:color w:val="0F4761" w:themeColor="accent1" w:themeShade="BF"/>
      <w:sz w:val="24"/>
    </w:rPr>
  </w:style>
  <w:style w:type="character" w:customStyle="1" w:styleId="60">
    <w:name w:val="标题 6 字符"/>
    <w:basedOn w:val="a0"/>
    <w:link w:val="6"/>
    <w:uiPriority w:val="9"/>
    <w:semiHidden/>
    <w:rsid w:val="0038664E"/>
    <w:rPr>
      <w:rFonts w:cstheme="majorBidi"/>
      <w:b/>
      <w:bCs/>
      <w:color w:val="0F4761" w:themeColor="accent1" w:themeShade="BF"/>
    </w:rPr>
  </w:style>
  <w:style w:type="character" w:customStyle="1" w:styleId="70">
    <w:name w:val="标题 7 字符"/>
    <w:basedOn w:val="a0"/>
    <w:link w:val="7"/>
    <w:uiPriority w:val="9"/>
    <w:semiHidden/>
    <w:rsid w:val="0038664E"/>
    <w:rPr>
      <w:rFonts w:cstheme="majorBidi"/>
      <w:b/>
      <w:bCs/>
      <w:color w:val="595959" w:themeColor="text1" w:themeTint="A6"/>
    </w:rPr>
  </w:style>
  <w:style w:type="character" w:customStyle="1" w:styleId="80">
    <w:name w:val="标题 8 字符"/>
    <w:basedOn w:val="a0"/>
    <w:link w:val="8"/>
    <w:uiPriority w:val="9"/>
    <w:semiHidden/>
    <w:rsid w:val="0038664E"/>
    <w:rPr>
      <w:rFonts w:cstheme="majorBidi"/>
      <w:color w:val="595959" w:themeColor="text1" w:themeTint="A6"/>
    </w:rPr>
  </w:style>
  <w:style w:type="character" w:customStyle="1" w:styleId="90">
    <w:name w:val="标题 9 字符"/>
    <w:basedOn w:val="a0"/>
    <w:link w:val="9"/>
    <w:uiPriority w:val="9"/>
    <w:semiHidden/>
    <w:rsid w:val="0038664E"/>
    <w:rPr>
      <w:rFonts w:eastAsiaTheme="majorEastAsia" w:cstheme="majorBidi"/>
      <w:color w:val="595959" w:themeColor="text1" w:themeTint="A6"/>
    </w:rPr>
  </w:style>
  <w:style w:type="paragraph" w:styleId="a3">
    <w:name w:val="Title"/>
    <w:basedOn w:val="a"/>
    <w:next w:val="a"/>
    <w:link w:val="a4"/>
    <w:uiPriority w:val="10"/>
    <w:qFormat/>
    <w:rsid w:val="0038664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66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664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66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664E"/>
    <w:pPr>
      <w:spacing w:before="160"/>
      <w:jc w:val="center"/>
    </w:pPr>
    <w:rPr>
      <w:i/>
      <w:iCs/>
      <w:color w:val="404040" w:themeColor="text1" w:themeTint="BF"/>
    </w:rPr>
  </w:style>
  <w:style w:type="character" w:customStyle="1" w:styleId="a8">
    <w:name w:val="引用 字符"/>
    <w:basedOn w:val="a0"/>
    <w:link w:val="a7"/>
    <w:uiPriority w:val="29"/>
    <w:rsid w:val="0038664E"/>
    <w:rPr>
      <w:i/>
      <w:iCs/>
      <w:color w:val="404040" w:themeColor="text1" w:themeTint="BF"/>
    </w:rPr>
  </w:style>
  <w:style w:type="paragraph" w:styleId="a9">
    <w:name w:val="List Paragraph"/>
    <w:basedOn w:val="a"/>
    <w:uiPriority w:val="34"/>
    <w:qFormat/>
    <w:rsid w:val="0038664E"/>
    <w:pPr>
      <w:ind w:left="720"/>
      <w:contextualSpacing/>
    </w:pPr>
  </w:style>
  <w:style w:type="character" w:styleId="aa">
    <w:name w:val="Intense Emphasis"/>
    <w:basedOn w:val="a0"/>
    <w:uiPriority w:val="21"/>
    <w:qFormat/>
    <w:rsid w:val="0038664E"/>
    <w:rPr>
      <w:i/>
      <w:iCs/>
      <w:color w:val="0F4761" w:themeColor="accent1" w:themeShade="BF"/>
    </w:rPr>
  </w:style>
  <w:style w:type="paragraph" w:styleId="ab">
    <w:name w:val="Intense Quote"/>
    <w:basedOn w:val="a"/>
    <w:next w:val="a"/>
    <w:link w:val="ac"/>
    <w:uiPriority w:val="30"/>
    <w:qFormat/>
    <w:rsid w:val="00386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664E"/>
    <w:rPr>
      <w:i/>
      <w:iCs/>
      <w:color w:val="0F4761" w:themeColor="accent1" w:themeShade="BF"/>
    </w:rPr>
  </w:style>
  <w:style w:type="character" w:styleId="ad">
    <w:name w:val="Intense Reference"/>
    <w:basedOn w:val="a0"/>
    <w:uiPriority w:val="32"/>
    <w:qFormat/>
    <w:rsid w:val="0038664E"/>
    <w:rPr>
      <w:b/>
      <w:bCs/>
      <w:smallCaps/>
      <w:color w:val="0F4761" w:themeColor="accent1" w:themeShade="BF"/>
      <w:spacing w:val="5"/>
    </w:rPr>
  </w:style>
  <w:style w:type="paragraph" w:styleId="ae">
    <w:name w:val="Normal (Web)"/>
    <w:basedOn w:val="a"/>
    <w:uiPriority w:val="99"/>
    <w:semiHidden/>
    <w:unhideWhenUsed/>
    <w:rsid w:val="0038664E"/>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8664E"/>
    <w:rPr>
      <w:b/>
      <w:bCs/>
    </w:rPr>
  </w:style>
  <w:style w:type="character" w:customStyle="1" w:styleId="apple-converted-space">
    <w:name w:val="apple-converted-space"/>
    <w:basedOn w:val="a0"/>
    <w:rsid w:val="0038664E"/>
  </w:style>
  <w:style w:type="paragraph" w:styleId="HTML">
    <w:name w:val="HTML Preformatted"/>
    <w:basedOn w:val="a"/>
    <w:link w:val="HTML0"/>
    <w:uiPriority w:val="99"/>
    <w:semiHidden/>
    <w:unhideWhenUsed/>
    <w:rsid w:val="003866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38664E"/>
    <w:rPr>
      <w:rFonts w:ascii="宋体" w:eastAsia="宋体" w:hAnsi="宋体" w:cs="宋体"/>
      <w:kern w:val="0"/>
      <w:sz w:val="24"/>
      <w14:ligatures w14:val="none"/>
    </w:rPr>
  </w:style>
  <w:style w:type="character" w:styleId="HTML1">
    <w:name w:val="HTML Code"/>
    <w:basedOn w:val="a0"/>
    <w:uiPriority w:val="99"/>
    <w:semiHidden/>
    <w:unhideWhenUsed/>
    <w:rsid w:val="0038664E"/>
    <w:rPr>
      <w:rFonts w:ascii="宋体" w:eastAsia="宋体" w:hAnsi="宋体" w:cs="宋体"/>
      <w:sz w:val="24"/>
      <w:szCs w:val="24"/>
    </w:rPr>
  </w:style>
  <w:style w:type="paragraph" w:customStyle="1" w:styleId="p1">
    <w:name w:val="p1"/>
    <w:basedOn w:val="a"/>
    <w:rsid w:val="001D4C8D"/>
    <w:pPr>
      <w:widowControl/>
      <w:spacing w:after="0" w:line="240" w:lineRule="auto"/>
    </w:pPr>
    <w:rPr>
      <w:rFonts w:ascii="Times" w:eastAsia="宋体" w:hAnsi="Times" w:cs="Times"/>
      <w:color w:val="141413"/>
      <w:kern w:val="0"/>
      <w:sz w:val="15"/>
      <w:szCs w:val="15"/>
      <w14:ligatures w14:val="none"/>
    </w:rPr>
  </w:style>
  <w:style w:type="character" w:customStyle="1" w:styleId="s1">
    <w:name w:val="s1"/>
    <w:basedOn w:val="a0"/>
    <w:rsid w:val="001D4C8D"/>
    <w:rPr>
      <w:rFonts w:ascii="Times" w:hAnsi="Times" w:cs="Times" w:hint="default"/>
      <w:sz w:val="9"/>
      <w:szCs w:val="9"/>
    </w:rPr>
  </w:style>
  <w:style w:type="paragraph" w:customStyle="1" w:styleId="whitespace-normal">
    <w:name w:val="whitespace-normal"/>
    <w:basedOn w:val="a"/>
    <w:rsid w:val="009E2FA0"/>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line number"/>
    <w:basedOn w:val="a0"/>
    <w:uiPriority w:val="99"/>
    <w:semiHidden/>
    <w:unhideWhenUsed/>
    <w:rsid w:val="00DF62CA"/>
  </w:style>
  <w:style w:type="paragraph" w:customStyle="1" w:styleId="font-claude-response-body">
    <w:name w:val="font-claude-response-body"/>
    <w:basedOn w:val="a"/>
    <w:rsid w:val="00311C0F"/>
    <w:pPr>
      <w:widowControl/>
      <w:spacing w:before="100" w:beforeAutospacing="1" w:after="100" w:afterAutospacing="1" w:line="240" w:lineRule="auto"/>
    </w:pPr>
    <w:rPr>
      <w:rFonts w:ascii="宋体" w:eastAsia="宋体" w:hAnsi="宋体" w:cs="宋体"/>
      <w:kern w:val="0"/>
      <w:sz w:val="24"/>
      <w14:ligatures w14:val="none"/>
    </w:rPr>
  </w:style>
  <w:style w:type="paragraph" w:styleId="af1">
    <w:name w:val="footer"/>
    <w:basedOn w:val="a"/>
    <w:link w:val="af2"/>
    <w:uiPriority w:val="99"/>
    <w:unhideWhenUsed/>
    <w:rsid w:val="007144ED"/>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7144ED"/>
    <w:rPr>
      <w:sz w:val="18"/>
      <w:szCs w:val="18"/>
    </w:rPr>
  </w:style>
  <w:style w:type="character" w:styleId="af3">
    <w:name w:val="page number"/>
    <w:basedOn w:val="a0"/>
    <w:uiPriority w:val="99"/>
    <w:semiHidden/>
    <w:unhideWhenUsed/>
    <w:rsid w:val="007144ED"/>
  </w:style>
  <w:style w:type="paragraph" w:styleId="af4">
    <w:name w:val="Bibliography"/>
    <w:basedOn w:val="a"/>
    <w:next w:val="a"/>
    <w:uiPriority w:val="37"/>
    <w:unhideWhenUsed/>
    <w:rsid w:val="00EC1864"/>
    <w:pPr>
      <w:tabs>
        <w:tab w:val="left" w:pos="380"/>
      </w:tabs>
      <w:spacing w:after="0" w:line="480" w:lineRule="auto"/>
      <w:ind w:left="720" w:hanging="720"/>
    </w:pPr>
  </w:style>
  <w:style w:type="paragraph" w:styleId="af5">
    <w:name w:val="Revision"/>
    <w:hidden/>
    <w:uiPriority w:val="99"/>
    <w:semiHidden/>
    <w:rsid w:val="0003176D"/>
    <w:pPr>
      <w:spacing w:after="0" w:line="240" w:lineRule="auto"/>
    </w:pPr>
  </w:style>
  <w:style w:type="character" w:styleId="af6">
    <w:name w:val="annotation reference"/>
    <w:basedOn w:val="a0"/>
    <w:uiPriority w:val="99"/>
    <w:semiHidden/>
    <w:unhideWhenUsed/>
    <w:rsid w:val="00FA43BD"/>
    <w:rPr>
      <w:sz w:val="21"/>
      <w:szCs w:val="21"/>
    </w:rPr>
  </w:style>
  <w:style w:type="paragraph" w:styleId="af7">
    <w:name w:val="annotation text"/>
    <w:basedOn w:val="a"/>
    <w:link w:val="af8"/>
    <w:uiPriority w:val="99"/>
    <w:unhideWhenUsed/>
    <w:rsid w:val="00FA43BD"/>
  </w:style>
  <w:style w:type="character" w:customStyle="1" w:styleId="af8">
    <w:name w:val="批注文字 字符"/>
    <w:basedOn w:val="a0"/>
    <w:link w:val="af7"/>
    <w:uiPriority w:val="99"/>
    <w:rsid w:val="00FA43BD"/>
  </w:style>
  <w:style w:type="paragraph" w:styleId="af9">
    <w:name w:val="annotation subject"/>
    <w:basedOn w:val="af7"/>
    <w:next w:val="af7"/>
    <w:link w:val="afa"/>
    <w:uiPriority w:val="99"/>
    <w:semiHidden/>
    <w:unhideWhenUsed/>
    <w:rsid w:val="00FA43BD"/>
    <w:rPr>
      <w:b/>
      <w:bCs/>
    </w:rPr>
  </w:style>
  <w:style w:type="character" w:customStyle="1" w:styleId="afa">
    <w:name w:val="批注主题 字符"/>
    <w:basedOn w:val="af8"/>
    <w:link w:val="af9"/>
    <w:uiPriority w:val="99"/>
    <w:semiHidden/>
    <w:rsid w:val="00FA43BD"/>
    <w:rPr>
      <w:b/>
      <w:bCs/>
    </w:rPr>
  </w:style>
  <w:style w:type="paragraph" w:styleId="afb">
    <w:name w:val="header"/>
    <w:basedOn w:val="a"/>
    <w:link w:val="afc"/>
    <w:uiPriority w:val="99"/>
    <w:unhideWhenUsed/>
    <w:rsid w:val="00CC784E"/>
    <w:pPr>
      <w:tabs>
        <w:tab w:val="center" w:pos="4153"/>
        <w:tab w:val="right" w:pos="8306"/>
      </w:tabs>
      <w:snapToGrid w:val="0"/>
      <w:spacing w:line="240" w:lineRule="auto"/>
      <w:jc w:val="center"/>
    </w:pPr>
    <w:rPr>
      <w:sz w:val="18"/>
      <w:szCs w:val="18"/>
    </w:rPr>
  </w:style>
  <w:style w:type="character" w:customStyle="1" w:styleId="afc">
    <w:name w:val="页眉 字符"/>
    <w:basedOn w:val="a0"/>
    <w:link w:val="afb"/>
    <w:uiPriority w:val="99"/>
    <w:rsid w:val="00CC784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EE999-09C4-1046-9B70-148730759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6</Pages>
  <Words>15357</Words>
  <Characters>87540</Characters>
  <Application>Microsoft Office Word</Application>
  <DocSecurity>0</DocSecurity>
  <Lines>729</Lines>
  <Paragraphs>205</Paragraphs>
  <ScaleCrop>false</ScaleCrop>
  <Company/>
  <LinksUpToDate>false</LinksUpToDate>
  <CharactersWithSpaces>102692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318</cp:revision>
  <dcterms:created xsi:type="dcterms:W3CDTF">2025-11-30T14:44:00Z</dcterms:created>
  <dcterms:modified xsi:type="dcterms:W3CDTF">2025-12-03T05:06:00Z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id="JtxzyvmS"/&gt;&lt;style id="http://www.zotero.org/styles/american-geophysical-union" hasBibliography="1" bibliographyStyleHasBeenSet="1"/&gt;&lt;prefs&gt;&lt;pref name="fieldType" value="Field"/&gt;&lt;/prefs&gt;&lt;/data&gt;</vt:lpwstr>
  </property>
</Properties>
</file>