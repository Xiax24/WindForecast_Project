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F835" w14:textId="77777777" w:rsidR="002C7B57" w:rsidRPr="000A1B70" w:rsidRDefault="002C7B57" w:rsidP="0097075A">
      <w:pPr>
        <w:spacing w:beforeLines="50" w:before="120" w:afterLines="10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A1B70">
        <w:rPr>
          <w:rFonts w:ascii="Times New Roman" w:hAnsi="Times New Roman" w:cs="Times New Roman"/>
          <w:b/>
          <w:bCs/>
          <w:sz w:val="24"/>
          <w:szCs w:val="24"/>
        </w:rPr>
        <w:t>Cover Letter</w:t>
      </w:r>
    </w:p>
    <w:p w14:paraId="6C1EE3D7" w14:textId="77777777" w:rsidR="002C7B57" w:rsidRPr="000A1B70" w:rsidRDefault="002C7B57" w:rsidP="0097075A">
      <w:pPr>
        <w:spacing w:line="360" w:lineRule="auto"/>
        <w:rPr>
          <w:rFonts w:ascii="Times New Roman" w:eastAsia="宋体" w:hAnsi="Times New Roman" w:cs="Times New Roman"/>
          <w:b/>
          <w:color w:val="000000"/>
          <w:sz w:val="24"/>
          <w:szCs w:val="24"/>
          <w:lang w:eastAsia="en-US" w:bidi="en-US"/>
        </w:rPr>
      </w:pPr>
      <w:r w:rsidRPr="000A1B70">
        <w:rPr>
          <w:rFonts w:ascii="Times New Roman" w:eastAsia="宋体" w:hAnsi="Times New Roman" w:cs="Times New Roman"/>
          <w:b/>
          <w:color w:val="000000"/>
          <w:sz w:val="24"/>
          <w:szCs w:val="24"/>
          <w:lang w:eastAsia="en-US"/>
        </w:rPr>
        <w:t xml:space="preserve">Professor Yong Luo, </w:t>
      </w:r>
      <w:r w:rsidRPr="000A1B70">
        <w:rPr>
          <w:rFonts w:ascii="Times New Roman" w:hAnsi="Times New Roman" w:cs="Times New Roman"/>
          <w:b/>
          <w:bCs/>
          <w:sz w:val="24"/>
          <w:szCs w:val="24"/>
        </w:rPr>
        <w:t>on behalf of all co-authors</w:t>
      </w:r>
    </w:p>
    <w:p w14:paraId="7817A018" w14:textId="77777777" w:rsidR="002C7B57" w:rsidRPr="000A1B70" w:rsidRDefault="002C7B57" w:rsidP="0097075A">
      <w:pPr>
        <w:spacing w:line="360" w:lineRule="auto"/>
        <w:rPr>
          <w:rFonts w:ascii="Times New Roman" w:eastAsia="宋体" w:hAnsi="Times New Roman" w:cs="Times New Roman"/>
          <w:color w:val="000000"/>
          <w:sz w:val="24"/>
          <w:szCs w:val="24"/>
          <w:lang w:eastAsia="en-US" w:bidi="en-US"/>
        </w:rPr>
      </w:pPr>
      <w:r w:rsidRPr="000A1B70">
        <w:rPr>
          <w:rFonts w:ascii="Times New Roman" w:eastAsia="宋体" w:hAnsi="Times New Roman" w:cs="Times New Roman"/>
          <w:color w:val="000000"/>
          <w:sz w:val="24"/>
          <w:szCs w:val="24"/>
          <w:lang w:eastAsia="en-US" w:bidi="en-US"/>
        </w:rPr>
        <w:t>Department of Earth System Science, Tsinghua University</w:t>
      </w:r>
    </w:p>
    <w:p w14:paraId="3D65B5A0" w14:textId="77777777" w:rsidR="002C7B57" w:rsidRPr="000A1B70" w:rsidRDefault="002C7B57" w:rsidP="0097075A">
      <w:pPr>
        <w:spacing w:line="360" w:lineRule="auto"/>
        <w:rPr>
          <w:rFonts w:ascii="Times New Roman" w:eastAsia="宋体" w:hAnsi="Times New Roman" w:cs="Times New Roman"/>
          <w:color w:val="000000"/>
          <w:sz w:val="24"/>
          <w:szCs w:val="24"/>
          <w:lang w:eastAsia="en-US"/>
        </w:rPr>
      </w:pPr>
      <w:r w:rsidRPr="000A1B70">
        <w:rPr>
          <w:rFonts w:ascii="Times New Roman" w:eastAsia="宋体" w:hAnsi="Times New Roman" w:cs="Times New Roman"/>
          <w:color w:val="000000"/>
          <w:sz w:val="24"/>
          <w:szCs w:val="24"/>
          <w:lang w:eastAsia="en-US"/>
        </w:rPr>
        <w:t>Room S-807, Mengmingwei Science &amp; Technology Building, Tsinghua University, Haidian, Beijing, P.R. China, 100084</w:t>
      </w:r>
    </w:p>
    <w:p w14:paraId="01F58D2D" w14:textId="64F6F976" w:rsidR="002C7B57" w:rsidRPr="000A1B70" w:rsidDel="0051144D" w:rsidRDefault="002C7B57" w:rsidP="0097075A">
      <w:pPr>
        <w:wordWrap w:val="0"/>
        <w:spacing w:line="360" w:lineRule="auto"/>
        <w:rPr>
          <w:del w:id="0" w:author="Supeng Zhang" w:date="2026-04-01T14:18:00Z" w16du:dateUtc="2026-04-01T06:18:00Z"/>
          <w:rFonts w:ascii="Times New Roman" w:eastAsia="宋体" w:hAnsi="Times New Roman" w:cs="Times New Roman"/>
          <w:color w:val="000000"/>
          <w:sz w:val="24"/>
          <w:szCs w:val="24"/>
        </w:rPr>
      </w:pPr>
      <w:del w:id="1" w:author="Supeng Zhang" w:date="2026-04-01T14:18:00Z" w16du:dateUtc="2026-04-01T06:18:00Z">
        <w:r w:rsidRPr="000A1B70" w:rsidDel="0051144D">
          <w:rPr>
            <w:rFonts w:ascii="Times New Roman" w:eastAsia="宋体" w:hAnsi="Times New Roman" w:cs="Times New Roman"/>
            <w:color w:val="000000"/>
            <w:sz w:val="24"/>
            <w:szCs w:val="24"/>
          </w:rPr>
          <w:delText>TEL: +86-10-62788891</w:delText>
        </w:r>
      </w:del>
    </w:p>
    <w:p w14:paraId="4435A6DA" w14:textId="63B7E00F" w:rsidR="002C7B57" w:rsidRPr="000A1B70" w:rsidDel="0051144D" w:rsidRDefault="002C7B57" w:rsidP="0097075A">
      <w:pPr>
        <w:spacing w:line="360" w:lineRule="auto"/>
        <w:rPr>
          <w:del w:id="2" w:author="Supeng Zhang" w:date="2026-04-01T14:18:00Z" w16du:dateUtc="2026-04-01T06:18:00Z"/>
          <w:rFonts w:ascii="Times New Roman" w:eastAsia="宋体" w:hAnsi="Times New Roman" w:cs="Times New Roman"/>
          <w:color w:val="000000"/>
          <w:sz w:val="24"/>
          <w:szCs w:val="24"/>
        </w:rPr>
      </w:pPr>
      <w:del w:id="3" w:author="Supeng Zhang" w:date="2026-04-01T14:18:00Z" w16du:dateUtc="2026-04-01T06:18:00Z">
        <w:r w:rsidRPr="000A1B70" w:rsidDel="0051144D">
          <w:rPr>
            <w:rFonts w:ascii="Times New Roman" w:eastAsia="宋体" w:hAnsi="Times New Roman" w:cs="Times New Roman"/>
            <w:color w:val="000000"/>
            <w:sz w:val="24"/>
            <w:szCs w:val="24"/>
          </w:rPr>
          <w:delText>FAX:</w:delText>
        </w:r>
        <w:r w:rsidRPr="000A1B70" w:rsidDel="0051144D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0A1B70" w:rsidDel="0051144D">
          <w:rPr>
            <w:rFonts w:ascii="Times New Roman" w:eastAsia="宋体" w:hAnsi="Times New Roman" w:cs="Times New Roman"/>
            <w:color w:val="000000"/>
            <w:sz w:val="24"/>
            <w:szCs w:val="24"/>
          </w:rPr>
          <w:delText>+86-10-62797284</w:delText>
        </w:r>
      </w:del>
    </w:p>
    <w:p w14:paraId="7DE3BC63" w14:textId="4F724871" w:rsidR="007E3822" w:rsidRPr="003E34F7" w:rsidRDefault="002C7B57" w:rsidP="003E34F7">
      <w:pPr>
        <w:spacing w:beforeLines="50" w:before="120" w:afterLines="100" w:after="240"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0A1B70">
        <w:rPr>
          <w:rFonts w:ascii="Times New Roman" w:hAnsi="Times New Roman" w:cs="Times New Roman"/>
          <w:b/>
          <w:bCs/>
          <w:sz w:val="24"/>
          <w:szCs w:val="24"/>
        </w:rPr>
        <w:t>1 April 2026</w:t>
      </w:r>
    </w:p>
    <w:p w14:paraId="50D6FCAA" w14:textId="6AB94BAD" w:rsidR="007E3822" w:rsidRPr="000A1B70" w:rsidRDefault="00447EEC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Editor,</w:t>
      </w:r>
    </w:p>
    <w:p w14:paraId="5E2E1742" w14:textId="38D5D1B5" w:rsidR="007E3822" w:rsidRPr="0097075A" w:rsidRDefault="00F83862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F83862">
        <w:rPr>
          <w:rFonts w:ascii="Times New Roman" w:eastAsia="宋体" w:hAnsi="Times New Roman" w:cs="Times New Roman"/>
          <w:color w:val="000000"/>
          <w:sz w:val="24"/>
          <w:szCs w:val="24"/>
        </w:rPr>
        <w:t>Please consider our manuscript entitled "</w:t>
      </w:r>
      <w:r w:rsidRPr="00F83862">
        <w:rPr>
          <w:rFonts w:ascii="Times New Roman" w:eastAsia="宋体" w:hAnsi="Times New Roman" w:cs="Times New Roman"/>
          <w:i/>
          <w:color w:val="000000"/>
          <w:sz w:val="24"/>
          <w:szCs w:val="24"/>
        </w:rPr>
        <w:t>Extended Profiles Including Surface-Layer Wind Speed Improve Farm-Scale Wind Power Forecasting</w:t>
      </w:r>
      <w:r w:rsidRPr="00F83862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" for publication in </w:t>
      </w:r>
      <w:r w:rsidRPr="00F83862">
        <w:rPr>
          <w:rFonts w:ascii="Times New Roman" w:eastAsia="宋体" w:hAnsi="Times New Roman" w:cs="Times New Roman"/>
          <w:i/>
          <w:color w:val="000000"/>
          <w:sz w:val="24"/>
          <w:szCs w:val="24"/>
        </w:rPr>
        <w:t>Geophysical Research Letters</w:t>
      </w:r>
      <w:r w:rsidRPr="00F83862">
        <w:rPr>
          <w:rFonts w:ascii="Times New Roman" w:eastAsia="宋体" w:hAnsi="Times New Roman" w:cs="Times New Roman"/>
          <w:color w:val="000000"/>
          <w:sz w:val="24"/>
          <w:szCs w:val="24"/>
        </w:rPr>
        <w:t>.</w:t>
      </w:r>
    </w:p>
    <w:p w14:paraId="7D318857" w14:textId="37FEBB44" w:rsidR="00B75D05" w:rsidRPr="00B75D05" w:rsidDel="007D218E" w:rsidRDefault="007E3822" w:rsidP="000F2E75">
      <w:pPr>
        <w:spacing w:after="240" w:line="360" w:lineRule="auto"/>
        <w:rPr>
          <w:del w:id="4" w:author="Supeng Zhang" w:date="2026-04-01T14:55:00Z" w16du:dateUtc="2026-04-01T06:55:00Z"/>
          <w:rFonts w:ascii="Times New Roman" w:hAnsi="Times New Roman" w:cs="Times New Roman"/>
          <w:sz w:val="24"/>
          <w:szCs w:val="24"/>
        </w:rPr>
      </w:pPr>
      <w:r w:rsidRPr="000A1B70">
        <w:rPr>
          <w:rFonts w:ascii="Times New Roman" w:hAnsi="Times New Roman" w:cs="Times New Roman"/>
          <w:sz w:val="24"/>
          <w:szCs w:val="24"/>
        </w:rPr>
        <w:t xml:space="preserve">This study addresses a fundamental question in wind energy meteorology: which part of the vertical wind profile </w:t>
      </w:r>
      <w:ins w:id="5" w:author="Supeng Zhang" w:date="2026-04-01T14:36:00Z" w16du:dateUtc="2026-04-01T06:36:00Z">
        <w:r w:rsidR="00123ED6" w:rsidRPr="000A1B70">
          <w:rPr>
            <w:rFonts w:ascii="Times New Roman" w:hAnsi="Times New Roman" w:cs="Times New Roman"/>
            <w:sz w:val="24"/>
            <w:szCs w:val="24"/>
          </w:rPr>
          <w:t>under what physical conditions</w:t>
        </w:r>
        <w:r w:rsidR="00123ED6" w:rsidRPr="000A1B70" w:rsidDel="00260106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del w:id="6" w:author="Supeng Zhang" w:date="2026-04-01T14:34:00Z" w16du:dateUtc="2026-04-01T06:34:00Z">
        <w:r w:rsidRPr="000A1B70" w:rsidDel="00260106">
          <w:rPr>
            <w:rFonts w:ascii="Times New Roman" w:hAnsi="Times New Roman" w:cs="Times New Roman"/>
            <w:sz w:val="24"/>
            <w:szCs w:val="24"/>
          </w:rPr>
          <w:delText xml:space="preserve">most effectively </w:delText>
        </w:r>
      </w:del>
      <w:ins w:id="7" w:author="Supeng Zhang" w:date="2026-04-01T14:34:00Z" w16du:dateUtc="2026-04-01T06:34:00Z">
        <w:r w:rsidR="00A9143C">
          <w:rPr>
            <w:rFonts w:ascii="Times New Roman" w:hAnsi="Times New Roman" w:cs="Times New Roman" w:hint="eastAsia"/>
            <w:sz w:val="24"/>
            <w:szCs w:val="24"/>
          </w:rPr>
          <w:t>is</w:t>
        </w:r>
      </w:ins>
      <w:ins w:id="8" w:author="Supeng Zhang" w:date="2026-04-01T14:35:00Z" w16du:dateUtc="2026-04-01T06:35:00Z">
        <w:r w:rsidR="00A9143C">
          <w:rPr>
            <w:rFonts w:ascii="Times New Roman" w:hAnsi="Times New Roman" w:cs="Times New Roman" w:hint="eastAsia"/>
            <w:sz w:val="24"/>
            <w:szCs w:val="24"/>
          </w:rPr>
          <w:t xml:space="preserve"> most significant for </w:t>
        </w:r>
      </w:ins>
      <w:commentRangeStart w:id="9"/>
      <w:del w:id="10" w:author="Supeng Zhang" w:date="2026-04-01T14:35:00Z" w16du:dateUtc="2026-04-01T06:35:00Z">
        <w:r w:rsidRPr="000A1B70" w:rsidDel="00A9143C">
          <w:rPr>
            <w:rFonts w:ascii="Times New Roman" w:hAnsi="Times New Roman" w:cs="Times New Roman"/>
            <w:sz w:val="24"/>
            <w:szCs w:val="24"/>
          </w:rPr>
          <w:delText>represents</w:delText>
        </w:r>
      </w:del>
      <w:commentRangeEnd w:id="9"/>
      <w:r w:rsidR="00123ED6" w:rsidRPr="000A1B70">
        <w:rPr>
          <w:rStyle w:val="a3"/>
          <w:rFonts w:ascii="Times New Roman" w:hAnsi="Times New Roman" w:cs="Times New Roman"/>
          <w:sz w:val="24"/>
          <w:szCs w:val="24"/>
        </w:rPr>
        <w:commentReference w:id="9"/>
      </w:r>
      <w:del w:id="11" w:author="Supeng Zhang" w:date="2026-04-01T14:35:00Z" w16du:dateUtc="2026-04-01T06:35:00Z">
        <w:r w:rsidRPr="000A1B70" w:rsidDel="00A9143C">
          <w:rPr>
            <w:rFonts w:ascii="Times New Roman" w:hAnsi="Times New Roman" w:cs="Times New Roman"/>
            <w:sz w:val="24"/>
            <w:szCs w:val="24"/>
          </w:rPr>
          <w:delText xml:space="preserve"> farm-scale </w:delText>
        </w:r>
      </w:del>
      <w:r w:rsidRPr="000A1B70">
        <w:rPr>
          <w:rFonts w:ascii="Times New Roman" w:hAnsi="Times New Roman" w:cs="Times New Roman"/>
          <w:sz w:val="24"/>
          <w:szCs w:val="24"/>
        </w:rPr>
        <w:t>power production</w:t>
      </w:r>
      <w:del w:id="12" w:author="Supeng Zhang" w:date="2026-04-01T14:36:00Z" w16du:dateUtc="2026-04-01T06:36:00Z">
        <w:r w:rsidRPr="000A1B70" w:rsidDel="00123ED6">
          <w:rPr>
            <w:rFonts w:ascii="Times New Roman" w:hAnsi="Times New Roman" w:cs="Times New Roman"/>
            <w:sz w:val="24"/>
            <w:szCs w:val="24"/>
          </w:rPr>
          <w:delText>, and under what physical conditions</w:delText>
        </w:r>
      </w:del>
      <w:r w:rsidRPr="000A1B70">
        <w:rPr>
          <w:rFonts w:ascii="Times New Roman" w:hAnsi="Times New Roman" w:cs="Times New Roman"/>
          <w:sz w:val="24"/>
          <w:szCs w:val="24"/>
        </w:rPr>
        <w:t>.</w:t>
      </w:r>
      <w:ins w:id="13" w:author="Supeng Zhang" w:date="2026-04-01T14:43:00Z" w16du:dateUtc="2026-04-01T06:43:00Z">
        <w:r w:rsidR="003F3331">
          <w:rPr>
            <w:rFonts w:ascii="Times New Roman" w:hAnsi="Times New Roman" w:cs="Times New Roman" w:hint="eastAsia"/>
            <w:sz w:val="24"/>
            <w:szCs w:val="24"/>
          </w:rPr>
          <w:t xml:space="preserve"> </w:t>
        </w:r>
      </w:ins>
      <w:del w:id="14" w:author="Supeng Zhang" w:date="2026-04-01T14:43:00Z" w16du:dateUtc="2026-04-01T06:43:00Z">
        <w:r w:rsidRPr="000A1B70" w:rsidDel="003F3331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  <w:r w:rsidRPr="000A1B70">
        <w:rPr>
          <w:rFonts w:ascii="Times New Roman" w:hAnsi="Times New Roman" w:cs="Times New Roman"/>
          <w:sz w:val="24"/>
          <w:szCs w:val="24"/>
        </w:rPr>
        <w:t>Wind power prediction</w:t>
      </w:r>
      <w:del w:id="15" w:author="Supeng Zhang" w:date="2026-04-01T14:57:00Z" w16du:dateUtc="2026-04-01T06:57:00Z">
        <w:r w:rsidRPr="000A1B70" w:rsidDel="00FD2B32">
          <w:rPr>
            <w:rFonts w:ascii="Times New Roman" w:hAnsi="Times New Roman" w:cs="Times New Roman"/>
            <w:sz w:val="24"/>
            <w:szCs w:val="24"/>
          </w:rPr>
          <w:delText xml:space="preserve"> has</w:delText>
        </w:r>
      </w:del>
      <w:r w:rsidRPr="000A1B70">
        <w:rPr>
          <w:rFonts w:ascii="Times New Roman" w:hAnsi="Times New Roman" w:cs="Times New Roman"/>
          <w:sz w:val="24"/>
          <w:szCs w:val="24"/>
        </w:rPr>
        <w:t xml:space="preserve"> </w:t>
      </w:r>
      <w:ins w:id="16" w:author="Supeng Zhang" w:date="2026-04-01T14:56:00Z" w16du:dateUtc="2026-04-01T06:56:00Z">
        <w:r w:rsidR="004D329D">
          <w:rPr>
            <w:rFonts w:ascii="Times New Roman" w:hAnsi="Times New Roman" w:cs="Times New Roman"/>
            <w:sz w:val="24"/>
            <w:szCs w:val="24"/>
          </w:rPr>
          <w:t>traditionally</w:t>
        </w:r>
      </w:ins>
      <w:del w:id="17" w:author="Supeng Zhang" w:date="2026-04-01T14:56:00Z" w16du:dateUtc="2026-04-01T06:56:00Z">
        <w:r w:rsidRPr="000A1B70" w:rsidDel="004D329D">
          <w:rPr>
            <w:rFonts w:ascii="Times New Roman" w:hAnsi="Times New Roman" w:cs="Times New Roman"/>
            <w:sz w:val="24"/>
            <w:szCs w:val="24"/>
          </w:rPr>
          <w:delText>long</w:delText>
        </w:r>
      </w:del>
      <w:r w:rsidRPr="000A1B70">
        <w:rPr>
          <w:rFonts w:ascii="Times New Roman" w:hAnsi="Times New Roman" w:cs="Times New Roman"/>
          <w:sz w:val="24"/>
          <w:szCs w:val="24"/>
        </w:rPr>
        <w:t xml:space="preserve"> relie</w:t>
      </w:r>
      <w:ins w:id="18" w:author="Supeng Zhang" w:date="2026-04-01T14:57:00Z" w16du:dateUtc="2026-04-01T06:57:00Z">
        <w:r w:rsidR="00FD2B32">
          <w:rPr>
            <w:rFonts w:ascii="Times New Roman" w:hAnsi="Times New Roman" w:cs="Times New Roman" w:hint="eastAsia"/>
            <w:sz w:val="24"/>
            <w:szCs w:val="24"/>
          </w:rPr>
          <w:t>s</w:t>
        </w:r>
      </w:ins>
      <w:del w:id="19" w:author="Supeng Zhang" w:date="2026-04-01T14:57:00Z" w16du:dateUtc="2026-04-01T06:57:00Z">
        <w:r w:rsidRPr="000A1B70" w:rsidDel="00FD2B32">
          <w:rPr>
            <w:rFonts w:ascii="Times New Roman" w:hAnsi="Times New Roman" w:cs="Times New Roman"/>
            <w:sz w:val="24"/>
            <w:szCs w:val="24"/>
          </w:rPr>
          <w:delText>d</w:delText>
        </w:r>
      </w:del>
      <w:del w:id="20" w:author="Supeng Zhang" w:date="2026-04-01T14:56:00Z" w16du:dateUtc="2026-04-01T06:56:00Z">
        <w:r w:rsidRPr="000A1B70" w:rsidDel="004D329D">
          <w:rPr>
            <w:rFonts w:ascii="Times New Roman" w:hAnsi="Times New Roman" w:cs="Times New Roman"/>
            <w:sz w:val="24"/>
            <w:szCs w:val="24"/>
          </w:rPr>
          <w:delText xml:space="preserve"> primarily</w:delText>
        </w:r>
      </w:del>
      <w:r w:rsidRPr="000A1B70">
        <w:rPr>
          <w:rFonts w:ascii="Times New Roman" w:hAnsi="Times New Roman" w:cs="Times New Roman"/>
          <w:sz w:val="24"/>
          <w:szCs w:val="24"/>
        </w:rPr>
        <w:t xml:space="preserve"> on hub-height</w:t>
      </w:r>
      <w:ins w:id="21" w:author="Supeng Zhang" w:date="2026-04-01T14:56:00Z" w16du:dateUtc="2026-04-01T06:56:00Z">
        <w:r w:rsidR="004D329D">
          <w:rPr>
            <w:rFonts w:ascii="Times New Roman" w:hAnsi="Times New Roman" w:cs="Times New Roman" w:hint="eastAsia"/>
            <w:sz w:val="24"/>
            <w:szCs w:val="24"/>
          </w:rPr>
          <w:t xml:space="preserve"> or rotor</w:t>
        </w:r>
      </w:ins>
      <w:ins w:id="22" w:author="Supeng Zhang" w:date="2026-04-01T14:57:00Z" w16du:dateUtc="2026-04-01T06:57:00Z">
        <w:r w:rsidR="004D329D">
          <w:rPr>
            <w:rFonts w:ascii="Times New Roman" w:hAnsi="Times New Roman" w:cs="Times New Roman" w:hint="eastAsia"/>
            <w:sz w:val="24"/>
            <w:szCs w:val="24"/>
          </w:rPr>
          <w:t>-</w:t>
        </w:r>
        <w:r w:rsidR="004D329D">
          <w:rPr>
            <w:rFonts w:ascii="Times New Roman" w:hAnsi="Times New Roman" w:cs="Times New Roman"/>
            <w:sz w:val="24"/>
            <w:szCs w:val="24"/>
          </w:rPr>
          <w:t>equivalent</w:t>
        </w:r>
      </w:ins>
      <w:r w:rsidRPr="000A1B70">
        <w:rPr>
          <w:rFonts w:ascii="Times New Roman" w:hAnsi="Times New Roman" w:cs="Times New Roman"/>
          <w:sz w:val="24"/>
          <w:szCs w:val="24"/>
        </w:rPr>
        <w:t xml:space="preserve"> wind speed</w:t>
      </w:r>
      <w:ins w:id="23" w:author="Supeng Zhang" w:date="2026-04-01T14:57:00Z" w16du:dateUtc="2026-04-01T06:57:00Z">
        <w:r w:rsidR="00AF4A31">
          <w:rPr>
            <w:rFonts w:ascii="Times New Roman" w:hAnsi="Times New Roman" w:cs="Times New Roman" w:hint="eastAsia"/>
            <w:sz w:val="24"/>
            <w:szCs w:val="24"/>
          </w:rPr>
          <w:t>.</w:t>
        </w:r>
      </w:ins>
      <w:del w:id="24" w:author="Supeng Zhang" w:date="2026-04-01T14:43:00Z" w16du:dateUtc="2026-04-01T06:43:00Z">
        <w:r w:rsidRPr="000A1B70" w:rsidDel="003F3331">
          <w:rPr>
            <w:rFonts w:ascii="Times New Roman" w:hAnsi="Times New Roman" w:cs="Times New Roman"/>
            <w:sz w:val="24"/>
            <w:szCs w:val="24"/>
          </w:rPr>
          <w:delText xml:space="preserve">, </w:delText>
        </w:r>
      </w:del>
      <w:del w:id="25" w:author="Supeng Zhang" w:date="2026-04-01T14:40:00Z" w16du:dateUtc="2026-04-01T06:40:00Z">
        <w:r w:rsidRPr="000A1B70" w:rsidDel="003F3331">
          <w:rPr>
            <w:rFonts w:ascii="Times New Roman" w:hAnsi="Times New Roman" w:cs="Times New Roman"/>
            <w:sz w:val="24"/>
            <w:szCs w:val="24"/>
          </w:rPr>
          <w:delText>while</w:delText>
        </w:r>
      </w:del>
      <w:del w:id="26" w:author="Supeng Zhang" w:date="2026-04-01T14:57:00Z" w16du:dateUtc="2026-04-01T06:57:00Z">
        <w:r w:rsidRPr="000A1B70" w:rsidDel="004D329D">
          <w:rPr>
            <w:rFonts w:ascii="Times New Roman" w:hAnsi="Times New Roman" w:cs="Times New Roman"/>
            <w:sz w:val="24"/>
            <w:szCs w:val="24"/>
          </w:rPr>
          <w:delText xml:space="preserve"> rotor-equivalent wind speed </w:delText>
        </w:r>
      </w:del>
      <w:del w:id="27" w:author="Supeng Zhang" w:date="2026-04-01T14:42:00Z" w16du:dateUtc="2026-04-01T06:42:00Z">
        <w:r w:rsidRPr="000A1B70" w:rsidDel="003F3331">
          <w:rPr>
            <w:rFonts w:ascii="Times New Roman" w:hAnsi="Times New Roman" w:cs="Times New Roman"/>
            <w:sz w:val="24"/>
            <w:szCs w:val="24"/>
          </w:rPr>
          <w:delText xml:space="preserve">approaches </w:delText>
        </w:r>
      </w:del>
      <w:del w:id="28" w:author="Supeng Zhang" w:date="2026-04-01T14:57:00Z" w16du:dateUtc="2026-04-01T06:57:00Z">
        <w:r w:rsidRPr="000A1B70" w:rsidDel="004D329D">
          <w:rPr>
            <w:rFonts w:ascii="Times New Roman" w:hAnsi="Times New Roman" w:cs="Times New Roman"/>
            <w:sz w:val="24"/>
            <w:szCs w:val="24"/>
          </w:rPr>
          <w:delText xml:space="preserve">have recognized the </w:delText>
        </w:r>
      </w:del>
      <w:del w:id="29" w:author="Supeng Zhang" w:date="2026-04-01T14:43:00Z" w16du:dateUtc="2026-04-01T06:43:00Z">
        <w:r w:rsidRPr="000A1B70" w:rsidDel="003F3331">
          <w:rPr>
            <w:rFonts w:ascii="Times New Roman" w:hAnsi="Times New Roman" w:cs="Times New Roman"/>
            <w:sz w:val="24"/>
            <w:szCs w:val="24"/>
          </w:rPr>
          <w:delText xml:space="preserve">added </w:delText>
        </w:r>
      </w:del>
      <w:del w:id="30" w:author="Supeng Zhang" w:date="2026-04-01T14:57:00Z" w16du:dateUtc="2026-04-01T06:57:00Z">
        <w:r w:rsidRPr="000A1B70" w:rsidDel="004D329D">
          <w:rPr>
            <w:rFonts w:ascii="Times New Roman" w:hAnsi="Times New Roman" w:cs="Times New Roman"/>
            <w:sz w:val="24"/>
            <w:szCs w:val="24"/>
          </w:rPr>
          <w:delText>value of integrating winds across the rotor-swept layer.</w:delText>
        </w:r>
      </w:del>
      <w:r w:rsidR="00E10B95" w:rsidRPr="00B75D05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31"/>
      <w:commentRangeStart w:id="32"/>
      <w:commentRangeStart w:id="33"/>
      <w:del w:id="34" w:author="Supeng Zhang" w:date="2026-04-01T14:53:00Z" w16du:dateUtc="2026-04-01T06:53:00Z">
        <w:r w:rsidR="00B75D05" w:rsidRPr="00B75D05" w:rsidDel="001078A3">
          <w:rPr>
            <w:rFonts w:ascii="Times New Roman" w:hAnsi="Times New Roman" w:cs="Times New Roman"/>
            <w:sz w:val="24"/>
            <w:szCs w:val="24"/>
          </w:rPr>
          <w:delText>Although our results reveal an apparently anomalous feature relative to the traditional emphasis on hub-height and rotor-layer winds, they do not overturn this physical understanding.</w:delText>
        </w:r>
        <w:commentRangeEnd w:id="33"/>
        <w:r w:rsidR="003F3331" w:rsidRPr="00B75D05" w:rsidDel="001078A3">
          <w:rPr>
            <w:rStyle w:val="a3"/>
            <w:rFonts w:ascii="Times New Roman" w:hAnsi="Times New Roman" w:cs="Times New Roman"/>
            <w:sz w:val="24"/>
            <w:szCs w:val="24"/>
          </w:rPr>
          <w:commentReference w:id="33"/>
        </w:r>
        <w:r w:rsidR="00B75D05" w:rsidRPr="00B75D05" w:rsidDel="001078A3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B75D05" w:rsidRPr="00B75D05" w:rsidDel="001078A3">
          <w:rPr>
            <w:rFonts w:ascii="Times New Roman" w:hAnsi="Times New Roman" w:cs="Times New Roman"/>
            <w:b/>
            <w:i/>
            <w:sz w:val="24"/>
            <w:szCs w:val="24"/>
          </w:rPr>
          <w:delText>Instead, they refine and extend it by showing that the wind profile relevant to farm-scale power can, under certain conditions, extend below the rotor-swept layer.</w:delText>
        </w:r>
        <w:commentRangeEnd w:id="31"/>
        <w:r w:rsidR="001078A3" w:rsidRPr="00B75D05" w:rsidDel="001078A3">
          <w:rPr>
            <w:rStyle w:val="a3"/>
            <w:rFonts w:ascii="Times New Roman" w:hAnsi="Times New Roman" w:cs="Times New Roman"/>
            <w:sz w:val="24"/>
            <w:szCs w:val="24"/>
          </w:rPr>
          <w:commentReference w:id="31"/>
        </w:r>
      </w:del>
      <w:commentRangeEnd w:id="32"/>
      <w:r w:rsidR="007D218E" w:rsidRPr="00B75D05">
        <w:rPr>
          <w:rStyle w:val="a3"/>
          <w:rFonts w:ascii="Times New Roman" w:hAnsi="Times New Roman" w:cs="Times New Roman"/>
          <w:sz w:val="24"/>
          <w:szCs w:val="24"/>
        </w:rPr>
        <w:commentReference w:id="32"/>
      </w:r>
    </w:p>
    <w:p w14:paraId="2AA4D89E" w14:textId="78180FC4" w:rsidR="001C1C94" w:rsidRPr="001C1C94" w:rsidRDefault="007D218E" w:rsidP="001C1C94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ins w:id="35" w:author="Supeng Zhang" w:date="2026-04-01T14:56:00Z" w16du:dateUtc="2026-04-01T06:56:00Z">
        <w:r>
          <w:rPr>
            <w:rFonts w:ascii="Times New Roman" w:hAnsi="Times New Roman" w:cs="Times New Roman" w:hint="eastAsia"/>
            <w:sz w:val="24"/>
            <w:szCs w:val="24"/>
          </w:rPr>
          <w:t>However,</w:t>
        </w:r>
      </w:ins>
      <w:del w:id="36" w:author="Supeng Zhang" w:date="2026-04-01T14:56:00Z" w16du:dateUtc="2026-04-01T06:56:00Z">
        <w:r w:rsidR="001C1C94" w:rsidRPr="001C1C94" w:rsidDel="007D218E">
          <w:rPr>
            <w:rFonts w:ascii="Times New Roman" w:hAnsi="Times New Roman" w:cs="Times New Roman"/>
            <w:sz w:val="24"/>
            <w:szCs w:val="24"/>
          </w:rPr>
          <w:delText>U</w:delText>
        </w:r>
      </w:del>
      <w:del w:id="37" w:author="Supeng Zhang" w:date="2026-04-01T15:06:00Z" w16du:dateUtc="2026-04-01T07:06:00Z">
        <w:r w:rsidR="001C1C94" w:rsidRPr="001C1C94" w:rsidDel="00E91550">
          <w:rPr>
            <w:rFonts w:ascii="Times New Roman" w:hAnsi="Times New Roman" w:cs="Times New Roman"/>
            <w:sz w:val="24"/>
            <w:szCs w:val="24"/>
          </w:rPr>
          <w:delText>sing multi-height observations from a flat-terrain wind farm,</w:delText>
        </w:r>
      </w:del>
      <w:r w:rsidR="001C1C94" w:rsidRPr="001C1C94">
        <w:rPr>
          <w:rFonts w:ascii="Times New Roman" w:hAnsi="Times New Roman" w:cs="Times New Roman"/>
          <w:sz w:val="24"/>
          <w:szCs w:val="24"/>
        </w:rPr>
        <w:t xml:space="preserve"> </w:t>
      </w:r>
      <w:ins w:id="38" w:author="Supeng Zhang" w:date="2026-04-01T15:07:00Z" w16du:dateUtc="2026-04-01T07:07:00Z">
        <w:r w:rsidR="00133ADF">
          <w:rPr>
            <w:rFonts w:ascii="Times New Roman" w:hAnsi="Times New Roman" w:cs="Times New Roman" w:hint="eastAsia"/>
            <w:sz w:val="24"/>
            <w:szCs w:val="24"/>
          </w:rPr>
          <w:t xml:space="preserve">based on </w:t>
        </w:r>
        <w:r w:rsidR="00133ADF" w:rsidRPr="001C1C94">
          <w:rPr>
            <w:rFonts w:ascii="Times New Roman" w:hAnsi="Times New Roman" w:cs="Times New Roman"/>
            <w:sz w:val="24"/>
            <w:szCs w:val="24"/>
          </w:rPr>
          <w:t>multi-height observations from a flat-terrain wind farm</w:t>
        </w:r>
        <w:r w:rsidR="00133ADF">
          <w:rPr>
            <w:rFonts w:ascii="Times New Roman" w:hAnsi="Times New Roman" w:cs="Times New Roman" w:hint="eastAsia"/>
            <w:sz w:val="24"/>
            <w:szCs w:val="24"/>
          </w:rPr>
          <w:t>,</w:t>
        </w:r>
        <w:r w:rsidR="00133ADF" w:rsidRPr="001C1C94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="001C1C94" w:rsidRPr="001C1C94">
        <w:rPr>
          <w:rFonts w:ascii="Times New Roman" w:hAnsi="Times New Roman" w:cs="Times New Roman"/>
          <w:sz w:val="24"/>
          <w:szCs w:val="24"/>
        </w:rPr>
        <w:t>we show that near-surface wind speed, one of the most common and widely available meteorological measurements, can carry more representative information for farm-scale power than hub-height wind speed</w:t>
      </w:r>
      <w:r w:rsidR="007E636A">
        <w:rPr>
          <w:rFonts w:ascii="Times New Roman" w:hAnsi="Times New Roman" w:cs="Times New Roman"/>
          <w:sz w:val="24"/>
          <w:szCs w:val="24"/>
        </w:rPr>
        <w:t xml:space="preserve"> </w:t>
      </w:r>
      <w:r w:rsidR="007E636A" w:rsidRPr="007E636A">
        <w:rPr>
          <w:rFonts w:ascii="Times New Roman" w:hAnsi="Times New Roman" w:cs="Times New Roman"/>
          <w:sz w:val="24"/>
          <w:szCs w:val="24"/>
        </w:rPr>
        <w:t>alone</w:t>
      </w:r>
      <w:r w:rsidR="001C1C94" w:rsidRPr="001C1C94">
        <w:rPr>
          <w:rFonts w:ascii="Times New Roman" w:hAnsi="Times New Roman" w:cs="Times New Roman"/>
          <w:sz w:val="24"/>
          <w:szCs w:val="24"/>
        </w:rPr>
        <w:t xml:space="preserve">, especially under wake-influenced conditions. </w:t>
      </w:r>
      <w:ins w:id="39" w:author="Supeng Zhang" w:date="2026-04-01T15:05:00Z" w16du:dateUtc="2026-04-01T07:05:00Z">
        <w:r w:rsidR="00E91550" w:rsidRPr="00133ADF">
          <w:rPr>
            <w:rFonts w:ascii="Times New Roman" w:hAnsi="Times New Roman" w:cs="Times New Roman" w:hint="eastAsia"/>
            <w:b/>
            <w:bCs/>
            <w:i/>
            <w:iCs/>
            <w:sz w:val="24"/>
            <w:szCs w:val="24"/>
            <w:rPrChange w:id="40" w:author="Supeng Zhang" w:date="2026-04-01T15:07:00Z" w16du:dateUtc="2026-04-01T07:07:00Z">
              <w:rPr>
                <w:rFonts w:ascii="Times New Roman" w:hAnsi="Times New Roman" w:cs="Times New Roman" w:hint="eastAsia"/>
                <w:sz w:val="24"/>
                <w:szCs w:val="24"/>
              </w:rPr>
            </w:rPrChange>
          </w:rPr>
          <w:t>This</w:t>
        </w:r>
        <w:r w:rsidR="00E91550">
          <w:rPr>
            <w:rFonts w:ascii="Times New Roman" w:hAnsi="Times New Roman" w:cs="Times New Roman" w:hint="eastAsia"/>
            <w:sz w:val="24"/>
            <w:szCs w:val="24"/>
          </w:rPr>
          <w:t xml:space="preserve"> </w:t>
        </w:r>
      </w:ins>
      <w:del w:id="41" w:author="Supeng Zhang" w:date="2026-04-01T15:06:00Z" w16du:dateUtc="2026-04-01T07:06:00Z">
        <w:r w:rsidR="001C1C94" w:rsidRPr="007E636A" w:rsidDel="00E91550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This </w:delText>
        </w:r>
      </w:del>
      <w:del w:id="42" w:author="Supeng Zhang" w:date="2026-04-01T14:58:00Z" w16du:dateUtc="2026-04-01T06:58:00Z">
        <w:r w:rsidR="001C1C94" w:rsidRPr="007E636A" w:rsidDel="00FD2B32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is not an empirical coincidence. Rather, it </w:delText>
        </w:r>
      </w:del>
      <w:r w:rsidR="001C1C94" w:rsidRPr="007E636A">
        <w:rPr>
          <w:rFonts w:ascii="Times New Roman" w:hAnsi="Times New Roman" w:cs="Times New Roman"/>
          <w:b/>
          <w:i/>
          <w:sz w:val="24"/>
          <w:szCs w:val="24"/>
        </w:rPr>
        <w:t>reflects a physically structured regime dependence: turbine wakes selectively degrade the representativeness of rotor-layer winds, while near-surface wind remains more strongly coupled to the background atmospheric inflow.</w:t>
      </w:r>
      <w:r w:rsidR="001C1C94" w:rsidRPr="001C1C94">
        <w:rPr>
          <w:rFonts w:ascii="Times New Roman" w:hAnsi="Times New Roman" w:cs="Times New Roman"/>
          <w:sz w:val="24"/>
          <w:szCs w:val="24"/>
        </w:rPr>
        <w:t xml:space="preserve"> Under free-stream conditions, winds at 10 m and 70 m provide complementary information on vertical shear structure</w:t>
      </w:r>
      <w:ins w:id="43" w:author="Supeng Zhang" w:date="2026-04-01T14:59:00Z" w16du:dateUtc="2026-04-01T06:59:00Z">
        <w:r w:rsidR="00CB6E57">
          <w:rPr>
            <w:rFonts w:ascii="Times New Roman" w:hAnsi="Times New Roman" w:cs="Times New Roman" w:hint="eastAsia"/>
            <w:sz w:val="24"/>
            <w:szCs w:val="24"/>
          </w:rPr>
          <w:t>. In comparison,</w:t>
        </w:r>
      </w:ins>
      <w:del w:id="44" w:author="Supeng Zhang" w:date="2026-04-01T14:59:00Z" w16du:dateUtc="2026-04-01T06:59:00Z">
        <w:r w:rsidR="001C1C94" w:rsidRPr="001C1C94" w:rsidDel="00CB6E57">
          <w:rPr>
            <w:rFonts w:ascii="Times New Roman" w:hAnsi="Times New Roman" w:cs="Times New Roman"/>
            <w:sz w:val="24"/>
            <w:szCs w:val="24"/>
          </w:rPr>
          <w:delText>, whereas</w:delText>
        </w:r>
      </w:del>
      <w:r w:rsidR="001C1C94" w:rsidRPr="001C1C94">
        <w:rPr>
          <w:rFonts w:ascii="Times New Roman" w:hAnsi="Times New Roman" w:cs="Times New Roman"/>
          <w:sz w:val="24"/>
          <w:szCs w:val="24"/>
        </w:rPr>
        <w:t xml:space="preserve"> under wake-influenced conditions, surface-layer wind becomes a more robust indicator of ov</w:t>
      </w:r>
      <w:r w:rsidR="001C1C94">
        <w:rPr>
          <w:rFonts w:ascii="Times New Roman" w:hAnsi="Times New Roman" w:cs="Times New Roman"/>
          <w:sz w:val="24"/>
          <w:szCs w:val="24"/>
        </w:rPr>
        <w:t>erall inflow profile intensity.</w:t>
      </w:r>
    </w:p>
    <w:p w14:paraId="32D12FF8" w14:textId="77777777" w:rsidR="007E636A" w:rsidRDefault="001C1C94" w:rsidP="001C1C94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1C1C94">
        <w:rPr>
          <w:rFonts w:ascii="Times New Roman" w:hAnsi="Times New Roman" w:cs="Times New Roman"/>
          <w:sz w:val="24"/>
          <w:szCs w:val="24"/>
        </w:rPr>
        <w:t xml:space="preserve">We further identify the physical basis of this behavior. Strong vertical coherence at synoptic time scales causes the wind profile to evolve as a dominant coherent mode across heights, enabling 10-m wind speed to track profile intensity even when rotor-layer winds are distorted by turbine wakes. Our study therefore provides a physically grounded </w:t>
      </w:r>
      <w:r w:rsidRPr="001C1C94">
        <w:rPr>
          <w:rFonts w:ascii="Times New Roman" w:hAnsi="Times New Roman" w:cs="Times New Roman"/>
          <w:sz w:val="24"/>
          <w:szCs w:val="24"/>
        </w:rPr>
        <w:lastRenderedPageBreak/>
        <w:t>explanation for the persistent relevance of near-surface wind to farm-scale power and shows that the informative part of the vertical profile is both scale dependent and regime dependent.</w:t>
      </w:r>
    </w:p>
    <w:p w14:paraId="363C8824" w14:textId="3E543897" w:rsidR="007E3822" w:rsidRPr="000F2E75" w:rsidRDefault="007E3822" w:rsidP="001C1C94">
      <w:pPr>
        <w:spacing w:after="24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0A1B70">
        <w:rPr>
          <w:rFonts w:ascii="Times New Roman" w:hAnsi="Times New Roman" w:cs="Times New Roman"/>
          <w:sz w:val="24"/>
          <w:szCs w:val="24"/>
        </w:rPr>
        <w:t xml:space="preserve">Building on these observational and physical findings, we first test this insight in a power-reconstruction framework </w:t>
      </w:r>
      <w:r w:rsidR="00462D0C">
        <w:rPr>
          <w:rFonts w:ascii="Times New Roman" w:hAnsi="Times New Roman" w:cs="Times New Roman"/>
          <w:sz w:val="24"/>
          <w:szCs w:val="24"/>
        </w:rPr>
        <w:t xml:space="preserve">using a machine learning model </w:t>
      </w:r>
      <w:r w:rsidR="00462D0C" w:rsidRPr="00462D0C">
        <w:rPr>
          <w:rFonts w:ascii="Times New Roman" w:hAnsi="Times New Roman" w:cs="Times New Roman"/>
          <w:sz w:val="24"/>
          <w:szCs w:val="24"/>
        </w:rPr>
        <w:t>and show that</w:t>
      </w:r>
      <w:r w:rsidRPr="000A1B70">
        <w:rPr>
          <w:rFonts w:ascii="Times New Roman" w:hAnsi="Times New Roman" w:cs="Times New Roman"/>
          <w:sz w:val="24"/>
          <w:szCs w:val="24"/>
        </w:rPr>
        <w:t xml:space="preserve"> an extended-profile representation yields clear and consistent gains over conventional hub-height and rotor-layer formulations. </w:t>
      </w:r>
      <w:r w:rsidR="00803A22" w:rsidRPr="000A1B70">
        <w:rPr>
          <w:rFonts w:ascii="Times New Roman" w:hAnsi="Times New Roman" w:cs="Times New Roman"/>
          <w:sz w:val="24"/>
          <w:szCs w:val="24"/>
        </w:rPr>
        <w:t xml:space="preserve">We then translate this insight into a practical day-ahead forecasting setting by designing a simple wind-direction-aware strategy that accounts for regime-dependent inflow–power relationships. </w:t>
      </w:r>
      <w:r w:rsidR="00803A22" w:rsidRPr="000F2E75">
        <w:rPr>
          <w:rFonts w:ascii="Times New Roman" w:hAnsi="Times New Roman" w:cs="Times New Roman"/>
          <w:b/>
          <w:i/>
          <w:sz w:val="24"/>
          <w:szCs w:val="24"/>
        </w:rPr>
        <w:t>Statistically significant improvements in both observational reconstruction and NWP-driven forecasting provide direct evidence that the identified mechanism is not only physically meaningful, but also operationally effective.</w:t>
      </w:r>
    </w:p>
    <w:p w14:paraId="594E5043" w14:textId="49712475" w:rsidR="00FA69ED" w:rsidRDefault="00FA69ED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FA69ED">
        <w:rPr>
          <w:rFonts w:ascii="Times New Roman" w:hAnsi="Times New Roman" w:cs="Times New Roman"/>
          <w:sz w:val="24"/>
          <w:szCs w:val="24"/>
        </w:rPr>
        <w:t xml:space="preserve">We believe this manuscript is particularly well suited for </w:t>
      </w:r>
      <w:r w:rsidRPr="00FA69ED">
        <w:rPr>
          <w:rFonts w:ascii="Times New Roman" w:hAnsi="Times New Roman" w:cs="Times New Roman"/>
          <w:i/>
          <w:sz w:val="24"/>
          <w:szCs w:val="24"/>
        </w:rPr>
        <w:t>Geophysical Research Letters</w:t>
      </w:r>
      <w:r w:rsidRPr="00FA69ED">
        <w:rPr>
          <w:rFonts w:ascii="Times New Roman" w:hAnsi="Times New Roman" w:cs="Times New Roman"/>
          <w:sz w:val="24"/>
          <w:szCs w:val="24"/>
        </w:rPr>
        <w:t xml:space="preserve"> because it provides a </w:t>
      </w:r>
      <w:r w:rsidR="00A86EC3">
        <w:rPr>
          <w:rFonts w:ascii="Times New Roman" w:hAnsi="Times New Roman" w:cs="Times New Roman"/>
          <w:sz w:val="24"/>
          <w:szCs w:val="24"/>
        </w:rPr>
        <w:t>clear</w:t>
      </w:r>
      <w:r w:rsidRPr="00FA69ED">
        <w:rPr>
          <w:rFonts w:ascii="Times New Roman" w:hAnsi="Times New Roman" w:cs="Times New Roman"/>
          <w:sz w:val="24"/>
          <w:szCs w:val="24"/>
        </w:rPr>
        <w:t xml:space="preserve"> and physically grounded insight into how vertical atmospheric structure governs farm-scale power, with implications extending beyond this site to wind-to-power representation, observational strategy, and operational forecasting. </w:t>
      </w:r>
      <w:r w:rsidRPr="00FA69ED">
        <w:rPr>
          <w:rFonts w:ascii="Times New Roman" w:hAnsi="Times New Roman" w:cs="Times New Roman"/>
          <w:b/>
          <w:i/>
          <w:sz w:val="24"/>
          <w:szCs w:val="24"/>
        </w:rPr>
        <w:t>More broadly, the study reveals the underappreciated value of surface-layer wind, one of the most widely available and standardized atmospheric observations, as a physically meaningful predictor in wind energy applications.</w:t>
      </w:r>
    </w:p>
    <w:p w14:paraId="137E0E0C" w14:textId="7129527C" w:rsidR="007E3822" w:rsidRPr="000A1B70" w:rsidRDefault="007E3822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0A1B70">
        <w:rPr>
          <w:rFonts w:ascii="Times New Roman" w:hAnsi="Times New Roman" w:cs="Times New Roman"/>
          <w:sz w:val="24"/>
          <w:szCs w:val="24"/>
        </w:rPr>
        <w:t>This manuscript is original, has not been published previously, and is not under consideration elsewhere. All author</w:t>
      </w:r>
      <w:r w:rsidR="00447EEC">
        <w:rPr>
          <w:rFonts w:ascii="Times New Roman" w:hAnsi="Times New Roman" w:cs="Times New Roman"/>
          <w:sz w:val="24"/>
          <w:szCs w:val="24"/>
        </w:rPr>
        <w:t>s have approved the submission.</w:t>
      </w:r>
    </w:p>
    <w:p w14:paraId="65805116" w14:textId="39C7A945" w:rsidR="007E3822" w:rsidRPr="000A1B70" w:rsidRDefault="00447EEC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5C558132" w14:textId="3DFC169C" w:rsidR="00605639" w:rsidRPr="000A1B70" w:rsidRDefault="007E3822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0A1B70">
        <w:rPr>
          <w:rFonts w:ascii="Times New Roman" w:hAnsi="Times New Roman" w:cs="Times New Roman"/>
          <w:sz w:val="24"/>
          <w:szCs w:val="24"/>
        </w:rPr>
        <w:t>Prof. Yong Luo and Xin Xia</w:t>
      </w:r>
    </w:p>
    <w:p w14:paraId="350BA4E9" w14:textId="77777777" w:rsidR="007E3822" w:rsidRPr="000A1B70" w:rsidRDefault="007E3822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0A1B70">
        <w:rPr>
          <w:rFonts w:ascii="Times New Roman" w:hAnsi="Times New Roman" w:cs="Times New Roman"/>
          <w:sz w:val="24"/>
          <w:szCs w:val="24"/>
        </w:rPr>
        <w:t>Department of Earth System Science, Tsinghua University</w:t>
      </w:r>
    </w:p>
    <w:p w14:paraId="1AC24A40" w14:textId="6E86527A" w:rsidR="00000000" w:rsidRPr="000A1B70" w:rsidRDefault="007E3822" w:rsidP="000F2E75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0A1B70">
        <w:rPr>
          <w:rFonts w:ascii="Times New Roman" w:hAnsi="Times New Roman" w:cs="Times New Roman"/>
          <w:sz w:val="24"/>
          <w:szCs w:val="24"/>
        </w:rPr>
        <w:t xml:space="preserve">Corresponding authors: </w:t>
      </w:r>
      <w:hyperlink r:id="rId8" w:history="1">
        <w:r w:rsidR="007956A0" w:rsidRPr="000A1B70">
          <w:rPr>
            <w:rStyle w:val="aa"/>
            <w:rFonts w:ascii="Times New Roman" w:hAnsi="Times New Roman" w:cs="Times New Roman"/>
            <w:sz w:val="24"/>
            <w:szCs w:val="24"/>
          </w:rPr>
          <w:t>Yongluo@tsinghua.edu.cn</w:t>
        </w:r>
      </w:hyperlink>
      <w:r w:rsidR="00EB0828" w:rsidRPr="000A1B70">
        <w:rPr>
          <w:rFonts w:ascii="Times New Roman" w:hAnsi="Times New Roman" w:cs="Times New Roman"/>
          <w:sz w:val="24"/>
          <w:szCs w:val="24"/>
        </w:rPr>
        <w:t xml:space="preserve"> and</w:t>
      </w:r>
      <w:r w:rsidR="007956A0" w:rsidRPr="000A1B70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7956A0" w:rsidRPr="000A1B70">
          <w:rPr>
            <w:rStyle w:val="aa"/>
            <w:rFonts w:ascii="Times New Roman" w:hAnsi="Times New Roman" w:cs="Times New Roman"/>
            <w:sz w:val="24"/>
            <w:szCs w:val="24"/>
          </w:rPr>
          <w:t>xiax24@mails.tsinghua.edu.cn</w:t>
        </w:r>
      </w:hyperlink>
    </w:p>
    <w:sectPr w:rsidR="00073F60" w:rsidRPr="000A1B7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Supeng Zhang" w:date="2026-04-01T14:36:00Z" w:initials="SZ">
    <w:p w14:paraId="2995DC74" w14:textId="77777777" w:rsidR="00123ED6" w:rsidRDefault="00123ED6" w:rsidP="00123ED6">
      <w:pPr>
        <w:pStyle w:val="a4"/>
      </w:pPr>
      <w:r>
        <w:rPr>
          <w:rStyle w:val="a3"/>
        </w:rPr>
        <w:annotationRef/>
      </w:r>
      <w:r>
        <w:t>represent</w:t>
      </w:r>
      <w:r>
        <w:rPr>
          <w:rFonts w:hint="eastAsia"/>
        </w:rPr>
        <w:t>这个词不好。不能说风廓线代表了发电。可以说风廓线对发电重要。</w:t>
      </w:r>
    </w:p>
  </w:comment>
  <w:comment w:id="33" w:author="Supeng Zhang" w:date="2026-04-01T14:40:00Z" w:initials="SZ">
    <w:p w14:paraId="4428EE47" w14:textId="77777777" w:rsidR="003F3331" w:rsidRDefault="003F3331" w:rsidP="003F333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这句话的逻辑好像不大清楚，我不是很能理解</w:t>
      </w:r>
    </w:p>
  </w:comment>
  <w:comment w:id="31" w:author="Supeng Zhang" w:date="2026-04-01T14:45:00Z" w:initials="SZ">
    <w:p w14:paraId="469D62DD" w14:textId="77777777" w:rsidR="001078A3" w:rsidRDefault="001078A3" w:rsidP="001078A3">
      <w:pPr>
        <w:pStyle w:val="a4"/>
      </w:pPr>
      <w:r>
        <w:rPr>
          <w:rStyle w:val="a3"/>
        </w:rPr>
        <w:annotationRef/>
      </w:r>
      <w:r>
        <w:rPr>
          <w:rFonts w:hint="eastAsia"/>
        </w:rPr>
        <w:t>这一段看起来不应该出现在这里，看起来是最后的总结性语言。</w:t>
      </w:r>
    </w:p>
  </w:comment>
  <w:comment w:id="32" w:author="Supeng Zhang" w:date="2026-04-01T14:55:00Z" w:initials="SZ">
    <w:p w14:paraId="7E6B8E82" w14:textId="77777777" w:rsidR="007D218E" w:rsidRDefault="007D218E" w:rsidP="007D218E">
      <w:pPr>
        <w:pStyle w:val="a4"/>
      </w:pPr>
      <w:r>
        <w:rPr>
          <w:rStyle w:val="a3"/>
        </w:rPr>
        <w:annotationRef/>
      </w:r>
      <w:r>
        <w:rPr>
          <w:rFonts w:hint="eastAsia"/>
        </w:rPr>
        <w:t>看完之后我觉得这一段不需要了。不用说你的工作是前人的拓展，这样反而弱化了这个工作的贡献。后面的描述整体看来这个工作是</w:t>
      </w:r>
      <w:r>
        <w:t>groundbreak</w:t>
      </w:r>
      <w:r>
        <w:rPr>
          <w:rFonts w:hint="eastAsia"/>
        </w:rPr>
        <w:t>的，这里的话会提前降低编辑的预期。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95DC74" w15:done="0"/>
  <w15:commentEx w15:paraId="4428EE47" w15:done="0"/>
  <w15:commentEx w15:paraId="469D62DD" w15:done="0"/>
  <w15:commentEx w15:paraId="7E6B8E82" w15:paraIdParent="469D62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C4BF7A" w16cex:dateUtc="2026-04-01T06:36:00Z"/>
  <w16cex:commentExtensible w16cex:durableId="03F5E5AB" w16cex:dateUtc="2026-04-01T06:40:00Z"/>
  <w16cex:commentExtensible w16cex:durableId="3623E637" w16cex:dateUtc="2026-04-01T06:45:00Z"/>
  <w16cex:commentExtensible w16cex:durableId="216FF35D" w16cex:dateUtc="2026-04-01T06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95DC74" w16cid:durableId="23C4BF7A"/>
  <w16cid:commentId w16cid:paraId="4428EE47" w16cid:durableId="03F5E5AB"/>
  <w16cid:commentId w16cid:paraId="469D62DD" w16cid:durableId="3623E637"/>
  <w16cid:commentId w16cid:paraId="7E6B8E82" w16cid:durableId="216FF3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peng Zhang">
    <w15:presenceInfo w15:providerId="None" w15:userId="Supeng Zh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B4B"/>
    <w:rsid w:val="000A1B70"/>
    <w:rsid w:val="000A5EA8"/>
    <w:rsid w:val="000F2E75"/>
    <w:rsid w:val="001078A3"/>
    <w:rsid w:val="00123ED6"/>
    <w:rsid w:val="00133ADF"/>
    <w:rsid w:val="00167A52"/>
    <w:rsid w:val="001C1C94"/>
    <w:rsid w:val="00240B4B"/>
    <w:rsid w:val="00260106"/>
    <w:rsid w:val="002651A7"/>
    <w:rsid w:val="00271283"/>
    <w:rsid w:val="002839EF"/>
    <w:rsid w:val="002A40EE"/>
    <w:rsid w:val="002C7B57"/>
    <w:rsid w:val="0036186E"/>
    <w:rsid w:val="003A3835"/>
    <w:rsid w:val="003B3C24"/>
    <w:rsid w:val="003C6EBE"/>
    <w:rsid w:val="003C787F"/>
    <w:rsid w:val="003E34F7"/>
    <w:rsid w:val="003F3331"/>
    <w:rsid w:val="00447EEC"/>
    <w:rsid w:val="00462D0C"/>
    <w:rsid w:val="004D329D"/>
    <w:rsid w:val="0051144D"/>
    <w:rsid w:val="00566B10"/>
    <w:rsid w:val="005A09FA"/>
    <w:rsid w:val="005D0D5F"/>
    <w:rsid w:val="005D7702"/>
    <w:rsid w:val="00605639"/>
    <w:rsid w:val="006A5C5F"/>
    <w:rsid w:val="00750F98"/>
    <w:rsid w:val="007956A0"/>
    <w:rsid w:val="007C4017"/>
    <w:rsid w:val="007D218E"/>
    <w:rsid w:val="007E3822"/>
    <w:rsid w:val="007E636A"/>
    <w:rsid w:val="00803A22"/>
    <w:rsid w:val="00842240"/>
    <w:rsid w:val="008E5EC1"/>
    <w:rsid w:val="009334B7"/>
    <w:rsid w:val="0097075A"/>
    <w:rsid w:val="009B37B6"/>
    <w:rsid w:val="00A504AD"/>
    <w:rsid w:val="00A51857"/>
    <w:rsid w:val="00A86EC3"/>
    <w:rsid w:val="00A9143C"/>
    <w:rsid w:val="00AF4A31"/>
    <w:rsid w:val="00B75D05"/>
    <w:rsid w:val="00B848D5"/>
    <w:rsid w:val="00C8664F"/>
    <w:rsid w:val="00CB6E57"/>
    <w:rsid w:val="00CC46F8"/>
    <w:rsid w:val="00D547DC"/>
    <w:rsid w:val="00DB57E2"/>
    <w:rsid w:val="00E10B95"/>
    <w:rsid w:val="00E91550"/>
    <w:rsid w:val="00EB0828"/>
    <w:rsid w:val="00EB2034"/>
    <w:rsid w:val="00EF5625"/>
    <w:rsid w:val="00F83862"/>
    <w:rsid w:val="00FA69ED"/>
    <w:rsid w:val="00FC018F"/>
    <w:rsid w:val="00FD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B6329"/>
  <w15:chartTrackingRefBased/>
  <w15:docId w15:val="{971284F9-A291-4C38-9AE9-7649B206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A504AD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A504AD"/>
    <w:pPr>
      <w:spacing w:line="240" w:lineRule="auto"/>
    </w:pPr>
    <w:rPr>
      <w:sz w:val="20"/>
      <w:szCs w:val="20"/>
    </w:rPr>
  </w:style>
  <w:style w:type="character" w:customStyle="1" w:styleId="a5">
    <w:name w:val="批注文字 字符"/>
    <w:basedOn w:val="a0"/>
    <w:link w:val="a4"/>
    <w:uiPriority w:val="99"/>
    <w:rsid w:val="00A504AD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504AD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A504AD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504AD"/>
    <w:pPr>
      <w:spacing w:after="0" w:line="240" w:lineRule="auto"/>
    </w:pPr>
    <w:rPr>
      <w:rFonts w:ascii="Microsoft YaHei UI" w:eastAsia="Microsoft YaHei UI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504AD"/>
    <w:rPr>
      <w:rFonts w:ascii="Microsoft YaHei UI" w:eastAsia="Microsoft YaHei UI"/>
      <w:sz w:val="18"/>
      <w:szCs w:val="18"/>
    </w:rPr>
  </w:style>
  <w:style w:type="character" w:styleId="aa">
    <w:name w:val="Hyperlink"/>
    <w:rsid w:val="007956A0"/>
    <w:rPr>
      <w:color w:val="0000FF"/>
      <w:u w:val="single"/>
    </w:rPr>
  </w:style>
  <w:style w:type="paragraph" w:styleId="ab">
    <w:name w:val="Revision"/>
    <w:hidden/>
    <w:uiPriority w:val="99"/>
    <w:semiHidden/>
    <w:rsid w:val="005114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0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ngluo@tsinghua.edu.cn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hyperlink" Target="mailto:xiax24@mails.tsinghua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583C32A-2C15-4EC4-9B6D-0A2E1556C1DC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597</Words>
  <Characters>3900</Characters>
  <Application>Microsoft Office Word</Application>
  <DocSecurity>0</DocSecurity>
  <Lines>65</Lines>
  <Paragraphs>23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Supeng Zhang</cp:lastModifiedBy>
  <cp:revision>60</cp:revision>
  <dcterms:created xsi:type="dcterms:W3CDTF">2026-04-01T02:31:00Z</dcterms:created>
  <dcterms:modified xsi:type="dcterms:W3CDTF">2026-04-01T07:08:00Z</dcterms:modified>
</cp:coreProperties>
</file>