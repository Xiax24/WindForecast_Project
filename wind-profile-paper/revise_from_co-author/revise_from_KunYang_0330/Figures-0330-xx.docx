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9EB0" w14:textId="77777777" w:rsidR="008E7999" w:rsidRDefault="00000000">
      <w:pPr>
        <w:jc w:val="center"/>
      </w:pPr>
      <w:r>
        <w:rPr>
          <w:noProof/>
        </w:rPr>
        <w:drawing>
          <wp:inline distT="0" distB="0" distL="0" distR="0" wp14:anchorId="3A5D6E83" wp14:editId="2D655E53">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2"/>
                    <pic:cNvPicPr>
                      <a:picLocks noChangeAspect="1"/>
                    </pic:cNvPicPr>
                  </pic:nvPicPr>
                  <pic:blipFill>
                    <a:blip r:embed="rId6"/>
                    <a:stretch>
                      <a:fillRect/>
                    </a:stretch>
                  </pic:blipFill>
                  <pic:spPr>
                    <a:xfrm>
                      <a:off x="0" y="0"/>
                      <a:ext cx="5274310" cy="4166235"/>
                    </a:xfrm>
                    <a:prstGeom prst="rect">
                      <a:avLst/>
                    </a:prstGeom>
                  </pic:spPr>
                </pic:pic>
              </a:graphicData>
            </a:graphic>
          </wp:inline>
        </w:drawing>
      </w:r>
    </w:p>
    <w:p w14:paraId="55F489BF" w14:textId="77777777" w:rsidR="008E7999" w:rsidRDefault="00000000">
      <w:pPr>
        <w:pStyle w:val="SMHeading"/>
        <w:rPr>
          <w:rFonts w:ascii="Myriad Pro" w:hAnsi="Myriad Pro" w:cstheme="minorHAnsi"/>
          <w:b w:val="0"/>
          <w:bCs w:val="0"/>
          <w:sz w:val="22"/>
          <w:szCs w:val="22"/>
          <w:lang w:eastAsia="zh-CN"/>
        </w:rPr>
      </w:pPr>
      <w:r>
        <w:rPr>
          <w:rFonts w:ascii="Calibri" w:eastAsia="Times New Roman" w:hAnsi="Calibri" w:cs="Calibri"/>
          <w:kern w:val="28"/>
        </w:rPr>
        <w:t>Figure 1.</w:t>
      </w:r>
      <w:r>
        <w:rPr>
          <w:rFonts w:ascii="Myriad Pro" w:hAnsi="Myriad Pro"/>
          <w:sz w:val="22"/>
          <w:szCs w:val="22"/>
        </w:rPr>
        <w:t xml:space="preserve"> </w:t>
      </w:r>
      <w:r>
        <w:rPr>
          <w:rFonts w:ascii="Calibri" w:eastAsia="Times New Roman" w:hAnsi="Calibri" w:cs="Calibri"/>
          <w:b w:val="0"/>
          <w:bCs w:val="0"/>
          <w:kern w:val="28"/>
          <w:lang w:eastAsia="zh-CN"/>
        </w:rPr>
        <w: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14:paraId="21554CFD" w14:textId="77777777" w:rsidR="008E7999" w:rsidRDefault="00000000">
      <w:pPr>
        <w:widowControl/>
      </w:pPr>
      <w:r>
        <w:br w:type="page"/>
      </w:r>
    </w:p>
    <w:p w14:paraId="60774F43" w14:textId="77777777" w:rsidR="008E7999" w:rsidRDefault="00000000">
      <w:pPr>
        <w:jc w:val="center"/>
      </w:pPr>
      <w:r>
        <w:rPr>
          <w:noProof/>
        </w:rPr>
        <w:lastRenderedPageBreak/>
        <w:drawing>
          <wp:inline distT="0" distB="0" distL="0" distR="0" wp14:anchorId="24E05B9D" wp14:editId="4E27581F">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5C28B6DF" w14:textId="26FEA8AB" w:rsidR="008E7999" w:rsidRDefault="00000000">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2. </w:t>
      </w:r>
      <w:r>
        <w:rPr>
          <w:rFonts w:ascii="Calibri" w:eastAsia="Times New Roman" w:hAnsi="Calibri" w:cs="Calibri"/>
          <w:kern w:val="28"/>
          <w:sz w:val="24"/>
          <w14:ligatures w14:val="none"/>
        </w:rPr>
        <w:t xml:space="preserve">Regime-dependent vertical structure of wind speed and correlation with power production. A: Wind rose at 70-m hub height. The meteorological mast location 586 m west of </w:t>
      </w:r>
      <w:r>
        <w:rPr>
          <w:rFonts w:ascii="Calibri" w:eastAsia="Times New Roman" w:hAnsi="Calibri" w:cs="Calibri"/>
          <w:kern w:val="28"/>
          <w:sz w:val="24"/>
          <w:highlight w:val="yellow"/>
          <w14:ligatures w14:val="none"/>
        </w:rPr>
        <w:t>the 33-turbine array</w:t>
      </w:r>
      <w:r>
        <w:rPr>
          <w:rFonts w:ascii="Calibri" w:eastAsia="Times New Roman" w:hAnsi="Calibri" w:cs="Calibri"/>
          <w:kern w:val="28"/>
          <w:sz w:val="24"/>
          <w14:ligatures w14:val="none"/>
        </w:rPr>
        <w:t xml:space="preserve"> enables categorization into westerly free-stream and easterly wake</w:t>
      </w:r>
      <w:r>
        <w:t xml:space="preserve"> </w:t>
      </w:r>
      <w:r>
        <w:rPr>
          <w:rFonts w:ascii="Calibri" w:eastAsia="Times New Roman" w:hAnsi="Calibri" w:cs="Calibri"/>
          <w:kern w:val="28"/>
          <w:sz w:val="24"/>
          <w14:ligatures w14:val="none"/>
        </w:rPr>
        <w:t>effect sectors. B: Vertical profiles of Spearman correlation between height-specific wind speed and total power output for aggregate dataset (black), free-stream sector (red), and wake</w:t>
      </w:r>
      <w:r>
        <w:t xml:space="preserve"> </w:t>
      </w:r>
      <w:r>
        <w:rPr>
          <w:rFonts w:ascii="Calibri" w:eastAsia="Times New Roman" w:hAnsi="Calibri" w:cs="Calibri"/>
          <w:kern w:val="28"/>
          <w:sz w:val="24"/>
          <w14:ligatures w14:val="none"/>
        </w:rPr>
        <w:t>effect sector (blue). C: Mean vertical wind speed profile for the entire observation period with background thin lines representing individual instantaneous profiles and gray shading representing</w:t>
      </w:r>
      <w:commentRangeStart w:id="0"/>
      <w:r>
        <w:rPr>
          <w:rFonts w:ascii="Calibri" w:eastAsia="Times New Roman" w:hAnsi="Calibri" w:cs="Calibri"/>
          <w:kern w:val="28"/>
          <w:sz w:val="24"/>
          <w14:ligatures w14:val="none"/>
        </w:rPr>
        <w:t xml:space="preserve"> </w:t>
      </w:r>
      <w:ins w:id="1" w:author="xiaxin" w:date="2026-03-30T19:37:00Z" w16du:dateUtc="2026-03-30T11:37:00Z">
        <w:r w:rsidR="00B71590" w:rsidRPr="00B71590">
          <w:rPr>
            <w:rFonts w:ascii="Calibri" w:eastAsia="Times New Roman" w:hAnsi="Calibri" w:cs="Calibri"/>
            <w:kern w:val="28"/>
            <w:sz w:val="24"/>
            <w14:ligatures w14:val="none"/>
          </w:rPr>
          <w:t>one standard deviation (±1σ)</w:t>
        </w:r>
      </w:ins>
      <w:del w:id="2" w:author="xiaxin" w:date="2026-03-30T19:37:00Z" w16du:dateUtc="2026-03-30T11:37:00Z">
        <w:r w:rsidDel="00B71590">
          <w:rPr>
            <w:rFonts w:ascii="Calibri" w:eastAsia="Times New Roman" w:hAnsi="Calibri" w:cs="Calibri"/>
            <w:kern w:val="28"/>
            <w:sz w:val="24"/>
            <w14:ligatures w14:val="none"/>
          </w:rPr>
          <w:delText>total variability</w:delText>
        </w:r>
        <w:commentRangeEnd w:id="0"/>
        <w:r w:rsidR="00B71590" w:rsidDel="00B71590">
          <w:rPr>
            <w:rStyle w:val="af"/>
            <w:rFonts w:ascii="Calibri" w:eastAsia="Times New Roman" w:hAnsi="Calibri" w:cs="Calibri"/>
            <w:kern w:val="28"/>
            <w:sz w:val="24"/>
            <w:szCs w:val="24"/>
            <w14:ligatures w14:val="none"/>
          </w:rPr>
          <w:commentReference w:id="0"/>
        </w:r>
      </w:del>
      <w:r>
        <w:rPr>
          <w:rFonts w:ascii="Calibri" w:eastAsia="Times New Roman" w:hAnsi="Calibri" w:cs="Calibri"/>
          <w:kern w:val="28"/>
          <w:sz w:val="24"/>
          <w14:ligatures w14:val="none"/>
        </w:rPr>
        <w:t>. D: Comparison of mean vertical wind speed profiles between free-stream (red) and wake</w:t>
      </w:r>
      <w:r>
        <w:t xml:space="preserve"> </w:t>
      </w:r>
      <w:r>
        <w:rPr>
          <w:rFonts w:ascii="Calibri" w:eastAsia="Times New Roman" w:hAnsi="Calibri" w:cs="Calibri"/>
          <w:kern w:val="28"/>
          <w:sz w:val="24"/>
          <w14:ligatures w14:val="none"/>
        </w:rPr>
        <w:t>effect (blue) regimes with background thin lines showing individual profiles for each regime. Shaded areas denote one standard deviation (±1σ).</w:t>
      </w:r>
    </w:p>
    <w:p w14:paraId="10FB2DBF" w14:textId="77777777" w:rsidR="008E7999" w:rsidRDefault="00000000">
      <w:pPr>
        <w:widowControl/>
      </w:pPr>
      <w:r>
        <w:br w:type="page"/>
      </w:r>
    </w:p>
    <w:p w14:paraId="0F16A546" w14:textId="77777777" w:rsidR="008E7999" w:rsidRDefault="00000000">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14:anchorId="566C7F0B" wp14:editId="1B52A469">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72CF1A56" w14:textId="2F6C835F" w:rsidR="008E7999" w:rsidRDefault="00000000">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3. </w:t>
      </w:r>
      <w:r>
        <w:rPr>
          <w:rFonts w:ascii="Calibri" w:eastAsia="Times New Roman" w:hAnsi="Calibri" w:cs="Calibri"/>
          <w:kern w:val="28"/>
          <w:sz w:val="24"/>
          <w14:ligatures w14:val="none"/>
        </w:rPr>
        <w:t>Scale-resolved variance distribution, vertical coherence, and linear relationship between surface wind and vertical profile energy state. A: Scale-resolved variance contribution of wind speed at 10 m (gray) and 70 m for free-stream (red) and wake</w:t>
      </w:r>
      <w:r>
        <w:t xml:space="preserve"> </w:t>
      </w:r>
      <w:r>
        <w:rPr>
          <w:rFonts w:ascii="Calibri" w:eastAsia="Times New Roman" w:hAnsi="Calibri" w:cs="Calibri"/>
          <w:kern w:val="28"/>
          <w:sz w:val="24"/>
          <w14:ligatures w14:val="none"/>
        </w:rPr>
        <w:t xml:space="preserve">effect (blue) conditions. Vertical dashed lines indicate temporal periods of 1h, 6h, 12h, 1d, and 1w. B: Scale-dependent vertical coherence and correlation with power output. Top panel shows </w:t>
      </w:r>
      <w:r w:rsidR="00C212EE" w:rsidRPr="00C212EE">
        <w:rPr>
          <w:rFonts w:ascii="Calibri" w:eastAsia="Times New Roman" w:hAnsi="Calibri" w:cs="Calibri"/>
          <w:kern w:val="28"/>
          <w:sz w:val="24"/>
          <w14:ligatures w14:val="none"/>
        </w:rPr>
        <w:t>Spearman</w:t>
      </w:r>
      <w:r w:rsidR="00C212EE">
        <w:rPr>
          <w:rFonts w:ascii="Calibri" w:eastAsia="Times New Roman" w:hAnsi="Calibri" w:cs="Calibri" w:hint="eastAsia"/>
          <w:kern w:val="28"/>
          <w:sz w:val="24"/>
          <w14:ligatures w14:val="none"/>
        </w:rPr>
        <w:t xml:space="preserve"> </w:t>
      </w:r>
      <w:r>
        <w:rPr>
          <w:rFonts w:ascii="Calibri" w:eastAsia="Times New Roman" w:hAnsi="Calibri" w:cs="Calibri"/>
          <w:kern w:val="28"/>
          <w:sz w:val="24"/>
          <w14:ligatures w14:val="none"/>
        </w:rPr>
        <w:t xml:space="preserve">correlation coefficient between wind speeds at different height pairs (10-70 m, 30-70 m) as a function of time scale. Bottom panels show </w:t>
      </w:r>
      <w:r w:rsidR="00C212EE" w:rsidRPr="00C212EE">
        <w:rPr>
          <w:rFonts w:ascii="Calibri" w:eastAsia="Times New Roman" w:hAnsi="Calibri" w:cs="Calibri"/>
          <w:kern w:val="28"/>
          <w:sz w:val="24"/>
          <w14:ligatures w14:val="none"/>
        </w:rPr>
        <w:t>Spearman</w:t>
      </w:r>
      <w:r w:rsidR="00C212EE">
        <w:rPr>
          <w:rFonts w:ascii="Calibri" w:eastAsia="Times New Roman" w:hAnsi="Calibri" w:cs="Calibri" w:hint="eastAsia"/>
          <w:kern w:val="28"/>
          <w:sz w:val="24"/>
          <w14:ligatures w14:val="none"/>
        </w:rPr>
        <w:t xml:space="preserve"> </w:t>
      </w:r>
      <w:r>
        <w:rPr>
          <w:rFonts w:ascii="Calibri" w:eastAsia="Times New Roman" w:hAnsi="Calibri" w:cs="Calibri"/>
          <w:kern w:val="28"/>
          <w:sz w:val="24"/>
          <w14:ligatures w14:val="none"/>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Pr>
          <w:rFonts w:ascii="Calibri" w:eastAsia="宋体" w:hAnsi="Calibri" w:cs="Calibri" w:hint="eastAsia"/>
          <w:kern w:val="28"/>
          <w:sz w:val="24"/>
          <w14:ligatures w14:val="none"/>
        </w:rPr>
        <w:t xml:space="preserve">(EV) </w:t>
      </w:r>
      <w:r>
        <w:rPr>
          <w:rFonts w:ascii="Calibri" w:eastAsia="Times New Roman" w:hAnsi="Calibri" w:cs="Calibri"/>
          <w:kern w:val="28"/>
          <w:sz w:val="24"/>
          <w14:ligatures w14:val="none"/>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t xml:space="preserve"> </w:t>
      </w:r>
      <w:r>
        <w:rPr>
          <w:rFonts w:ascii="Calibri" w:eastAsia="Times New Roman" w:hAnsi="Calibri" w:cs="Calibri"/>
          <w:kern w:val="28"/>
          <w:sz w:val="24"/>
          <w14:ligatures w14:val="none"/>
        </w:rPr>
        <w:t>effect (blue) conditions.</w:t>
      </w:r>
    </w:p>
    <w:p w14:paraId="38CEAD26" w14:textId="77777777" w:rsidR="008E7999" w:rsidRDefault="00000000">
      <w:pPr>
        <w:widowControl/>
      </w:pPr>
      <w:r>
        <w:br w:type="page"/>
      </w:r>
    </w:p>
    <w:p w14:paraId="6BD56085" w14:textId="69B75C51" w:rsidR="008E7999" w:rsidRDefault="0026483D">
      <w:pPr>
        <w:jc w:val="center"/>
        <w:rPr>
          <w:rFonts w:ascii="Calibri" w:eastAsia="Times New Roman" w:hAnsi="Calibri" w:cs="Calibri"/>
          <w:kern w:val="28"/>
          <w:sz w:val="24"/>
          <w14:ligatures w14:val="none"/>
        </w:rPr>
      </w:pPr>
      <w:r>
        <w:rPr>
          <w:rFonts w:ascii="Calibri" w:eastAsia="Times New Roman" w:hAnsi="Calibri" w:cs="Calibri"/>
          <w:noProof/>
          <w:kern w:val="28"/>
          <w:sz w:val="24"/>
          <w14:ligatures w14:val="none"/>
        </w:rPr>
        <w:lastRenderedPageBreak/>
        <w:drawing>
          <wp:inline distT="0" distB="0" distL="0" distR="0" wp14:anchorId="4E864ACB" wp14:editId="0E1EEA5B">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12"/>
                    <a:stretch>
                      <a:fillRect/>
                    </a:stretch>
                  </pic:blipFill>
                  <pic:spPr>
                    <a:xfrm>
                      <a:off x="0" y="0"/>
                      <a:ext cx="4762553" cy="5688000"/>
                    </a:xfrm>
                    <a:prstGeom prst="rect">
                      <a:avLst/>
                    </a:prstGeom>
                  </pic:spPr>
                </pic:pic>
              </a:graphicData>
            </a:graphic>
          </wp:inline>
        </w:drawing>
      </w:r>
    </w:p>
    <w:p w14:paraId="73E4C6B9" w14:textId="77777777" w:rsidR="008E7999" w:rsidRDefault="00000000">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 xml:space="preserve">Figure 4. </w:t>
      </w:r>
      <w:r>
        <w:rPr>
          <w:rFonts w:ascii="Calibri" w:eastAsia="Times New Roman" w:hAnsi="Calibri" w:cs="Calibri"/>
          <w:kern w:val="28"/>
          <w:sz w:val="24"/>
          <w14:ligatures w14:val="none"/>
        </w:rPr>
        <w:t>Comparative performance and feature importance analysis of power reconstruction frameworks. A: Density scatter plots comparing observed power with power reconstructed by LightGBM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t xml:space="preserve"> </w:t>
      </w:r>
      <w:r>
        <w:rPr>
          <w:rFonts w:ascii="Calibri" w:eastAsia="Times New Roman" w:hAnsi="Calibri" w:cs="Calibri"/>
          <w:kern w:val="28"/>
          <w:sz w:val="24"/>
          <w14:ligatures w14:val="none"/>
        </w:rPr>
        <w:t>effect regimes. Features are ranked by mean absolute SHAP value representing relative importance. Each point represents an individual sample with color indicating feature value magnitude and horizontal position showing impact on power prediction.</w:t>
      </w:r>
    </w:p>
    <w:p w14:paraId="2295BF9E" w14:textId="77777777" w:rsidR="008E7999" w:rsidRDefault="00000000">
      <w:pPr>
        <w:widowControl/>
      </w:pPr>
      <w:r>
        <w:br w:type="page"/>
      </w:r>
    </w:p>
    <w:p w14:paraId="65E4E0DF" w14:textId="535FFCDD" w:rsidR="008E7999" w:rsidRDefault="002261C0">
      <w:pPr>
        <w:jc w:val="center"/>
      </w:pPr>
      <w:r>
        <w:rPr>
          <w:noProof/>
          <w14:ligatures w14:val="none"/>
        </w:rPr>
        <w:lastRenderedPageBreak/>
        <w:drawing>
          <wp:inline distT="0" distB="0" distL="0" distR="0" wp14:anchorId="24748420" wp14:editId="053E1EF2">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13"/>
                    <a:stretch>
                      <a:fillRect/>
                    </a:stretch>
                  </pic:blipFill>
                  <pic:spPr>
                    <a:xfrm>
                      <a:off x="0" y="0"/>
                      <a:ext cx="4339990" cy="6696000"/>
                    </a:xfrm>
                    <a:prstGeom prst="rect">
                      <a:avLst/>
                    </a:prstGeom>
                  </pic:spPr>
                </pic:pic>
              </a:graphicData>
            </a:graphic>
          </wp:inline>
        </w:drawing>
      </w:r>
    </w:p>
    <w:p w14:paraId="1893A800" w14:textId="77777777" w:rsidR="008E7999" w:rsidRDefault="00000000">
      <w:pPr>
        <w:keepNext/>
        <w:widowControl/>
        <w:spacing w:before="240" w:after="0" w:line="240" w:lineRule="auto"/>
        <w:outlineLvl w:val="0"/>
      </w:pPr>
      <w:r>
        <w:rPr>
          <w:rFonts w:ascii="Calibri" w:eastAsia="Times New Roman" w:hAnsi="Calibri" w:cs="Calibri"/>
          <w:b/>
          <w:bCs/>
          <w:kern w:val="28"/>
          <w:sz w:val="24"/>
          <w:lang w:eastAsia="en-US"/>
          <w14:ligatures w14:val="none"/>
        </w:rPr>
        <w:t xml:space="preserve">Figure 5. </w:t>
      </w:r>
      <w:r>
        <w:rPr>
          <w:rFonts w:ascii="Calibri" w:eastAsia="Times New Roman" w:hAnsi="Calibri" w:cs="Calibri"/>
          <w:kern w:val="28"/>
          <w:sz w:val="24"/>
          <w:lang w:eastAsia="en-US"/>
          <w14:ligatures w14:val="none"/>
        </w:rPr>
        <w:t>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Diebold-Mariano tests relative to HH baseline. B and D: Correlation coefficients across free-stream and wake</w:t>
      </w:r>
      <w:r>
        <w:t xml:space="preserve"> </w:t>
      </w:r>
      <w:r>
        <w:rPr>
          <w:rFonts w:ascii="Calibri" w:eastAsia="Times New Roman" w:hAnsi="Calibri" w:cs="Calibri"/>
          <w:kern w:val="28"/>
          <w:sz w:val="24"/>
          <w:lang w:eastAsia="en-US"/>
          <w14:ligatures w14:val="none"/>
        </w:rPr>
        <w:t>effect regimes for B: EC-WRF and D: GFS-WRF.</w:t>
      </w:r>
    </w:p>
    <w:sectPr w:rsidR="008E799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n yang" w:date="2026-03-22T22:00:00Z" w:initials="ky">
    <w:p w14:paraId="09E62E3A" w14:textId="77777777" w:rsidR="008E7999" w:rsidRDefault="0026483D">
      <w:pPr>
        <w:pStyle w:val="a3"/>
      </w:pPr>
      <w:r>
        <w:rPr>
          <w:rStyle w:val="af"/>
        </w:rPr>
        <w:annotationRef/>
      </w:r>
      <w:r>
        <w:rPr>
          <w:rFonts w:hint="eastAsia"/>
        </w:rPr>
        <w:t>如何定义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E62E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62E3A" w16cid:durableId="09E62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4970" w14:textId="77777777" w:rsidR="007466E0" w:rsidRDefault="007466E0">
      <w:pPr>
        <w:spacing w:line="240" w:lineRule="auto"/>
      </w:pPr>
      <w:r>
        <w:separator/>
      </w:r>
    </w:p>
  </w:endnote>
  <w:endnote w:type="continuationSeparator" w:id="0">
    <w:p w14:paraId="228FA8CA" w14:textId="77777777" w:rsidR="007466E0" w:rsidRDefault="00746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yriad Pro">
    <w:altName w:val="Segoe UI"/>
    <w:panose1 w:val="020B0604020202020204"/>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3E68" w14:textId="77777777" w:rsidR="007466E0" w:rsidRDefault="007466E0">
      <w:pPr>
        <w:spacing w:after="0"/>
      </w:pPr>
      <w:r>
        <w:separator/>
      </w:r>
    </w:p>
  </w:footnote>
  <w:footnote w:type="continuationSeparator" w:id="0">
    <w:p w14:paraId="1E46A03A" w14:textId="77777777" w:rsidR="007466E0" w:rsidRDefault="007466E0">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xin">
    <w15:presenceInfo w15:providerId="None" w15:userId="xiaxin"/>
  </w15:person>
  <w15:person w15:author="kun yang">
    <w15:presenceInfo w15:providerId="Windows Live" w15:userId="cf0f451d911b4d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8BE"/>
    <w:rsid w:val="00086002"/>
    <w:rsid w:val="00127252"/>
    <w:rsid w:val="00192507"/>
    <w:rsid w:val="001C43F4"/>
    <w:rsid w:val="001D7AA9"/>
    <w:rsid w:val="001F65D1"/>
    <w:rsid w:val="002261C0"/>
    <w:rsid w:val="002473A7"/>
    <w:rsid w:val="0026131E"/>
    <w:rsid w:val="0026483D"/>
    <w:rsid w:val="002F15C0"/>
    <w:rsid w:val="00341698"/>
    <w:rsid w:val="00347113"/>
    <w:rsid w:val="00352E2F"/>
    <w:rsid w:val="003D29CB"/>
    <w:rsid w:val="004506BC"/>
    <w:rsid w:val="00457554"/>
    <w:rsid w:val="0058112A"/>
    <w:rsid w:val="005D18DA"/>
    <w:rsid w:val="00614112"/>
    <w:rsid w:val="00652FB3"/>
    <w:rsid w:val="00656126"/>
    <w:rsid w:val="00696A05"/>
    <w:rsid w:val="006F263D"/>
    <w:rsid w:val="007466E0"/>
    <w:rsid w:val="007D34C1"/>
    <w:rsid w:val="0083093B"/>
    <w:rsid w:val="0083513D"/>
    <w:rsid w:val="008E7999"/>
    <w:rsid w:val="008F201A"/>
    <w:rsid w:val="00980D7C"/>
    <w:rsid w:val="009D0853"/>
    <w:rsid w:val="00A208A7"/>
    <w:rsid w:val="00A308BE"/>
    <w:rsid w:val="00A55536"/>
    <w:rsid w:val="00A91D1F"/>
    <w:rsid w:val="00B07714"/>
    <w:rsid w:val="00B10657"/>
    <w:rsid w:val="00B118EC"/>
    <w:rsid w:val="00B21CA8"/>
    <w:rsid w:val="00B64CE5"/>
    <w:rsid w:val="00B71590"/>
    <w:rsid w:val="00B7460E"/>
    <w:rsid w:val="00BA4B3E"/>
    <w:rsid w:val="00BD5E8C"/>
    <w:rsid w:val="00C212EE"/>
    <w:rsid w:val="00C27034"/>
    <w:rsid w:val="00C363AE"/>
    <w:rsid w:val="00CA34D5"/>
    <w:rsid w:val="00D26013"/>
    <w:rsid w:val="00D533DD"/>
    <w:rsid w:val="00D8181D"/>
    <w:rsid w:val="00DE304F"/>
    <w:rsid w:val="00DF50DD"/>
    <w:rsid w:val="00DF5F9D"/>
    <w:rsid w:val="00E235CC"/>
    <w:rsid w:val="00E73F45"/>
    <w:rsid w:val="00EB3434"/>
    <w:rsid w:val="00F42D96"/>
    <w:rsid w:val="00F617D8"/>
    <w:rsid w:val="00F632E9"/>
    <w:rsid w:val="00F80F76"/>
    <w:rsid w:val="00FA44BC"/>
    <w:rsid w:val="00FF4563"/>
    <w:rsid w:val="77752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1398969"/>
  <w14:defaultImageDpi w14:val="32767"/>
  <w15:docId w15:val="{FD3F0DDD-653F-ED4A-8181-BD62D5A7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footer"/>
    <w:basedOn w:val="a"/>
    <w:link w:val="a6"/>
    <w:uiPriority w:val="99"/>
    <w:unhideWhenUsed/>
    <w:qFormat/>
    <w:pPr>
      <w:tabs>
        <w:tab w:val="center" w:pos="4320"/>
        <w:tab w:val="right" w:pos="8640"/>
      </w:tabs>
      <w:spacing w:after="0" w:line="240" w:lineRule="auto"/>
    </w:pPr>
  </w:style>
  <w:style w:type="paragraph" w:styleId="a7">
    <w:name w:val="header"/>
    <w:basedOn w:val="a"/>
    <w:link w:val="a8"/>
    <w:uiPriority w:val="99"/>
    <w:unhideWhenUsed/>
    <w:qFormat/>
    <w:pPr>
      <w:tabs>
        <w:tab w:val="center" w:pos="4320"/>
        <w:tab w:val="right" w:pos="8640"/>
      </w:tabs>
      <w:spacing w:after="0" w:line="240" w:lineRule="auto"/>
    </w:p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iPriority w:val="99"/>
    <w:semiHidden/>
    <w:unhideWhenUsed/>
    <w:qFormat/>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ng-star-inserted">
    <w:name w:val="ng-star-inserted"/>
    <w:basedOn w:val="a0"/>
    <w:qFormat/>
  </w:style>
  <w:style w:type="paragraph" w:customStyle="1" w:styleId="ng-star-inserted1">
    <w:name w:val="ng-star-inserted1"/>
    <w:basedOn w:val="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14:ligatures w14:val="none"/>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paragraph" w:customStyle="1" w:styleId="SMHeading">
    <w:name w:val="SM Heading"/>
    <w:basedOn w:val="1"/>
    <w:qFormat/>
    <w:pPr>
      <w:keepLines w:val="0"/>
      <w:widowControl/>
      <w:spacing w:before="240" w:after="60" w:line="240" w:lineRule="auto"/>
    </w:pPr>
    <w:rPr>
      <w:rFonts w:ascii="Times New Roman" w:eastAsia="宋体" w:hAnsi="Times New Roman" w:cs="Times New Roman"/>
      <w:b/>
      <w:bCs/>
      <w:color w:val="auto"/>
      <w:kern w:val="32"/>
      <w:sz w:val="24"/>
      <w:szCs w:val="24"/>
      <w:lang w:eastAsia="en-US"/>
      <w14:ligatures w14:val="none"/>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paragraph" w:styleId="af5">
    <w:name w:val="Revision"/>
    <w:hidden/>
    <w:uiPriority w:val="99"/>
    <w:unhideWhenUsed/>
    <w:rsid w:val="0026483D"/>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xiaxin</dc:creator>
  <cp:lastModifiedBy>xiaxin</cp:lastModifiedBy>
  <cp:revision>52</cp:revision>
  <dcterms:created xsi:type="dcterms:W3CDTF">2026-01-17T06:12:00Z</dcterms:created>
  <dcterms:modified xsi:type="dcterms:W3CDTF">2026-03-30T11:38:00Z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592BB968DC604AC8982693C7E5F9FB00</vt:lpwstr>
  </property>
</Properties>
</file>