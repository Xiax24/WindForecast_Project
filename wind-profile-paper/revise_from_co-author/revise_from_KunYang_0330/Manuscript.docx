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rPr>
          <w:rFonts w:asciiTheme="minorHAnsi" w:hAnsiTheme="minorHAnsi" w:cstheme="minorHAnsi"/>
          <w:lang w:eastAsia="zh-CN"/>
        </w:rPr>
        <w:sectPr>
          <w:headerReference r:id="rId6" w:type="first"/>
          <w:headerReference r:id="rId5" w:type="default"/>
          <w:footerReference r:id="rId7" w:type="default"/>
          <w:pgSz w:w="12240" w:h="15840"/>
          <w:pgMar w:top="1440" w:right="1440" w:bottom="1440" w:left="1440" w:header="432" w:footer="720" w:gutter="0"/>
          <w:cols w:space="720" w:num="1"/>
          <w:docGrid w:linePitch="360" w:charSpace="0"/>
        </w:sectPr>
      </w:pPr>
    </w:p>
    <w:p>
      <w:pPr>
        <w:pStyle w:val="10"/>
        <w:rPr>
          <w:rFonts w:asciiTheme="minorHAnsi" w:hAnsiTheme="minorHAnsi" w:cstheme="minorHAnsi"/>
        </w:rPr>
      </w:pPr>
      <w:r>
        <w:rPr>
          <w:rFonts w:asciiTheme="minorHAnsi" w:hAnsiTheme="minorHAnsi" w:cstheme="minorHAnsi"/>
          <w:lang w:eastAsia="zh-CN"/>
        </w:rPr>
        <w:t>Extended Profiles Including</w:t>
      </w:r>
      <w:r>
        <w:rPr>
          <w:rFonts w:hint="eastAsia" w:asciiTheme="minorHAnsi" w:hAnsiTheme="minorHAnsi" w:cstheme="minorHAnsi"/>
          <w:lang w:eastAsia="zh-CN"/>
        </w:rPr>
        <w:t xml:space="preserve"> </w:t>
      </w:r>
      <w:r>
        <w:rPr>
          <w:rFonts w:asciiTheme="minorHAnsi" w:hAnsiTheme="minorHAnsi" w:cstheme="minorHAnsi"/>
          <w:lang w:eastAsia="zh-CN"/>
        </w:rPr>
        <w:t>Surface-Layer Wind Speed Improve Farm-Scale Wind Power Forecasting</w:t>
      </w:r>
      <w:r>
        <w:rPr>
          <w:rFonts w:hint="eastAsia" w:asciiTheme="minorHAnsi" w:hAnsiTheme="minorHAnsi" w:cstheme="minorHAnsi"/>
          <w:lang w:eastAsia="zh-CN"/>
        </w:rPr>
        <w:t xml:space="preserve"> </w:t>
      </w:r>
    </w:p>
    <w:p>
      <w:pPr>
        <w:pStyle w:val="22"/>
        <w:rPr>
          <w:rFonts w:asciiTheme="minorHAnsi" w:hAnsiTheme="minorHAnsi" w:cstheme="minorHAnsi"/>
          <w:lang w:eastAsia="zh-CN"/>
        </w:rPr>
      </w:pPr>
      <w:r>
        <w:rPr>
          <w:rFonts w:asciiTheme="minorHAnsi" w:hAnsiTheme="minorHAnsi" w:cstheme="minorHAnsi"/>
        </w:rPr>
        <w:t>Xin Xia</w:t>
      </w:r>
      <w:r>
        <w:rPr>
          <w:rFonts w:asciiTheme="minorHAnsi" w:hAnsiTheme="minorHAnsi" w:cstheme="minorHAnsi"/>
          <w:vertAlign w:val="superscript"/>
        </w:rPr>
        <w:t>1</w:t>
      </w:r>
      <w:r>
        <w:rPr>
          <w:rFonts w:asciiTheme="minorHAnsi" w:hAnsiTheme="minorHAnsi" w:cstheme="minorHAnsi"/>
        </w:rPr>
        <w:t>, Yong Luo</w:t>
      </w:r>
      <w:r>
        <w:rPr>
          <w:rFonts w:asciiTheme="minorHAnsi" w:hAnsiTheme="minorHAnsi" w:cstheme="minorHAnsi"/>
          <w:vertAlign w:val="superscript"/>
        </w:rPr>
        <w:t>1</w:t>
      </w:r>
      <w:r>
        <w:rPr>
          <w:rFonts w:asciiTheme="minorHAnsi" w:hAnsiTheme="minorHAnsi" w:cstheme="minorHAnsi"/>
          <w:vertAlign w:val="superscript"/>
          <w:lang w:eastAsia="zh-CN"/>
        </w:rPr>
        <w:t>,*</w:t>
      </w:r>
      <w:r>
        <w:rPr>
          <w:rFonts w:asciiTheme="minorHAnsi" w:hAnsiTheme="minorHAnsi" w:cstheme="minorHAnsi"/>
        </w:rPr>
        <w:t>, Rui Chang</w:t>
      </w:r>
      <w:r>
        <w:rPr>
          <w:rFonts w:asciiTheme="minorHAnsi" w:hAnsiTheme="minorHAnsi" w:cstheme="minorHAnsi"/>
          <w:vertAlign w:val="superscript"/>
        </w:rPr>
        <w:t>2</w:t>
      </w:r>
      <w:r>
        <w:rPr>
          <w:rFonts w:asciiTheme="minorHAnsi" w:hAnsiTheme="minorHAnsi" w:cstheme="minorHAnsi"/>
        </w:rPr>
        <w:t>, Martin Dörenkämper</w:t>
      </w:r>
      <w:r>
        <w:rPr>
          <w:rFonts w:asciiTheme="minorHAnsi" w:hAnsiTheme="minorHAnsi" w:cstheme="minorHAnsi"/>
          <w:vertAlign w:val="superscript"/>
        </w:rPr>
        <w:t>3</w:t>
      </w:r>
      <w:r>
        <w:rPr>
          <w:rFonts w:asciiTheme="minorHAnsi" w:hAnsiTheme="minorHAnsi" w:cstheme="minorHAnsi"/>
        </w:rPr>
        <w:t>, Rong Zhu</w:t>
      </w:r>
      <w:r>
        <w:rPr>
          <w:rFonts w:asciiTheme="minorHAnsi" w:hAnsiTheme="minorHAnsi" w:cstheme="minorHAnsi"/>
          <w:vertAlign w:val="superscript"/>
        </w:rPr>
        <w:t>1,2</w:t>
      </w:r>
      <w:r>
        <w:rPr>
          <w:rFonts w:asciiTheme="minorHAnsi" w:hAnsiTheme="minorHAnsi" w:cstheme="minorHAnsi"/>
        </w:rPr>
        <w:t>, Kun Yang</w:t>
      </w:r>
      <w:r>
        <w:rPr>
          <w:rFonts w:asciiTheme="minorHAnsi" w:hAnsiTheme="minorHAnsi" w:cstheme="minorHAnsi"/>
          <w:vertAlign w:val="superscript"/>
        </w:rPr>
        <w:t>1</w:t>
      </w:r>
      <w:r>
        <w:rPr>
          <w:rFonts w:asciiTheme="minorHAnsi" w:hAnsiTheme="minorHAnsi" w:cstheme="minorHAnsi"/>
        </w:rPr>
        <w:t>, Peidu Li</w:t>
      </w:r>
      <w:r>
        <w:rPr>
          <w:rFonts w:asciiTheme="minorHAnsi" w:hAnsiTheme="minorHAnsi" w:cstheme="minorHAnsi"/>
          <w:vertAlign w:val="superscript"/>
        </w:rPr>
        <w:t>4</w:t>
      </w:r>
    </w:p>
    <w:p>
      <w:pPr>
        <w:pStyle w:val="26"/>
        <w:rPr>
          <w:rFonts w:asciiTheme="minorHAnsi" w:hAnsiTheme="minorHAnsi" w:cstheme="minorHAnsi"/>
          <w:vertAlign w:val="superscript"/>
        </w:rPr>
      </w:pPr>
      <w:r>
        <w:rPr>
          <w:rFonts w:asciiTheme="minorHAnsi" w:hAnsiTheme="minorHAnsi" w:cstheme="minorHAnsi"/>
          <w:vertAlign w:val="superscript"/>
        </w:rPr>
        <w:t>1</w:t>
      </w:r>
      <w:r>
        <w:rPr>
          <w:rFonts w:asciiTheme="minorHAnsi" w:hAnsiTheme="minorHAnsi" w:cstheme="minorHAnsi"/>
        </w:rPr>
        <w:t>Ministry of Education Key Laboratory for Earth System Modeling, Department of Earth System Science, Tsinghua University, Beijing 100084, China</w:t>
      </w:r>
    </w:p>
    <w:p>
      <w:pPr>
        <w:pStyle w:val="26"/>
        <w:rPr>
          <w:rFonts w:asciiTheme="minorHAnsi" w:hAnsiTheme="minorHAnsi" w:cstheme="minorHAnsi"/>
        </w:rPr>
      </w:pPr>
      <w:r>
        <w:rPr>
          <w:rFonts w:asciiTheme="minorHAnsi" w:hAnsiTheme="minorHAnsi" w:cstheme="minorHAnsi"/>
          <w:vertAlign w:val="superscript"/>
        </w:rPr>
        <w:t>2</w:t>
      </w:r>
      <w:r>
        <w:rPr>
          <w:rFonts w:asciiTheme="minorHAnsi" w:hAnsiTheme="minorHAnsi" w:cstheme="minorHAnsi"/>
        </w:rPr>
        <w:t>National Climate Center of China Meteorological Administration (CMA), Beijing 100081, China</w:t>
      </w:r>
      <w:r>
        <w:rPr>
          <w:rFonts w:asciiTheme="minorHAnsi" w:hAnsiTheme="minorHAnsi" w:cstheme="minorHAnsi"/>
          <w:vertAlign w:val="superscript"/>
        </w:rPr>
        <w:t xml:space="preserve"> </w:t>
      </w:r>
    </w:p>
    <w:p>
      <w:pPr>
        <w:pStyle w:val="26"/>
        <w:rPr>
          <w:rFonts w:asciiTheme="minorHAnsi" w:hAnsiTheme="minorHAnsi" w:cstheme="minorHAnsi"/>
        </w:rPr>
      </w:pPr>
      <w:r>
        <w:rPr>
          <w:rFonts w:asciiTheme="minorHAnsi" w:hAnsiTheme="minorHAnsi" w:cstheme="minorHAnsi"/>
          <w:vertAlign w:val="superscript"/>
        </w:rPr>
        <w:t>3</w:t>
      </w:r>
      <w:r>
        <w:rPr>
          <w:rFonts w:asciiTheme="minorHAnsi" w:hAnsiTheme="minorHAnsi" w:cstheme="minorHAnsi"/>
        </w:rPr>
        <w:t>Fraunhofer Institute for Wind Energy Systems, Küpkersweg70, 26129 Oldenburg, Germany</w:t>
      </w:r>
    </w:p>
    <w:p>
      <w:pPr>
        <w:pStyle w:val="26"/>
        <w:rPr>
          <w:rFonts w:asciiTheme="minorHAnsi" w:hAnsiTheme="minorHAnsi" w:cstheme="minorHAnsi"/>
        </w:rPr>
      </w:pPr>
      <w:r>
        <w:rPr>
          <w:rFonts w:asciiTheme="minorHAnsi" w:hAnsiTheme="minorHAnsi" w:cstheme="minorHAnsi"/>
          <w:vertAlign w:val="superscript"/>
        </w:rPr>
        <w:t>4</w:t>
      </w:r>
      <w:r>
        <w:rPr>
          <w:rFonts w:asciiTheme="minorHAnsi" w:hAnsiTheme="minorHAnsi" w:cstheme="minorHAnsi"/>
        </w:rPr>
        <w:t>Plateau Atmosphere and Environment Key Laboratory of Sichuan Province, School of At-mospheric Sciences, Chengdu University of Information Technology, Chengdu 610225, China</w:t>
      </w:r>
    </w:p>
    <w:p>
      <w:pPr>
        <w:pStyle w:val="26"/>
        <w:rPr>
          <w:rFonts w:asciiTheme="minorHAnsi" w:hAnsiTheme="minorHAnsi" w:cstheme="minorHAnsi"/>
          <w:lang w:eastAsia="zh-CN"/>
        </w:rPr>
      </w:pPr>
      <w:r>
        <w:rPr>
          <w:rFonts w:asciiTheme="minorHAnsi" w:hAnsiTheme="minorHAnsi" w:cstheme="minorHAnsi"/>
        </w:rPr>
        <w:t>*Corresponding author: Yong Luo (</w:t>
      </w:r>
      <w:r>
        <w:fldChar w:fldCharType="begin"/>
      </w:r>
      <w:r>
        <w:instrText xml:space="preserve"> HYPERLINK "mailto:Yongluo@tsinghua.edu.cn" </w:instrText>
      </w:r>
      <w:r>
        <w:fldChar w:fldCharType="separate"/>
      </w:r>
      <w:r>
        <w:rPr>
          <w:rStyle w:val="17"/>
          <w:rFonts w:asciiTheme="minorHAnsi" w:hAnsiTheme="minorHAnsi" w:cstheme="minorHAnsi"/>
        </w:rPr>
        <w:t>Yongluo@tsinghua.edu.cn</w:t>
      </w:r>
      <w:r>
        <w:rPr>
          <w:rStyle w:val="17"/>
          <w:rFonts w:asciiTheme="minorHAnsi" w:hAnsiTheme="minorHAnsi" w:cstheme="minorHAnsi"/>
        </w:rPr>
        <w:fldChar w:fldCharType="end"/>
      </w:r>
      <w:r>
        <w:rPr>
          <w:rFonts w:asciiTheme="minorHAnsi" w:hAnsiTheme="minorHAnsi" w:cstheme="minorHAnsi"/>
        </w:rPr>
        <w:t>)</w:t>
      </w:r>
    </w:p>
    <w:p>
      <w:pPr>
        <w:pStyle w:val="21"/>
        <w:rPr>
          <w:rFonts w:asciiTheme="minorHAnsi" w:hAnsiTheme="minorHAnsi" w:cstheme="minorHAnsi"/>
        </w:rPr>
      </w:pPr>
      <w:r>
        <w:rPr>
          <w:rFonts w:asciiTheme="minorHAnsi" w:hAnsiTheme="minorHAnsi" w:cstheme="minorHAnsi"/>
        </w:rPr>
        <w:t>Key Points:</w:t>
      </w:r>
    </w:p>
    <w:p>
      <w:pPr>
        <w:pStyle w:val="27"/>
        <w:numPr>
          <w:ilvl w:val="0"/>
          <w:numId w:val="1"/>
        </w:numPr>
        <w:rPr>
          <w:rFonts w:asciiTheme="minorHAnsi" w:hAnsiTheme="minorHAnsi" w:cstheme="minorHAnsi"/>
        </w:rPr>
      </w:pPr>
      <w:bookmarkStart w:id="0" w:name="OLE_LINK4"/>
      <w:r>
        <w:rPr>
          <w:rFonts w:asciiTheme="minorHAnsi" w:hAnsiTheme="minorHAnsi" w:cstheme="minorHAnsi"/>
        </w:rPr>
        <w:t>Farm-scale wind power is better represented by vertical wind profiles extending below the rotor-swept layer.</w:t>
      </w:r>
    </w:p>
    <w:bookmarkEnd w:id="0"/>
    <w:p>
      <w:pPr>
        <w:pStyle w:val="27"/>
        <w:numPr>
          <w:ilvl w:val="0"/>
          <w:numId w:val="1"/>
        </w:numPr>
        <w:rPr>
          <w:rFonts w:asciiTheme="minorHAnsi" w:hAnsiTheme="minorHAnsi" w:cstheme="minorHAnsi"/>
        </w:rPr>
      </w:pPr>
      <w:r>
        <w:rPr>
          <w:rFonts w:asciiTheme="minorHAnsi" w:hAnsiTheme="minorHAnsi" w:cstheme="minorHAnsi"/>
        </w:rPr>
        <w:t>Under free-stream flow, full vertical profile matters, whereas under wake-influenced flow surface wind indicates profile intensity.</w:t>
      </w:r>
    </w:p>
    <w:p>
      <w:pPr>
        <w:pStyle w:val="27"/>
        <w:numPr>
          <w:ilvl w:val="0"/>
          <w:numId w:val="1"/>
        </w:numPr>
        <w:rPr>
          <w:rFonts w:asciiTheme="minorHAnsi" w:hAnsiTheme="minorHAnsi" w:cstheme="minorHAnsi"/>
        </w:rPr>
      </w:pPr>
      <w:r>
        <w:rPr>
          <w:rFonts w:asciiTheme="minorHAnsi" w:hAnsiTheme="minorHAnsi" w:cstheme="minorHAnsi"/>
        </w:rPr>
        <w:t xml:space="preserve">Extended profiles improve </w:t>
      </w:r>
      <w:del w:id="0" w:author="yangkun" w:date="2026-03-23T15:54:00Z">
        <w:r>
          <w:rPr>
            <w:rFonts w:asciiTheme="minorHAnsi" w:hAnsiTheme="minorHAnsi" w:cstheme="minorHAnsi"/>
          </w:rPr>
          <w:delText xml:space="preserve">observational </w:delText>
        </w:r>
      </w:del>
      <w:r>
        <w:rPr>
          <w:rFonts w:asciiTheme="minorHAnsi" w:hAnsiTheme="minorHAnsi" w:cstheme="minorHAnsi"/>
        </w:rPr>
        <w:t>power reconstruction, and a wind-direction-aware strategy enhances day-ahead forecasting.</w:t>
      </w:r>
    </w:p>
    <w:p>
      <w:pPr>
        <w:rPr>
          <w:rFonts w:eastAsia="Times New Roman" w:asciiTheme="minorHAnsi" w:hAnsiTheme="minorHAnsi" w:cstheme="minorHAnsi"/>
          <w:sz w:val="24"/>
          <w:szCs w:val="24"/>
          <w:lang w:eastAsia="zh-CN"/>
        </w:rPr>
      </w:pPr>
    </w:p>
    <w:p>
      <w:pPr>
        <w:rPr>
          <w:rFonts w:eastAsia="Times New Roman" w:asciiTheme="minorHAnsi" w:hAnsiTheme="minorHAnsi" w:cstheme="minorHAnsi"/>
          <w:sz w:val="24"/>
          <w:szCs w:val="24"/>
          <w:lang w:eastAsia="zh-CN"/>
        </w:rPr>
      </w:pPr>
      <w:r>
        <w:rPr>
          <w:rFonts w:eastAsia="Times New Roman" w:asciiTheme="minorHAnsi" w:hAnsiTheme="minorHAnsi" w:cstheme="minorHAnsi"/>
          <w:sz w:val="24"/>
          <w:szCs w:val="24"/>
          <w:lang w:eastAsia="zh-CN"/>
        </w:rPr>
        <w:br w:type="page"/>
      </w:r>
    </w:p>
    <w:p>
      <w:pPr>
        <w:rPr>
          <w:rFonts w:eastAsia="Times New Roman" w:asciiTheme="minorHAnsi" w:hAnsiTheme="minorHAnsi" w:cstheme="minorHAnsi"/>
          <w:sz w:val="24"/>
          <w:szCs w:val="24"/>
          <w:lang w:eastAsia="zh-CN"/>
        </w:rPr>
        <w:sectPr>
          <w:headerReference r:id="rId9" w:type="first"/>
          <w:headerReference r:id="rId8" w:type="default"/>
          <w:footerReference r:id="rId10" w:type="default"/>
          <w:type w:val="continuous"/>
          <w:pgSz w:w="12240" w:h="15840"/>
          <w:pgMar w:top="1440" w:right="1440" w:bottom="1440" w:left="1440" w:header="432" w:footer="720" w:gutter="0"/>
          <w:cols w:space="720" w:num="1"/>
          <w:docGrid w:linePitch="360" w:charSpace="0"/>
        </w:sectPr>
      </w:pPr>
    </w:p>
    <w:p>
      <w:pPr>
        <w:pStyle w:val="21"/>
        <w:rPr>
          <w:rFonts w:asciiTheme="minorHAnsi" w:hAnsiTheme="minorHAnsi" w:cstheme="minorHAnsi"/>
        </w:rPr>
      </w:pPr>
      <w:r>
        <w:rPr>
          <w:rFonts w:asciiTheme="minorHAnsi" w:hAnsiTheme="minorHAnsi" w:cstheme="minorHAnsi"/>
        </w:rPr>
        <w:t>Abstract</w:t>
      </w:r>
    </w:p>
    <w:p>
      <w:pPr>
        <w:pStyle w:val="28"/>
        <w:rPr>
          <w:rFonts w:asciiTheme="minorHAnsi" w:hAnsiTheme="minorHAnsi" w:cstheme="minorHAnsi"/>
          <w:lang w:eastAsia="zh-CN"/>
        </w:rPr>
      </w:pPr>
      <w:r>
        <w:rPr>
          <w:rFonts w:asciiTheme="minorHAnsi" w:hAnsiTheme="minorHAnsi" w:cstheme="minorHAnsi"/>
          <w:lang w:eastAsia="zh-CN"/>
        </w:rPr>
        <w:t xml:space="preserve">Wind farm power production reflects atmospheric variability integrated across height and time scale, yet most forecasting approaches rely on wind speed at a single hub height. While rotor-equivalent wind speed accounts for variability within the rotor-swept layer, observations from a flat-terrain wind farm show that the profile relevant to farm-scale power extends below this layer. Partitioning observations by inflow regime reveals distinct mechanisms: under free-stream conditions, 10-m and 70-m winds provide complementary information for characterizing vertical structure, whereas under wake-influenced conditions, 10-m wind represents inflow profile intensity. This effectiveness arises from strong vertical coherence at synoptic time scales, </w:t>
      </w:r>
      <w:commentRangeStart w:id="0"/>
      <w:r>
        <w:rPr>
          <w:rFonts w:asciiTheme="minorHAnsi" w:hAnsiTheme="minorHAnsi" w:cstheme="minorHAnsi"/>
          <w:lang w:eastAsia="zh-CN"/>
        </w:rPr>
        <w:t>enabling 10-m wind to characterize overall profile intensity across regimes</w:t>
      </w:r>
      <w:commentRangeEnd w:id="0"/>
      <w:r>
        <w:rPr>
          <w:rStyle w:val="18"/>
          <w:rFonts w:eastAsia="Calibri"/>
        </w:rPr>
        <w:commentReference w:id="0"/>
      </w:r>
      <w:r>
        <w:rPr>
          <w:rFonts w:asciiTheme="minorHAnsi" w:hAnsiTheme="minorHAnsi" w:cstheme="minorHAnsi"/>
          <w:lang w:eastAsia="zh-CN"/>
        </w:rPr>
        <w:t xml:space="preserve">. An </w:t>
      </w:r>
      <w:r>
        <w:rPr>
          <w:rFonts w:hint="eastAsia" w:asciiTheme="minorHAnsi" w:hAnsiTheme="minorHAnsi" w:cstheme="minorHAnsi"/>
          <w:lang w:eastAsia="zh-CN"/>
        </w:rPr>
        <w:t>e</w:t>
      </w:r>
      <w:r>
        <w:rPr>
          <w:rFonts w:asciiTheme="minorHAnsi" w:hAnsiTheme="minorHAnsi" w:cstheme="minorHAnsi"/>
          <w:lang w:eastAsia="zh-CN"/>
        </w:rPr>
        <w:t xml:space="preserve">xtended profile representation demonstrates consistent gains in observational power reconstruction </w:t>
      </w:r>
      <w:commentRangeStart w:id="1"/>
      <w:r>
        <w:rPr>
          <w:rFonts w:asciiTheme="minorHAnsi" w:hAnsiTheme="minorHAnsi" w:cstheme="minorHAnsi"/>
          <w:lang w:eastAsia="zh-CN"/>
        </w:rPr>
        <w:t>(R² = 0.72 versus 0.61)</w:t>
      </w:r>
      <w:commentRangeEnd w:id="1"/>
      <w:r>
        <w:rPr>
          <w:rStyle w:val="18"/>
          <w:rFonts w:eastAsia="Calibri"/>
        </w:rPr>
        <w:commentReference w:id="1"/>
      </w:r>
      <w:r>
        <w:rPr>
          <w:rFonts w:asciiTheme="minorHAnsi" w:hAnsiTheme="minorHAnsi" w:cstheme="minorHAnsi"/>
          <w:lang w:eastAsia="zh-CN"/>
        </w:rPr>
        <w:t xml:space="preserve"> and NWP-driven day-ahead forecasting, confirming its physical relevance. These results clarify how vertical wind structure governs farm-scale power variability and inform wind-to-power representation in operational forecasting.</w:t>
      </w:r>
    </w:p>
    <w:p>
      <w:pPr>
        <w:pStyle w:val="28"/>
        <w:rPr>
          <w:rFonts w:asciiTheme="minorHAnsi" w:hAnsiTheme="minorHAnsi" w:cstheme="minorHAnsi"/>
          <w:b/>
          <w:lang w:eastAsia="zh-CN"/>
        </w:rPr>
      </w:pPr>
      <w:r>
        <w:rPr>
          <w:rFonts w:asciiTheme="minorHAnsi" w:hAnsiTheme="minorHAnsi" w:cstheme="minorHAnsi"/>
          <w:b/>
        </w:rPr>
        <w:t>Plain Language Summary</w:t>
      </w:r>
    </w:p>
    <w:p>
      <w:pPr>
        <w:pStyle w:val="28"/>
        <w:rPr>
          <w:rFonts w:asciiTheme="minorHAnsi" w:hAnsiTheme="minorHAnsi" w:cstheme="minorHAnsi"/>
          <w:lang w:eastAsia="zh-CN"/>
        </w:rPr>
      </w:pPr>
      <w:r>
        <w:rPr>
          <w:rFonts w:asciiTheme="minorHAnsi" w:hAnsiTheme="minorHAnsi" w:cstheme="minorHAnsi"/>
          <w:lang w:eastAsia="zh-CN"/>
        </w:rPr>
        <w:t xml:space="preserve">Wind turbines generate electricity from wind blowing across their blades, so knowing how wind varies with height is essential for predicting wind farm power. Most forecasts rely on wind measured at a single height near the middle of the turbine rotor, but this can miss important information. </w:t>
      </w:r>
      <w:commentRangeStart w:id="2"/>
      <w:r>
        <w:rPr>
          <w:rFonts w:asciiTheme="minorHAnsi" w:hAnsiTheme="minorHAnsi" w:cstheme="minorHAnsi"/>
          <w:lang w:eastAsia="zh-CN"/>
        </w:rPr>
        <w:t xml:space="preserve">Using observations from a wind farm in flat terrain, we found that wind measured close to the ground, at just 10 meters, can be particularly informative in some situations. </w:t>
      </w:r>
      <w:commentRangeEnd w:id="2"/>
      <w:r>
        <w:rPr>
          <w:rStyle w:val="18"/>
          <w:rFonts w:eastAsia="Calibri"/>
        </w:rPr>
        <w:commentReference w:id="2"/>
      </w:r>
      <w:r>
        <w:rPr>
          <w:rFonts w:asciiTheme="minorHAnsi" w:hAnsiTheme="minorHAnsi" w:cstheme="minorHAnsi"/>
          <w:lang w:eastAsia="zh-CN"/>
        </w:rPr>
        <w:t>When turbine wakes disturb winds at rotor height, near-surface winds remain largely unaffected and better reflect the broader atmospheric conditions that control how much power the farm can produce. This is because winds at different heights tend to strengthen and weaken together over the hours-to-days time scales most relevant for power generation. By combining wind measurements from near the surface and the rotor layer, we improved both power estimates based on observations and day-ahead power forecasts. These findings suggest that existing weather towers and surface observations near wind farms can be used more effectively, and may also help inform how observational networks are designed and used for wind energy applications.</w:t>
      </w:r>
      <w:r>
        <w:rPr>
          <w:rFonts w:asciiTheme="minorHAnsi" w:hAnsiTheme="minorHAnsi" w:cstheme="minorHAnsi"/>
        </w:rPr>
        <w:br w:type="page"/>
      </w:r>
    </w:p>
    <w:p>
      <w:pPr>
        <w:pStyle w:val="21"/>
        <w:rPr>
          <w:rFonts w:asciiTheme="minorHAnsi" w:hAnsiTheme="minorHAnsi" w:cstheme="minorHAnsi"/>
        </w:rPr>
      </w:pPr>
      <w:bookmarkStart w:id="1" w:name="_Hlk221745210"/>
      <w:r>
        <w:rPr>
          <w:rFonts w:asciiTheme="minorHAnsi" w:hAnsiTheme="minorHAnsi" w:cstheme="minorHAnsi"/>
        </w:rPr>
        <w:t>1 Introduction</w:t>
      </w:r>
    </w:p>
    <w:p>
      <w:pPr>
        <w:pStyle w:val="23"/>
        <w:rPr>
          <w:rFonts w:hint="eastAsia" w:ascii="宋体" w:hAnsi="宋体" w:eastAsia="宋体" w:cstheme="minorHAnsi"/>
          <w:lang w:eastAsia="zh-CN"/>
        </w:rPr>
      </w:pPr>
      <w:bookmarkStart w:id="2" w:name="OLE_LINK1"/>
      <w:bookmarkStart w:id="3" w:name="OLE_LINK6"/>
      <w:r>
        <w:rPr>
          <w:rFonts w:asciiTheme="minorHAnsi" w:hAnsiTheme="minorHAnsi" w:cstheme="minorHAnsi"/>
        </w:rPr>
        <w:t>Accurate day-ahead wind power forecasting is essential for power-system operation, electricity marke</w:t>
      </w:r>
      <w:bookmarkEnd w:id="2"/>
      <w:r>
        <w:rPr>
          <w:rFonts w:asciiTheme="minorHAnsi" w:hAnsiTheme="minorHAnsi" w:cstheme="minorHAnsi"/>
        </w:rPr>
        <w:t xml:space="preserve">t, and the large-scale integration of variable renewable energy </w:t>
      </w:r>
      <w:r>
        <w:rPr>
          <w:rFonts w:asciiTheme="minorHAnsi" w:hAnsiTheme="minorHAnsi" w:cstheme="minorHAnsi"/>
        </w:rPr>
        <w:fldChar w:fldCharType="begin"/>
      </w:r>
      <w:r>
        <w:rPr>
          <w:rFonts w:asciiTheme="minorHAnsi" w:hAnsiTheme="minorHAnsi" w:cstheme="minorHAnsi"/>
        </w:rPr>
        <w:instrText xml:space="preserve"> ADDIN ZOTERO_ITEM CSL_CITATION {"citationID":"htlKo87t","properties":{"formattedCitation":"(Holttinen, 2005; Mahoney et al., 2012)","plainCitation":"(Holttinen, 2005; Mahoney et al., 2012)","noteIndex":0},"citationItems":[{"id":1767,"uris":["http://zotero.org/users/14274501/items/KNDMQHAV"],"itemData":{"id":1767,"type":"article-journal","abstract":"This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beneﬁts of a more ﬂexible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deﬁcit production could be traded 2 h before delivery could beneﬁt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Pr>
          <w:rFonts w:asciiTheme="minorHAnsi" w:hAnsiTheme="minorHAnsi" w:cstheme="minorHAnsi"/>
        </w:rPr>
        <w:fldChar w:fldCharType="separate"/>
      </w:r>
      <w:r>
        <w:rPr>
          <w:rFonts w:ascii="Calibri" w:hAnsi="Calibri" w:cs="Calibri"/>
        </w:rPr>
        <w:t>(Holttinen, 2005; Mahoney et al., 2012)</w:t>
      </w:r>
      <w:r>
        <w:rPr>
          <w:rFonts w:asciiTheme="minorHAnsi" w:hAnsiTheme="minorHAnsi" w:cstheme="minorHAnsi"/>
        </w:rPr>
        <w:fldChar w:fldCharType="end"/>
      </w:r>
      <w:r>
        <w:rPr>
          <w:rFonts w:asciiTheme="minorHAnsi" w:hAnsiTheme="minorHAnsi" w:cstheme="minorHAnsi"/>
        </w:rPr>
        <w:t xml:space="preserve">. Forecasting performance has been substantially advanced in recent years, including through the development of deep learning models </w:t>
      </w:r>
      <w:r>
        <w:rPr>
          <w:rFonts w:asciiTheme="minorHAnsi" w:hAnsiTheme="minorHAnsi" w:cstheme="minorHAnsi"/>
        </w:rPr>
        <w:fldChar w:fldCharType="begin"/>
      </w:r>
      <w:r>
        <w:rPr>
          <w:rFonts w:asciiTheme="minorHAnsi" w:hAnsiTheme="minorHAnsi" w:cstheme="minorHAnsi"/>
        </w:rPr>
        <w:instrText xml:space="preserve"> ADDIN ZOTERO_ITEM CSL_CITATION {"citationID":"LyguxqQn","properties":{"formattedCitation":"(Liu &amp; Zhang, 2024)","plainCitation":"(Liu &amp; Zhang, 2024)","noteIndex":0},"citationItems":[{"id":1832,"uris":["http://zotero.org/users/14274501/items/TEVII5UA"],"itemData":{"id":1832,"type":"article-journal","abstract":"With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Pr>
          <w:rFonts w:asciiTheme="minorHAnsi" w:hAnsiTheme="minorHAnsi" w:cstheme="minorHAnsi"/>
        </w:rPr>
        <w:fldChar w:fldCharType="separate"/>
      </w:r>
      <w:r>
        <w:rPr>
          <w:rFonts w:ascii="Calibri" w:hAnsi="Calibri" w:cs="Calibri"/>
        </w:rPr>
        <w:t>(Liu &amp; Zhang, 2024)</w:t>
      </w:r>
      <w:r>
        <w:rPr>
          <w:rFonts w:asciiTheme="minorHAnsi" w:hAnsiTheme="minorHAnsi" w:cstheme="minorHAnsi"/>
        </w:rPr>
        <w:fldChar w:fldCharType="end"/>
      </w:r>
      <w:r>
        <w:rPr>
          <w:rFonts w:asciiTheme="minorHAnsi" w:hAnsiTheme="minorHAnsi" w:cstheme="minorHAnsi"/>
        </w:rPr>
        <w:t xml:space="preserve">, and depends not only on model capability but fundamentally on the physical relevance of meteorological inputs </w:t>
      </w:r>
      <w:r>
        <w:rPr>
          <w:rFonts w:asciiTheme="minorHAnsi" w:hAnsiTheme="minorHAnsi" w:cstheme="minorHAnsi"/>
        </w:rPr>
        <w:fldChar w:fldCharType="begin"/>
      </w:r>
      <w:r>
        <w:rPr>
          <w:rFonts w:asciiTheme="minorHAnsi" w:hAnsiTheme="minorHAnsi" w:cstheme="minorHAnsi"/>
        </w:rPr>
        <w:instrText xml:space="preserve"> ADDIN ZOTERO_ITEM CSL_CITATION {"citationID":"FWtGnh6f","properties":{"formattedCitation":"(Optis &amp; Perr-Sauer, 2019)","plainCitation":"(Optis &amp; Perr-Sauer, 2019)","noteIndex":0},"citationItems":[{"id":1766,"uris":["http://zotero.org/users/14274501/items/H7R5M7ZN"],"itemData":{"id":1766,"type":"article-journal","abstract":"Machine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Pr>
          <w:rFonts w:asciiTheme="minorHAnsi" w:hAnsiTheme="minorHAnsi" w:cstheme="minorHAnsi"/>
        </w:rPr>
        <w:fldChar w:fldCharType="separate"/>
      </w:r>
      <w:r>
        <w:rPr>
          <w:rFonts w:ascii="Calibri" w:hAnsi="Calibri" w:cs="Calibri"/>
        </w:rPr>
        <w:t>(Optis &amp; Perr-Sauer, 2019)</w:t>
      </w:r>
      <w:r>
        <w:rPr>
          <w:rFonts w:asciiTheme="minorHAnsi" w:hAnsiTheme="minorHAnsi" w:cstheme="minorHAnsi"/>
        </w:rPr>
        <w:fldChar w:fldCharType="end"/>
      </w:r>
      <w:r>
        <w:rPr>
          <w:rFonts w:asciiTheme="minorHAnsi" w:hAnsiTheme="minorHAnsi" w:cstheme="minorHAnsi"/>
        </w:rPr>
        <w:t xml:space="preserve">. Previous research has largely focused on model development, including architecture innovation </w:t>
      </w:r>
      <w:r>
        <w:rPr>
          <w:rFonts w:asciiTheme="minorHAnsi" w:hAnsiTheme="minorHAnsi" w:cstheme="minorHAnsi"/>
        </w:rPr>
        <w:fldChar w:fldCharType="begin"/>
      </w:r>
      <w:r>
        <w:rPr>
          <w:rFonts w:asciiTheme="minorHAnsi" w:hAnsiTheme="minorHAnsi" w:cstheme="minorHAnsi"/>
        </w:rPr>
        <w:instrText xml:space="preserve"> ADDIN ZOTERO_ITEM CSL_CITATION {"citationID":"ZfOgO1EM","properties":{"formattedCitation":"(Bentsen et al., 2023)","plainCitation":"(Bentsen et al., 2023)","noteIndex":0},"citationItems":[{"id":16,"uris":["http://zotero.org/users/14274501/items/VEWYXDBV"],"itemData":{"id":16,"type":"article-journal","container-title":"Applied Energy","DOI":"10.1016/j.apenergy.2022.120565","ISSN":"03062619","journalAbbreviation":"Appl. Energy","language":"en-US","page":"120565","source":"DOI.org (Crossref)","title":"Spatio-temporal wind speed forecasting using graph networks and novel Transformer architectures","volume":"333","author":[{"family":"Bentsen","given":"Lars Ødegaard"},{"family":"Warakagoda","given":"Narada Dilp"},{"family":"Stenbro","given":"Roy"},{"family":"Engelstad","given":"Paal"}],"issued":{"date-parts":[["2023",3]]}}}],"schema":"https://github.com/citation-style-language/schema/raw/master/csl-citation.json"} </w:instrText>
      </w:r>
      <w:r>
        <w:rPr>
          <w:rFonts w:asciiTheme="minorHAnsi" w:hAnsiTheme="minorHAnsi" w:cstheme="minorHAnsi"/>
        </w:rPr>
        <w:fldChar w:fldCharType="separate"/>
      </w:r>
      <w:r>
        <w:rPr>
          <w:rFonts w:ascii="Calibri" w:hAnsi="Calibri" w:cs="Calibri"/>
        </w:rPr>
        <w:t>(Bentsen et al., 2023)</w:t>
      </w:r>
      <w:r>
        <w:rPr>
          <w:rFonts w:asciiTheme="minorHAnsi" w:hAnsiTheme="minorHAnsi" w:cstheme="minorHAnsi"/>
        </w:rPr>
        <w:fldChar w:fldCharType="end"/>
      </w:r>
      <w:r>
        <w:rPr>
          <w:rFonts w:asciiTheme="minorHAnsi" w:hAnsiTheme="minorHAnsi" w:cstheme="minorHAnsi"/>
        </w:rPr>
        <w:t>, hyperparameter optimization</w:t>
      </w:r>
      <w:r>
        <w:rPr>
          <w:rFonts w:hint="eastAsia" w:asciiTheme="minorHAnsi" w:hAnsiTheme="minorHAnsi" w:cstheme="minorHAnsi"/>
          <w:lang w:eastAsia="zh-CN"/>
        </w:rPr>
        <w:t xml:space="preserve"> </w:t>
      </w:r>
      <w:r>
        <w:rPr>
          <w:rFonts w:asciiTheme="minorHAnsi" w:hAnsiTheme="minorHAnsi" w:cstheme="minorHAnsi"/>
        </w:rPr>
        <w:fldChar w:fldCharType="begin"/>
      </w:r>
      <w:r>
        <w:rPr>
          <w:rFonts w:asciiTheme="minorHAnsi" w:hAnsiTheme="minorHAnsi" w:cstheme="minorHAnsi"/>
        </w:rPr>
        <w:instrText xml:space="preserve"> ADDIN ZOTERO_ITEM CSL_CITATION {"citationID":"OXzNNS3P","properties":{"formattedCitation":"(Hanifi et al., 2024)","plainCitation":"(Hanifi et al., 2024)","noteIndex":0},"citationItems":[{"id":1975,"uris":["http://zotero.org/users/14274501/items/WDL6N3XL"],"itemData":{"id":1975,"type":"article-journal","container-title":"Renewable Energy","DOI":"10.1016/j.renene.2023.119700","ISSN":"0960-1481","journalAbbreviation":"Renewable Energy","language":"en","note":"publisher: Elsevier","page":"119700","title":"Advanced hyperparameter optimization of deep learning models for wind power prediction","volume":"221","author":[{"family":"Hanifi","given":"Shahram"},{"family":"Cammarono","given":"Andrea"},{"family":"Zare-Behtash","given":"Hossein"}],"issued":{"date-parts":[["2024"]]}}}],"schema":"https://github.com/citation-style-language/schema/raw/master/csl-citation.json"} </w:instrText>
      </w:r>
      <w:r>
        <w:rPr>
          <w:rFonts w:asciiTheme="minorHAnsi" w:hAnsiTheme="minorHAnsi" w:cstheme="minorHAnsi"/>
        </w:rPr>
        <w:fldChar w:fldCharType="separate"/>
      </w:r>
      <w:r>
        <w:rPr>
          <w:rFonts w:ascii="Calibri" w:hAnsi="Calibri" w:cs="Calibri"/>
        </w:rPr>
        <w:t>(Hanifi et al., 2024)</w:t>
      </w:r>
      <w:r>
        <w:rPr>
          <w:rFonts w:asciiTheme="minorHAnsi" w:hAnsiTheme="minorHAnsi" w:cstheme="minorHAnsi"/>
        </w:rPr>
        <w:fldChar w:fldCharType="end"/>
      </w:r>
      <w:r>
        <w:rPr>
          <w:rFonts w:asciiTheme="minorHAnsi" w:hAnsiTheme="minorHAnsi" w:cstheme="minorHAnsi"/>
        </w:rPr>
        <w:t xml:space="preserve">, and post-processing </w:t>
      </w:r>
      <w:r>
        <w:rPr>
          <w:rFonts w:asciiTheme="minorHAnsi" w:hAnsiTheme="minorHAnsi" w:cstheme="minorHAnsi"/>
        </w:rPr>
        <w:fldChar w:fldCharType="begin"/>
      </w:r>
      <w:r>
        <w:rPr>
          <w:rFonts w:asciiTheme="minorHAnsi" w:hAnsiTheme="minorHAnsi" w:cstheme="minorHAnsi"/>
        </w:rPr>
        <w:instrText xml:space="preserve"> ADDIN ZOTERO_ITEM CSL_CITATION {"citationID":"G6ffxFFX","properties":{"formattedCitation":"(Xia, Luo, Li, Chang, et al., 2026)","plainCitation":"(Xia, Luo, Li, Chang, et al., 2026)","noteIndex":0},"citationItems":[{"id":2034,"uris":["http://zotero.org/users/14274501/items/ZCWVXAUW"],"itemData":{"id":2034,"type":"article-journal","abstract":"Accurate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schema":"https://github.com/citation-style-language/schema/raw/master/csl-citation.json"} </w:instrText>
      </w:r>
      <w:r>
        <w:rPr>
          <w:rFonts w:asciiTheme="minorHAnsi" w:hAnsiTheme="minorHAnsi" w:cstheme="minorHAnsi"/>
        </w:rPr>
        <w:fldChar w:fldCharType="separate"/>
      </w:r>
      <w:r>
        <w:rPr>
          <w:rFonts w:asciiTheme="minorHAnsi" w:hAnsiTheme="minorHAnsi" w:cstheme="minorHAnsi"/>
        </w:rPr>
        <w:t>(Xia et al., 2026b)</w:t>
      </w:r>
      <w:r>
        <w:rPr>
          <w:rFonts w:asciiTheme="minorHAnsi" w:hAnsiTheme="minorHAnsi" w:cstheme="minorHAnsi"/>
        </w:rPr>
        <w:fldChar w:fldCharType="end"/>
      </w:r>
      <w:r>
        <w:rPr>
          <w:rFonts w:asciiTheme="minorHAnsi" w:hAnsiTheme="minorHAnsi" w:cstheme="minorHAnsi"/>
        </w:rPr>
        <w:t>. In comparison, input feature selection has received less mechanistic consideration. Consequently, the atmospheric physics governing farm-scale power production is increasingly well understood. However, this understanding has not yet been effectively translated into forecasting feature selection, particularly for vertical wind structure represented by commonly available multi-height observations.</w:t>
      </w:r>
    </w:p>
    <w:bookmarkEnd w:id="3"/>
    <w:p>
      <w:pPr>
        <w:pStyle w:val="23"/>
        <w:rPr>
          <w:rFonts w:ascii="Calibri" w:hAnsi="Calibri" w:eastAsia="宋体" w:cs="Calibri"/>
          <w:color w:val="000000"/>
          <w:lang w:eastAsia="zh-CN"/>
        </w:rPr>
      </w:pPr>
      <w:bookmarkStart w:id="4" w:name="_Hlk221716200"/>
      <w:r>
        <w:rPr>
          <w:rFonts w:ascii="Calibri" w:hAnsi="Calibri" w:eastAsia="宋体" w:cs="Calibri"/>
          <w:color w:val="000000"/>
        </w:rPr>
        <w:t xml:space="preserve">Traditionally, wind speed at hub height has been the primary input for wind power forecasting </w:t>
      </w:r>
      <w:r>
        <w:rPr>
          <w:rFonts w:ascii="Calibri" w:hAnsi="Calibri" w:eastAsia="宋体" w:cs="Calibri"/>
          <w:color w:val="000000"/>
        </w:rPr>
        <w:fldChar w:fldCharType="begin"/>
      </w:r>
      <w:r>
        <w:rPr>
          <w:rFonts w:ascii="Calibri" w:hAnsi="Calibri" w:eastAsia="宋体" w:cs="Calibri"/>
          <w:color w:val="000000"/>
        </w:rPr>
        <w:instrText xml:space="preserve"> ADDIN ZOTERO_ITEM CSL_CITATION {"citationID":"JIjgKoID","properties":{"unsorted":true,"formattedCitation":"(Mahoney et al., 2012; Ye et al., 2017; Che et al., 2022; Sun &amp; Yang, 2023)","plainCitation":"(Mahoney et al., 2012; Ye et al., 2017; Che et al., 2022; Sun &amp; Yang, 2023)","noteIndex":0},"citationItems":[{"id":1768,"uris":["http://zotero.org/users/14274501/items/5TJHB4EM"],"itemData":{"id":1768,"type":"article-journal","abstract":"Wind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1764,"uris":["http://zotero.org/users/14274501/items/8GQWTJ6M"],"itemData":{"id":1764,"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1976,"uris":["http://zotero.org/users/14274501/items/2BE8NPN6"],"itemData":{"id":1976,"type":"article-journal","container-title":"Applied Energy","DOI":"10.1016/j.apenergy.2023.121554","ISSN":"0306-2619","journalAbbreviation":"Appl. Energy","language":"en","note":"publisher: Elsevier","page":"121554","title":"Wind farm layout and hub height optimization with a novel wake model","volume":"348","author":[{"family":"Sun","given":"Haiying"},{"family":"Yang","given":"Hongxing"}],"issued":{"date-parts":[["2023"]]}}}],"schema":"https://github.com/citation-style-language/schema/raw/master/csl-citation.json"} </w:instrText>
      </w:r>
      <w:r>
        <w:rPr>
          <w:rFonts w:ascii="Calibri" w:hAnsi="Calibri" w:eastAsia="宋体" w:cs="Calibri"/>
          <w:color w:val="000000"/>
        </w:rPr>
        <w:fldChar w:fldCharType="separate"/>
      </w:r>
      <w:r>
        <w:rPr>
          <w:rFonts w:ascii="Calibri" w:hAnsi="Calibri" w:cs="Calibri"/>
        </w:rPr>
        <w:t>(Mahoney et al., 2012; Ye et al., 2017; Che et al., 2022; Sun &amp; Yang, 2023)</w:t>
      </w:r>
      <w:r>
        <w:rPr>
          <w:rFonts w:ascii="Calibri" w:hAnsi="Calibri" w:eastAsia="宋体" w:cs="Calibri"/>
          <w:color w:val="000000"/>
        </w:rPr>
        <w:fldChar w:fldCharType="end"/>
      </w:r>
      <w:r>
        <w:rPr>
          <w:rFonts w:ascii="Calibri" w:hAnsi="Calibri" w:eastAsia="宋体" w:cs="Calibri"/>
          <w:color w:val="000000"/>
          <w:lang w:eastAsia="zh-CN"/>
        </w:rPr>
        <w:t>,</w:t>
      </w:r>
      <w:r>
        <w:rPr>
          <w:rFonts w:hint="eastAsia" w:ascii="Calibri" w:hAnsi="Calibri" w:eastAsia="宋体" w:cs="Calibri"/>
          <w:color w:val="000000"/>
          <w:lang w:eastAsia="zh-CN"/>
        </w:rPr>
        <w:t xml:space="preserve"> </w:t>
      </w:r>
      <w:r>
        <w:rPr>
          <w:rFonts w:ascii="Calibri" w:hAnsi="Calibri" w:eastAsia="宋体" w:cs="Calibri"/>
          <w:color w:val="000000"/>
          <w:lang w:eastAsia="zh-CN"/>
        </w:rPr>
        <w:t>reflecting a simplified representation of atmospheric inflow consistent with the single-turbine power curve, where power can be characterized by a single hub-height wind speed</w:t>
      </w:r>
      <w:r>
        <w:rPr>
          <w:rFonts w:hint="eastAsia" w:ascii="Calibri" w:hAnsi="Calibri" w:eastAsia="宋体" w:cs="Calibri"/>
          <w:color w:val="000000"/>
        </w:rPr>
        <w:t xml:space="preserve"> </w:t>
      </w:r>
      <w:r>
        <w:rPr>
          <w:rFonts w:ascii="Calibri" w:hAnsi="Calibri" w:eastAsia="宋体" w:cs="Calibri"/>
          <w:color w:val="000000"/>
        </w:rPr>
        <w:fldChar w:fldCharType="begin"/>
      </w:r>
      <w:r>
        <w:rPr>
          <w:rFonts w:ascii="Calibri" w:hAnsi="Calibri" w:eastAsia="宋体" w:cs="Calibri"/>
          <w:color w:val="000000"/>
        </w:rPr>
        <w:instrText xml:space="preserve"> ADDIN ZOTERO_ITEM CSL_CITATION {"citationID":"QuzhfntJ","properties":{"formattedCitation":"(Turbines\\uc0\\u8212{}Part, 2005)","plainCitation":"(Turbines—Part, 2005)","noteIndex":0},"citationItems":[{"id":1829,"uris":["http://zotero.org/users/14274501/items/3X2LALHE","http://zotero.org/users/14274501/items/G3XY39BG"],"itemData":{"id":1829,"type":"article-journal","container-title":"British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Pr>
          <w:rFonts w:ascii="Calibri" w:hAnsi="Calibri" w:eastAsia="宋体" w:cs="Calibri"/>
          <w:color w:val="000000"/>
        </w:rPr>
        <w:fldChar w:fldCharType="separate"/>
      </w:r>
      <w:r>
        <w:rPr>
          <w:rFonts w:ascii="Calibri" w:hAnsi="Calibri" w:cs="Calibri"/>
          <w:color w:val="000000"/>
        </w:rPr>
        <w:t>(Turbines—Part, 2005)</w:t>
      </w:r>
      <w:r>
        <w:rPr>
          <w:rFonts w:ascii="Calibri" w:hAnsi="Calibri" w:eastAsia="宋体" w:cs="Calibri"/>
          <w:color w:val="000000"/>
        </w:rPr>
        <w:fldChar w:fldCharType="end"/>
      </w:r>
      <w:r>
        <w:rPr>
          <w:rFonts w:ascii="Calibri" w:hAnsi="Calibri" w:eastAsia="宋体" w:cs="Calibri"/>
          <w:color w:val="000000"/>
        </w:rPr>
        <w:t>.</w:t>
      </w:r>
      <w:r>
        <w:rPr>
          <w:rFonts w:hint="eastAsia" w:ascii="Calibri" w:hAnsi="Calibri" w:eastAsia="宋体" w:cs="Calibri"/>
          <w:color w:val="000000"/>
        </w:rPr>
        <w:t xml:space="preserve"> </w:t>
      </w:r>
      <w:r>
        <w:rPr>
          <w:rFonts w:ascii="Calibri" w:hAnsi="Calibri" w:eastAsia="宋体" w:cs="Calibri"/>
          <w:color w:val="000000"/>
        </w:rPr>
        <w:t>This practice is further supported by the strong correlation between hub-height wind speed and single-turbine power</w:t>
      </w:r>
      <w:r>
        <w:rPr>
          <w:rFonts w:hint="eastAsia" w:ascii="Calibri" w:hAnsi="Calibri" w:eastAsia="宋体" w:cs="Calibri"/>
          <w:color w:val="000000"/>
        </w:rPr>
        <w:t xml:space="preserve"> </w:t>
      </w:r>
      <w:r>
        <w:rPr>
          <w:rFonts w:ascii="Calibri" w:hAnsi="Calibri" w:eastAsia="宋体" w:cs="Calibri"/>
          <w:color w:val="000000"/>
        </w:rPr>
        <w:fldChar w:fldCharType="begin"/>
      </w:r>
      <w:r>
        <w:rPr>
          <w:rFonts w:ascii="Calibri" w:hAnsi="Calibri" w:eastAsia="宋体" w:cs="Calibri"/>
          <w:color w:val="000000"/>
        </w:rPr>
        <w:instrText xml:space="preserve"> ADDIN ZOTERO_ITEM CSL_CITATION {"citationID":"xda80eVG","properties":{"formattedCitation":"(Clifton et al., 2013)","plainCitation":"(Clifton et al., 2013)","noteIndex":0},"citationItems":[{"id":1759,"uris":["http://zotero.org/users/14274501/items/Y4FVRGTC"],"itemData":{"id":1759,"type":"article-journal","abstract":"Wind turbine power output is known to be a strong function of wind speed, but is also affected by turbulence and shear. In this work, new aerostructural simulations of a generic 1.5 MW turbine are used to rank atmospheric inﬂuences on power output. Most signiﬁcant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signiﬁcantly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Pr>
          <w:rFonts w:ascii="Calibri" w:hAnsi="Calibri" w:eastAsia="宋体" w:cs="Calibri"/>
          <w:color w:val="000000"/>
        </w:rPr>
        <w:fldChar w:fldCharType="separate"/>
      </w:r>
      <w:r>
        <w:rPr>
          <w:rFonts w:ascii="Calibri" w:hAnsi="Calibri" w:eastAsia="宋体" w:cs="Calibri"/>
          <w:color w:val="000000"/>
        </w:rPr>
        <w:t>(Clifton et al., 2013)</w:t>
      </w:r>
      <w:r>
        <w:rPr>
          <w:rFonts w:ascii="Calibri" w:hAnsi="Calibri" w:eastAsia="宋体" w:cs="Calibri"/>
          <w:color w:val="000000"/>
        </w:rPr>
        <w:fldChar w:fldCharType="end"/>
      </w:r>
      <w:r>
        <w:rPr>
          <w:rFonts w:ascii="Calibri" w:hAnsi="Calibri" w:eastAsia="宋体" w:cs="Calibri"/>
          <w:color w:val="000000"/>
        </w:rPr>
        <w:t xml:space="preserve">. </w:t>
      </w:r>
      <w:bookmarkStart w:id="5" w:name="OLE_LINK5"/>
      <w:r>
        <w:rPr>
          <w:rFonts w:ascii="Calibri" w:hAnsi="Calibri" w:eastAsia="宋体" w:cs="Calibri"/>
          <w:color w:val="000000"/>
        </w:rPr>
        <w:t xml:space="preserve">At the wind farm scale, however, this simplification becomes insufficient because aggregate power depends not only on the inflow at individual turbines but also on wake interactions across the farm </w:t>
      </w:r>
      <w:r>
        <w:rPr>
          <w:rFonts w:ascii="Calibri" w:hAnsi="Calibri" w:eastAsia="宋体" w:cs="Calibri"/>
          <w:color w:val="000000"/>
        </w:rPr>
        <w:fldChar w:fldCharType="begin"/>
      </w:r>
      <w:r>
        <w:rPr>
          <w:rFonts w:ascii="Calibri" w:hAnsi="Calibri" w:eastAsia="宋体" w:cs="Calibri"/>
          <w:color w:val="000000"/>
        </w:rPr>
        <w:instrText xml:space="preserve"> ADDIN ZOTERO_ITEM CSL_CITATION {"citationID":"Ph0FA6Q3","properties":{"formattedCitation":"(Barthelmie et al., 2010)","plainCitation":"(Barthelmie et al., 2010)","noteIndex":0},"citationItems":[{"id":2090,"uris":["http://zotero.org/users/14274501/items/CDBEMXHY"],"itemData":{"id":2090,"type":"article-journal","abstract":"There is an urgent need to develop and optimize tools for designing large wind farm arrays for deployment offshore. This research is focused on improving the understanding of, and modeling of, wind turbine wakes in order to make more accurate power output predictions for large offshore wind farms. Detailed data ensembles of power losses due to wakes at the large wind farms at Nysted and Horns Rev are presented and analyzed. Differences in turbine spacing (10.5 versus 7 rotor diameters) are not differentiable in wake-related power losses from the two wind farms. This is partly due to the high variability in the data despite careful data screening. A number of ensemble averages are simulated with a range of wind farm and computational ﬂuid dynamics models and compared to observed wake losses. All models were able to capture wake width to some degree, and some models also captured the decrease of power output moving through the wind farm. Rootmean-square errors indicate a generally better model performance for higher wind speeds (10 rather than 6 m s21) and for direct down the row ﬂow than for oblique angles. Despite this progress, wake modeling of large wind farms is still subject to an unacceptably high degree of uncertainty.","container-title":"Journal of Atmospheric and Oceanic Technology","DOI":"10.1175/2010JTECHA1398.1","ISSN":"1520-0426, 0739-0572","issue":"8","journalAbbreviation":"J. Atmos. Oceanic Technol.","language":"en","page":"1302-1317","source":"DOI.org (Crossref)","title":"Quantifying the impact of wind turbine wakes on power output at offshore wind farms","volume":"27","author":[{"family":"Barthelmie","given":"R. J."},{"family":"Pryor","given":"S. C."},{"family":"Frandsen","given":"S. T."},{"family":"Hansen","given":"K. S."},{"family":"Schepers","given":"J. G."},{"family":"Rados","given":"K."},{"family":"Schlez","given":"W."},{"family":"Neubert","given":"A."},{"family":"Jensen","given":"L. E."},{"family":"Neckelmann","given":"S."}],"issued":{"date-parts":[["2010",8,1]]}}}],"schema":"https://github.com/citation-style-language/schema/raw/master/csl-citation.json"} </w:instrText>
      </w:r>
      <w:r>
        <w:rPr>
          <w:rFonts w:ascii="Calibri" w:hAnsi="Calibri" w:eastAsia="宋体" w:cs="Calibri"/>
          <w:color w:val="000000"/>
        </w:rPr>
        <w:fldChar w:fldCharType="separate"/>
      </w:r>
      <w:r>
        <w:rPr>
          <w:rFonts w:ascii="Calibri" w:hAnsi="Calibri" w:eastAsia="宋体" w:cs="Calibri"/>
        </w:rPr>
        <w:t>(Barthelmie et al., 2010)</w:t>
      </w:r>
      <w:r>
        <w:rPr>
          <w:rFonts w:ascii="Calibri" w:hAnsi="Calibri" w:eastAsia="宋体" w:cs="Calibri"/>
          <w:color w:val="000000"/>
        </w:rPr>
        <w:fldChar w:fldCharType="end"/>
      </w:r>
      <w:r>
        <w:rPr>
          <w:rFonts w:ascii="Calibri" w:hAnsi="Calibri" w:eastAsia="宋体" w:cs="Calibri"/>
          <w:color w:val="000000"/>
        </w:rPr>
        <w:t xml:space="preserve">. Wake development and recovery are strongly influenced by boundary-layer structure, including wind shear, turbulence, and atmospheric stability </w:t>
      </w:r>
      <w:r>
        <w:rPr>
          <w:rFonts w:ascii="Calibri" w:hAnsi="Calibri" w:eastAsia="宋体" w:cs="Calibri"/>
          <w:color w:val="000000"/>
        </w:rPr>
        <w:fldChar w:fldCharType="begin"/>
      </w:r>
      <w:r>
        <w:rPr>
          <w:rFonts w:ascii="Calibri" w:hAnsi="Calibri" w:eastAsia="宋体" w:cs="Calibri"/>
          <w:color w:val="000000"/>
        </w:rPr>
        <w:instrText xml:space="preserve"> ADDIN ZOTERO_ITEM CSL_CITATION {"citationID":"5k5IU27Z","properties":{"formattedCitation":"(Abkar &amp; Port\\uc0\\u233{}-Agel, 2015)","plainCitation":"(Abkar &amp; Porté-Agel, 2015)","noteIndex":0},"citationItems":[{"id":2092,"uris":["http://zotero.org/users/14274501/items/CRYNUQM5"],"itemData":{"id":2092,"type":"article-journal","abstract":"In this study, large-eddy simulation is combined with a turbine model to investigate the influence of atmospheric thermal stability on wind-turbine wakes. The simulation results show that atmospheric stability has a significant effect on the spatial distribution of the mean velocity deficit and turbulence statistics in the wake region as well as the wake meandering characteristics downwind of the turbine. In particular, the enhanced turbulence level associated with positive buoyancy under the convective condition leads to a relatively larger flow entrainment and, thus, a faster wake recovery. For the particular cases considered in this study, the growth rate of the wake is about 2.4 times larger for the convective case than for the stable one. Consistent with this result, for a given distance downwind of the turbine, wake meandering is also stronger under the convective condition compared with the neutral and stable cases. It is also shown that, for all the stability cases, the growth rate of the wake and wake meandering in the vertical direction is smaller compared with the ones in the lateral direction. This is mainly related to the different turbulence levels of the incoming wind in the different directions, together with the anisotropy imposed by the presence of the ground. It is also found that the wake velocity deficit is well characterized by a modified version of a recently proposed analytical model that is based on mass and momentum conservation and the assumption of a self-similar Gaussian distribution of the velocity deficit. Specifically, using a two-dimensional elliptical (instead of axisymmetric) Gaussian distribution allows to account for the different lateral and vertical growth rates, particularly in the convective case, where the non-axisymmetry of the wake is stronger. Detailed analysis of the resolved turbulent kinetic energy budget in the wake reveals also that thermal stratification considerably affects the magnitude and spatial distribution of the turbulence production, dissipation, and transport terms.","container-title":"Physics of Fluids","DOI":"10.1063/1.4913695","ISSN":"1070-6631, 1089-7666","issue":"3","journalAbbreviation":"Phys. Fluids","language":"en","page":"035104","source":"DOI.org (Crossref)","title":"Influence of atmospheric stability on wind-turbine wakes: a large-eddy simulation study","title-short":"Influence of atmospheric stability on wind-turbine wakes","volume":"27","author":[{"family":"Abkar","given":"Mahdi"},{"family":"Porté-Agel","given":"Fernando"}],"issued":{"date-parts":[["2015",3,1]]}}}],"schema":"https://github.com/citation-style-language/schema/raw/master/csl-citation.json"} </w:instrText>
      </w:r>
      <w:r>
        <w:rPr>
          <w:rFonts w:ascii="Calibri" w:hAnsi="Calibri" w:eastAsia="宋体" w:cs="Calibri"/>
          <w:color w:val="000000"/>
        </w:rPr>
        <w:fldChar w:fldCharType="separate"/>
      </w:r>
      <w:r>
        <w:rPr>
          <w:rFonts w:ascii="Calibri" w:hAnsi="Calibri" w:cs="Calibri"/>
        </w:rPr>
        <w:t>(Abkar &amp; Porté-Agel, 2015)</w:t>
      </w:r>
      <w:r>
        <w:rPr>
          <w:rFonts w:ascii="Calibri" w:hAnsi="Calibri" w:eastAsia="宋体" w:cs="Calibri"/>
          <w:color w:val="000000"/>
        </w:rPr>
        <w:fldChar w:fldCharType="end"/>
      </w:r>
      <w:r>
        <w:rPr>
          <w:rFonts w:ascii="Calibri" w:hAnsi="Calibri" w:eastAsia="宋体" w:cs="Calibri"/>
          <w:color w:val="000000"/>
        </w:rPr>
        <w:t xml:space="preserve">. As a result, forecasting based solely on hub-height wind speed often fails to fully capture the atmospheric drivers of farm-scale power variability. </w:t>
      </w:r>
      <w:bookmarkEnd w:id="5"/>
      <w:r>
        <w:rPr>
          <w:rFonts w:ascii="Calibri" w:hAnsi="Calibri" w:eastAsia="宋体" w:cs="Calibri"/>
          <w:color w:val="000000"/>
        </w:rPr>
        <w:t xml:space="preserve">Physical studies have demonstrated that rotor-equivalent wind speed (REWS) </w:t>
      </w:r>
      <w:r>
        <w:rPr>
          <w:rFonts w:ascii="Calibri" w:hAnsi="Calibri" w:eastAsia="宋体" w:cs="Calibri"/>
          <w:color w:val="000000"/>
        </w:rPr>
        <w:fldChar w:fldCharType="begin"/>
      </w:r>
      <w:r>
        <w:rPr>
          <w:rFonts w:ascii="Calibri" w:hAnsi="Calibri" w:eastAsia="宋体" w:cs="Calibri"/>
          <w:color w:val="000000"/>
        </w:rPr>
        <w:instrText xml:space="preserve"> ADDIN ZOTERO_ITEM CSL_CITATION {"citationID":"cMMzP9Nc","properties":{"formattedCitation":"(Wagner et al., 2009)","plainCitation":"(Wagner et al., 2009)","noteIndex":0},"citationItems":[{"id":1756,"uris":["http://zotero.org/users/14274501/items/3UCCBBT6"],"itemData":{"id":1756,"type":"article-journal","abstract":"Abstract\n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Pr>
          <w:rFonts w:hint="eastAsia" w:ascii="Calibri" w:hAnsi="Calibri" w:eastAsia="宋体" w:cs="Calibri"/>
          <w:color w:val="000000"/>
        </w:rPr>
        <w:instrText xml:space="preserve">‐</w:instrText>
      </w:r>
      <w:r>
        <w:rPr>
          <w:rFonts w:ascii="Calibri" w:hAnsi="Calibri" w:eastAsia="宋体" w:cs="Calibri"/>
          <w:color w:val="000000"/>
        </w:rPr>
        <w:instrText xml:space="preserve">height wind speeds between 6 m s\n              −1\n              and 8 m s\n              −1\n              are normalized at 7 m s\n              −1\n              and grouped to a number of mean shear profiles. The energy in the profiles varies considerably for the same hub</w:instrText>
      </w:r>
      <w:r>
        <w:rPr>
          <w:rFonts w:hint="eastAsia" w:ascii="Calibri" w:hAnsi="Calibri" w:eastAsia="宋体" w:cs="Calibri"/>
          <w:color w:val="000000"/>
        </w:rPr>
        <w:instrText xml:space="preserve">‐</w:instrText>
      </w:r>
      <w:r>
        <w:rPr>
          <w:rFonts w:ascii="Calibri" w:hAnsi="Calibri" w:eastAsia="宋体" w:cs="Calibri"/>
          <w:color w:val="000000"/>
        </w:rPr>
        <w:instrText xml:space="preserve">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Pr>
          <w:rFonts w:hint="eastAsia" w:ascii="Calibri" w:hAnsi="Calibri" w:eastAsia="宋体" w:cs="Calibri"/>
          <w:color w:val="000000"/>
        </w:rPr>
        <w:instrText xml:space="preserve">ount. Electrical power is found to correlate significantly better to the equivalent wind speed than to the single point hub‐height wind speed. Copyright © 2008 John Wiley &amp; Sons, Ltd.","container-title":"Wind Energy","DOI":"10.1002/we.297","ISSN":"1095-42</w:instrText>
      </w:r>
      <w:r>
        <w:rPr>
          <w:rFonts w:ascii="Calibri" w:hAnsi="Calibri" w:eastAsia="宋体" w:cs="Calibri"/>
          <w:color w:val="000000"/>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Pr>
          <w:rFonts w:ascii="Calibri" w:hAnsi="Calibri" w:eastAsia="宋体" w:cs="Calibri"/>
          <w:color w:val="000000"/>
        </w:rPr>
        <w:fldChar w:fldCharType="separate"/>
      </w:r>
      <w:r>
        <w:rPr>
          <w:rFonts w:ascii="Calibri" w:hAnsi="Calibri" w:cs="Calibri"/>
        </w:rPr>
        <w:t>(Wagner et al., 2009)</w:t>
      </w:r>
      <w:r>
        <w:rPr>
          <w:rFonts w:ascii="Calibri" w:hAnsi="Calibri" w:eastAsia="宋体" w:cs="Calibri"/>
          <w:color w:val="000000"/>
        </w:rPr>
        <w:fldChar w:fldCharType="end"/>
      </w:r>
      <w:r>
        <w:rPr>
          <w:rFonts w:hint="eastAsia" w:ascii="Calibri" w:hAnsi="Calibri" w:eastAsia="宋体" w:cs="Calibri"/>
          <w:color w:val="000000"/>
        </w:rPr>
        <w:t xml:space="preserve">, which </w:t>
      </w:r>
      <w:r>
        <w:rPr>
          <w:rFonts w:ascii="Calibri" w:hAnsi="Calibri" w:eastAsia="宋体" w:cs="Calibri"/>
          <w:color w:val="000000"/>
        </w:rPr>
        <w:t>integrates wind speeds across the rotor-swept layer</w:t>
      </w:r>
      <w:r>
        <w:rPr>
          <w:rFonts w:ascii="Calibri" w:hAnsi="Calibri" w:eastAsia="宋体" w:cs="Calibri"/>
          <w:color w:val="000000"/>
          <w:lang w:eastAsia="zh-CN"/>
        </w:rPr>
        <w:t>,</w:t>
      </w:r>
      <w:r>
        <w:rPr>
          <w:rFonts w:hint="eastAsia" w:ascii="Calibri" w:hAnsi="Calibri" w:eastAsia="宋体" w:cs="Calibri"/>
          <w:color w:val="000000"/>
        </w:rPr>
        <w:t xml:space="preserve"> </w:t>
      </w:r>
      <w:r>
        <w:rPr>
          <w:rFonts w:ascii="Calibri" w:hAnsi="Calibri" w:eastAsia="宋体" w:cs="Calibri"/>
          <w:color w:val="000000"/>
        </w:rPr>
        <w:t>outperforms single-</w:t>
      </w:r>
      <w:r>
        <w:rPr>
          <w:rFonts w:hint="eastAsia" w:ascii="Calibri" w:hAnsi="Calibri" w:eastAsia="宋体" w:cs="Calibri"/>
          <w:color w:val="000000"/>
        </w:rPr>
        <w:t>height</w:t>
      </w:r>
      <w:r>
        <w:rPr>
          <w:rFonts w:ascii="Calibri" w:hAnsi="Calibri" w:eastAsia="宋体" w:cs="Calibri"/>
          <w:color w:val="000000"/>
        </w:rPr>
        <w:t xml:space="preserve"> measurements</w:t>
      </w:r>
      <w:r>
        <w:rPr>
          <w:rFonts w:hint="eastAsia" w:ascii="Calibri" w:hAnsi="Calibri" w:eastAsia="宋体" w:cs="Calibri"/>
          <w:color w:val="000000"/>
        </w:rPr>
        <w:t xml:space="preserve"> in forecasting farm-scale power</w:t>
      </w:r>
      <w:r>
        <w:rPr>
          <w:rFonts w:ascii="Calibri" w:hAnsi="Calibri" w:eastAsia="宋体" w:cs="Calibri"/>
          <w:color w:val="000000"/>
        </w:rPr>
        <w:t xml:space="preserve"> </w:t>
      </w:r>
      <w:r>
        <w:rPr>
          <w:rFonts w:ascii="Calibri" w:hAnsi="Calibri" w:eastAsia="宋体" w:cs="Calibri"/>
          <w:color w:val="000000"/>
        </w:rPr>
        <w:fldChar w:fldCharType="begin"/>
      </w:r>
      <w:r>
        <w:rPr>
          <w:rFonts w:ascii="Calibri" w:hAnsi="Calibri" w:eastAsia="宋体" w:cs="Calibri"/>
          <w:color w:val="000000"/>
        </w:rPr>
        <w:instrText xml:space="preserve"> ADDIN ZOTERO_ITEM CSL_CITATION {"citationID":"ZCg05g8F","properties":{"formattedCitation":"(2022)","plainCitation":"(2022)","dontUpdate":true,"noteIndex":0},"citationItems":[{"id":1754,"uris":["http://zotero.org/users/14274501/items/45YLP2JC"],"itemData":{"id":1754,"type":"article-journal","abstract":"To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Pr>
          <w:rFonts w:ascii="Calibri" w:hAnsi="Calibri" w:eastAsia="宋体" w:cs="Calibri"/>
          <w:color w:val="000000"/>
        </w:rPr>
        <w:fldChar w:fldCharType="separate"/>
      </w:r>
      <w:r>
        <w:rPr>
          <w:rFonts w:ascii="Calibri" w:hAnsi="Calibri" w:eastAsia="宋体" w:cs="Calibri"/>
          <w:color w:val="000000"/>
        </w:rPr>
        <w:t>(Sasser et al., 2022)</w:t>
      </w:r>
      <w:r>
        <w:rPr>
          <w:rFonts w:ascii="Calibri" w:hAnsi="Calibri" w:eastAsia="宋体" w:cs="Calibri"/>
          <w:color w:val="000000"/>
        </w:rPr>
        <w:fldChar w:fldCharType="end"/>
      </w:r>
      <w:r>
        <w:rPr>
          <w:rFonts w:ascii="Calibri" w:hAnsi="Calibri" w:eastAsia="宋体" w:cs="Calibri"/>
          <w:color w:val="000000"/>
        </w:rPr>
        <w:t xml:space="preserve">. Even with this advance, atmospheric stability can induce 15–20% power variations at the same nominal wind speed, and turbulent kinetic energy has been identified as a dominant modulation factor </w:t>
      </w:r>
      <w:r>
        <w:rPr>
          <w:rFonts w:ascii="Calibri" w:hAnsi="Calibri" w:eastAsia="宋体" w:cs="Calibri"/>
          <w:color w:val="000000"/>
        </w:rPr>
        <w:fldChar w:fldCharType="begin"/>
      </w:r>
      <w:r>
        <w:rPr>
          <w:rFonts w:ascii="Calibri" w:hAnsi="Calibri" w:eastAsia="宋体" w:cs="Calibri"/>
          <w:color w:val="000000"/>
        </w:rPr>
        <w:instrText xml:space="preserve"> ADDIN ZOTERO_ITEM CSL_CITATION {"citationID":"eMnzAmYo","properties":{"formattedCitation":"(Wharton &amp; Lundquist, 2012)","plainCitation":"(Wharton &amp; Lundquist, 2012)","noteIndex":0},"citationItems":[{"id":1755,"uris":["http://zotero.org/users/14274501/items/MKLZNDJ2"],"itemData":{"id":1755,"type":"article-journal","abstract":"The power generated by a wind turbine largely depends on the wind speed. During time periods with identical hub-height wind speeds but different shapes to the wind proﬁle, a turbine will produce different amounts of power. This variability may be induced by atmospheric stability, which affects proﬁles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beneﬁt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Pr>
          <w:rFonts w:ascii="Calibri" w:hAnsi="Calibri" w:eastAsia="宋体" w:cs="Calibri"/>
          <w:color w:val="000000"/>
        </w:rPr>
        <w:fldChar w:fldCharType="separate"/>
      </w:r>
      <w:r>
        <w:rPr>
          <w:rFonts w:ascii="Calibri" w:hAnsi="Calibri" w:eastAsia="宋体" w:cs="Calibri"/>
          <w:color w:val="000000"/>
        </w:rPr>
        <w:t>(Wharton &amp; Lundquist, 2012)</w:t>
      </w:r>
      <w:r>
        <w:rPr>
          <w:rFonts w:ascii="Calibri" w:hAnsi="Calibri" w:eastAsia="宋体" w:cs="Calibri"/>
          <w:color w:val="000000"/>
        </w:rPr>
        <w:fldChar w:fldCharType="end"/>
      </w:r>
      <w:r>
        <w:rPr>
          <w:rFonts w:ascii="Calibri" w:hAnsi="Calibri" w:eastAsia="宋体" w:cs="Calibri"/>
          <w:color w:val="000000"/>
        </w:rPr>
        <w:t>. Confining vertical integration to the rotor-swept layer therefore remains insufficient to capture the influence of vertical structure and its governing scales on farm-scale power variability.</w:t>
      </w:r>
    </w:p>
    <w:bookmarkEnd w:id="4"/>
    <w:p>
      <w:pPr>
        <w:pStyle w:val="23"/>
        <w:rPr>
          <w:rFonts w:ascii="Calibri" w:hAnsi="Calibri" w:eastAsia="宋体" w:cs="Calibri"/>
          <w:color w:val="000000"/>
          <w:lang w:eastAsia="zh-CN"/>
        </w:rPr>
      </w:pPr>
      <w:bookmarkStart w:id="6" w:name="OLE_LINK7"/>
      <w:r>
        <w:rPr>
          <w:rFonts w:ascii="Calibri" w:hAnsi="Calibri" w:eastAsia="宋体" w:cs="Calibri"/>
          <w:color w:val="000000"/>
        </w:rPr>
        <w:t xml:space="preserve">Flow-regime variability adds another dimension to farm-scale power representation. Wind farms operate in environments that encompass both free-stream inflow and wake-influenced flow, within which the dominant drivers of power production differ. Wake interactions can cause 10–20% power losses and elevate turbulence intensity </w:t>
      </w:r>
      <w:r>
        <w:rPr>
          <w:rFonts w:ascii="Calibri" w:hAnsi="Calibri" w:eastAsia="宋体" w:cs="Calibri"/>
          <w:color w:val="000000"/>
        </w:rPr>
        <w:fldChar w:fldCharType="begin"/>
      </w:r>
      <w:r>
        <w:rPr>
          <w:rFonts w:ascii="Calibri" w:hAnsi="Calibri" w:eastAsia="宋体" w:cs="Calibri"/>
          <w:color w:val="000000"/>
        </w:rPr>
        <w:instrText xml:space="preserve"> ADDIN ZOTERO_ITEM CSL_CITATION {"citationID":"X35wkeNY","properties":{"formattedCitation":"(Barthelmie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w:instrText>
      </w:r>
      <w:r>
        <w:rPr>
          <w:rFonts w:hint="eastAsia" w:ascii="Calibri" w:hAnsi="Calibri" w:eastAsia="宋体" w:cs="Calibri"/>
          <w:color w:val="000000"/>
        </w:rPr>
        <w:instrText xml:space="preserve">crucial to optimizing wind farm design. Power losses and turbulence increase due to wakes are quantified based on observations from Middelgrunden and state‐of‐the‐art models. Observed power losses due solely to wakes are approximately 10% on average. Thes</w:instrText>
      </w:r>
      <w:r>
        <w:rPr>
          <w:rFonts w:ascii="Calibri" w:hAnsi="Calibri" w:eastAsia="宋体" w:cs="Calibri"/>
          <w:color w:val="000000"/>
        </w:rPr>
        <w:instrText xml:space="preserve">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Pr>
          <w:rFonts w:hint="eastAsia" w:ascii="Calibri" w:hAnsi="Calibri" w:eastAsia="宋体" w:cs="Calibri"/>
          <w:color w:val="000000"/>
        </w:rPr>
        <w:instrText xml:space="preserve">:"M. N."},{"family":"Pryor","given":"S. C."},{"family":"Rethore","given":"P.‐E."},{"family":"Jørgensen","given":"H. E."}],"issued":{"date-parts":[["2007",11]]}}},{"id":1748,"uris":["http://zotero.org/users/14274501/items/IK6DQM6L"],"itemData":{"id":1748,"</w:instrText>
      </w:r>
      <w:r>
        <w:rPr>
          <w:rFonts w:ascii="Calibri" w:hAnsi="Calibri" w:eastAsia="宋体" w:cs="Calibri"/>
          <w:color w:val="000000"/>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Pr>
          <w:rFonts w:ascii="Calibri" w:hAnsi="Calibri" w:eastAsia="宋体" w:cs="Calibri"/>
          <w:color w:val="000000"/>
        </w:rPr>
        <w:fldChar w:fldCharType="separate"/>
      </w:r>
      <w:r>
        <w:rPr>
          <w:rFonts w:ascii="Calibri" w:hAnsi="Calibri" w:eastAsia="宋体" w:cs="Calibri"/>
          <w:color w:val="000000"/>
        </w:rPr>
        <w:t>(Barthelmie et al., 2007; Feroz et al., 2020)</w:t>
      </w:r>
      <w:r>
        <w:rPr>
          <w:rFonts w:ascii="Calibri" w:hAnsi="Calibri" w:eastAsia="宋体" w:cs="Calibri"/>
          <w:color w:val="000000"/>
        </w:rPr>
        <w:fldChar w:fldCharType="end"/>
      </w:r>
      <w:r>
        <w:rPr>
          <w:rFonts w:ascii="Calibri" w:hAnsi="Calibri" w:eastAsia="宋体" w:cs="Calibri"/>
          <w:color w:val="000000"/>
        </w:rPr>
        <w:t>, implying that the physical controls on power output vary dynamically with flow regime and atmospheric stability.</w:t>
      </w:r>
      <w:r>
        <w:t xml:space="preserve"> </w:t>
      </w:r>
      <w:r>
        <w:rPr>
          <w:rFonts w:ascii="Calibri" w:hAnsi="Calibri" w:eastAsia="宋体" w:cs="Calibri"/>
          <w:color w:val="000000"/>
        </w:rPr>
        <w:t xml:space="preserve">Recent explainable-AI analyses also rank turbulence-related variables, including turbulent kinetic energy and turbulence intensity, among the most informative predictors of farm-scale power, second only to wind speed </w:t>
      </w:r>
      <w:r>
        <w:rPr>
          <w:rFonts w:ascii="Calibri" w:hAnsi="Calibri" w:eastAsia="宋体" w:cs="Calibri"/>
          <w:color w:val="000000"/>
        </w:rPr>
        <w:fldChar w:fldCharType="begin"/>
      </w:r>
      <w:r>
        <w:rPr>
          <w:rFonts w:ascii="Calibri" w:hAnsi="Calibri" w:eastAsia="宋体" w:cs="Calibri"/>
          <w:color w:val="000000"/>
        </w:rPr>
        <w:instrText xml:space="preserve"> ADDIN ZOTERO_ITEM CSL_CITATION {"citationID":"w74V7nAL","properties":{"unsorted":true,"formattedCitation":"(Optis &amp; Perr-Sauer, 2019; Kim &amp; Kim, 2023)","plainCitation":"(Optis &amp; Perr-Sauer, 2019; Kim &amp; Kim, 2023)","noteIndex":0},"citationItems":[{"id":1766,"uris":["http://zotero.org/users/14274501/items/H7R5M7ZN"],"itemData":{"id":1766,"type":"article-journal","abstract":"Machine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1751,"uris":["http://zotero.org/users/14274501/items/K3MH2YRC"],"itemData":{"id":1751,"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Pr>
          <w:rFonts w:ascii="Calibri" w:hAnsi="Calibri" w:eastAsia="宋体" w:cs="Calibri"/>
          <w:color w:val="000000"/>
        </w:rPr>
        <w:fldChar w:fldCharType="separate"/>
      </w:r>
      <w:r>
        <w:rPr>
          <w:rFonts w:ascii="Calibri" w:hAnsi="Calibri" w:eastAsia="宋体" w:cs="Calibri"/>
          <w:color w:val="000000"/>
        </w:rPr>
        <w:t>(Optis &amp; Perr-Sauer, 2019; Kim &amp; Kim, 2023)</w:t>
      </w:r>
      <w:r>
        <w:rPr>
          <w:rFonts w:ascii="Calibri" w:hAnsi="Calibri" w:eastAsia="宋体" w:cs="Calibri"/>
          <w:color w:val="000000"/>
        </w:rPr>
        <w:fldChar w:fldCharType="end"/>
      </w:r>
      <w:r>
        <w:rPr>
          <w:rFonts w:ascii="Calibri" w:hAnsi="Calibri" w:eastAsia="宋体" w:cs="Calibri"/>
          <w:color w:val="000000"/>
        </w:rPr>
        <w:t>, further suggesting regime-dependent modulation of inflow–power relationships.</w:t>
      </w:r>
      <w:r>
        <w:rPr>
          <w:rFonts w:hint="eastAsia" w:ascii="Calibri" w:hAnsi="Calibri" w:eastAsia="宋体" w:cs="Calibri"/>
          <w:color w:val="000000"/>
          <w:lang w:eastAsia="zh-CN"/>
        </w:rPr>
        <w:t xml:space="preserve"> </w:t>
      </w:r>
      <w:r>
        <w:rPr>
          <w:rFonts w:ascii="Calibri" w:hAnsi="Calibri" w:eastAsia="宋体" w:cs="Calibri"/>
          <w:color w:val="000000"/>
          <w:lang w:eastAsia="zh-CN"/>
        </w:rPr>
        <w:t>Yet data-driven forecasting models commonly incorporate multi-height meteorological inputs as homogeneous predictors, without explicitly accounting for flow-regime-dependent mechanisms.</w:t>
      </w:r>
      <w:r>
        <w:rPr>
          <w:rFonts w:hint="eastAsia" w:ascii="Calibri" w:hAnsi="Calibri" w:eastAsia="宋体" w:cs="Calibri"/>
          <w:color w:val="000000"/>
          <w:lang w:eastAsia="zh-CN"/>
        </w:rPr>
        <w:t xml:space="preserve"> </w:t>
      </w:r>
      <w:r>
        <w:rPr>
          <w:rFonts w:ascii="Calibri" w:hAnsi="Calibri" w:eastAsia="宋体" w:cs="Calibri"/>
          <w:color w:val="000000"/>
          <w:lang w:eastAsia="zh-CN"/>
        </w:rPr>
        <w:t>When distinct flow regimes are aggregated, underlying physical differences can manifest as persistent empirical correlations that lack clear physical interpretation.</w:t>
      </w:r>
      <w:r>
        <w:rPr>
          <w:rFonts w:hint="eastAsia" w:ascii="Calibri" w:hAnsi="Calibri" w:eastAsia="宋体" w:cs="Calibri"/>
          <w:color w:val="000000"/>
          <w:lang w:eastAsia="zh-CN"/>
        </w:rPr>
        <w:t xml:space="preserve"> </w:t>
      </w:r>
      <w:r>
        <w:rPr>
          <w:rFonts w:ascii="Calibri" w:hAnsi="Calibri" w:eastAsia="宋体" w:cs="Calibri"/>
          <w:color w:val="000000"/>
          <w:lang w:eastAsia="zh-CN"/>
        </w:rPr>
        <w:t>One such example is the consistently reported high correlation between near-surface wind speeds (e.g., 10-m wind) and total wind-farm power output</w:t>
      </w:r>
      <w:r>
        <w:rPr>
          <w:rFonts w:hint="eastAsia" w:ascii="Calibri" w:hAnsi="Calibri" w:eastAsia="宋体" w:cs="Calibri"/>
          <w:color w:val="000000"/>
          <w:lang w:eastAsia="zh-CN"/>
        </w:rPr>
        <w:t xml:space="preserve"> </w:t>
      </w:r>
      <w:r>
        <w:rPr>
          <w:rFonts w:ascii="Calibri" w:hAnsi="Calibri" w:eastAsia="宋体" w:cs="Calibri"/>
          <w:color w:val="000000"/>
        </w:rPr>
        <w:fldChar w:fldCharType="begin"/>
      </w:r>
      <w:r>
        <w:rPr>
          <w:rFonts w:ascii="Calibri" w:hAnsi="Calibri" w:eastAsia="宋体" w:cs="Calibri"/>
          <w:color w:val="000000"/>
        </w:rPr>
        <w:instrText xml:space="preserve"> ADDIN ZOTERO_ITEM CSL_CITATION {"citationID":"AJ9UeH54","properties":{"unsorted":true,"formattedCitation":"(Rubanenko et al., 2020; Chen &amp; Xu, 2022)","plainCitation":"(Rubanenko et al., 2020; Chen &amp; Xu, 2022)","noteIndex":0},"citationItems":[{"id":1758,"uris":["http://zotero.org/users/14274501/items/IB9G5NFY"],"itemData":{"id":1758,"type":"paper-conference","abstract":"Analyses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1770,"uris":["http://zotero.org/users/14274501/items/ZWK7WGRP"],"itemData":{"id":1770,"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Pr>
          <w:rFonts w:ascii="Calibri" w:hAnsi="Calibri" w:eastAsia="宋体" w:cs="Calibri"/>
          <w:color w:val="000000"/>
        </w:rPr>
        <w:fldChar w:fldCharType="separate"/>
      </w:r>
      <w:r>
        <w:rPr>
          <w:rFonts w:ascii="Calibri" w:hAnsi="Calibri" w:eastAsia="宋体" w:cs="Calibri"/>
          <w:color w:val="000000"/>
        </w:rPr>
        <w:t>(Rubanenko et al., 2020; Chen &amp; Xu, 2022)</w:t>
      </w:r>
      <w:r>
        <w:rPr>
          <w:rFonts w:ascii="Calibri" w:hAnsi="Calibri" w:eastAsia="宋体" w:cs="Calibri"/>
          <w:color w:val="000000"/>
        </w:rPr>
        <w:fldChar w:fldCharType="end"/>
      </w:r>
      <w:r>
        <w:rPr>
          <w:rFonts w:ascii="Calibri" w:hAnsi="Calibri" w:eastAsia="宋体" w:cs="Calibri"/>
          <w:color w:val="000000"/>
          <w:lang w:eastAsia="zh-CN"/>
        </w:rPr>
        <w:t>, whose physical basis remains unclear.</w:t>
      </w:r>
    </w:p>
    <w:bookmarkEnd w:id="6"/>
    <w:p>
      <w:pPr>
        <w:pStyle w:val="23"/>
        <w:rPr>
          <w:rFonts w:asciiTheme="minorHAnsi" w:hAnsiTheme="minorHAnsi" w:cstheme="minorHAnsi"/>
          <w:lang w:eastAsia="zh-CN"/>
        </w:rPr>
      </w:pPr>
      <w:r>
        <w:rPr>
          <w:rFonts w:ascii="Calibri" w:hAnsi="Calibri" w:eastAsia="宋体" w:cs="Calibri"/>
          <w:color w:val="000000"/>
        </w:rPr>
        <w:t>In this study, we link atmospheric flow physics to farm-scale power forecasting by explicitly partitioning inflow regimes and examining the regime-dependent roles of multi-height wind observations spanning 10 to 70 m, from near-surface to hub-height levels. Using multi-height observations from a representative flat-terrain wind farm, we quantify how vertical wind structure governs power variability under free-stream and wake-influenced conditions, thereby clarifying the physical origin of the persistent high correlation between near-surface winds and total farm power. We show that incorporating regime-dependent profile information outperforms both single hub-height input and undifferentiated multi-height predictors in observational power reconstruction and Numerical Weather Prediction (NWP)-driven day-ahead forecasting. By revealing that governing atmospheric time scales and vertical coherence underpin the relevance of non-hub-height winds to farm-scale power, the results provide a mechanistic basis for improving wind-to-power representation in operational forecasting.</w:t>
      </w:r>
    </w:p>
    <w:bookmarkEnd w:id="1"/>
    <w:p>
      <w:pPr>
        <w:pStyle w:val="21"/>
        <w:rPr>
          <w:rFonts w:asciiTheme="minorHAnsi" w:hAnsiTheme="minorHAnsi" w:cstheme="minorHAnsi"/>
          <w:lang w:eastAsia="zh-CN"/>
        </w:rPr>
      </w:pPr>
      <w:r>
        <w:rPr>
          <w:rFonts w:asciiTheme="minorHAnsi" w:hAnsiTheme="minorHAnsi" w:cstheme="minorHAnsi"/>
        </w:rPr>
        <w:t>2 Materials and Methods</w:t>
      </w:r>
    </w:p>
    <w:p>
      <w:pPr>
        <w:pStyle w:val="20"/>
        <w:rPr>
          <w:rFonts w:asciiTheme="minorHAnsi" w:hAnsiTheme="minorHAnsi" w:cstheme="minorHAnsi"/>
          <w:lang w:eastAsia="zh-CN"/>
        </w:rPr>
      </w:pPr>
      <w:bookmarkStart w:id="7" w:name="OLE_LINK8"/>
      <w:r>
        <w:rPr>
          <w:rFonts w:asciiTheme="minorHAnsi" w:hAnsiTheme="minorHAnsi" w:cstheme="minorHAnsi"/>
        </w:rPr>
        <w:t>2.1 Flow Regime Classification</w:t>
      </w:r>
    </w:p>
    <w:p>
      <w:pPr>
        <w:pStyle w:val="23"/>
        <w:rPr>
          <w:rFonts w:asciiTheme="minorHAnsi" w:hAnsiTheme="minorHAnsi" w:cstheme="minorHAnsi"/>
          <w:lang w:eastAsia="zh-CN"/>
        </w:rPr>
      </w:pPr>
      <w:r>
        <w:rPr>
          <w:rFonts w:asciiTheme="minorHAnsi" w:hAnsiTheme="minorHAnsi" w:cstheme="minorHAnsi"/>
        </w:rPr>
        <w:t>Flow regimes were classified based on wind direction relative to the turbine layout (Figure 1 shows the turbine layout and mast location).</w:t>
      </w:r>
      <w:r>
        <w:rPr>
          <w:rFonts w:hint="eastAsia" w:asciiTheme="minorHAnsi" w:hAnsiTheme="minorHAnsi" w:cstheme="minorHAnsi"/>
          <w:lang w:eastAsia="zh-CN"/>
        </w:rPr>
        <w:t xml:space="preserve"> </w:t>
      </w:r>
      <w:r>
        <w:rPr>
          <w:rFonts w:asciiTheme="minorHAnsi" w:hAnsiTheme="minorHAnsi" w:cstheme="minorHAnsi"/>
          <w:lang w:eastAsia="zh-CN"/>
        </w:rPr>
        <w:t>Westerly winds (225°–315°) are classified as free-stream conditions, under which measurements represent background atmospheric flow upstream of the turbine array.</w:t>
      </w:r>
      <w:r>
        <w:rPr>
          <w:rFonts w:asciiTheme="minorHAnsi" w:hAnsiTheme="minorHAnsi" w:cstheme="minorHAnsi"/>
        </w:rPr>
        <w:t xml:space="preserve"> In contrast, easterly winds (45°–135°) traverse the turbine array before reaching the mast and are therefore classified as wake-influenced conditions, under which wind profiles are affected by turbine-induced momentum deficits and enhanced turbulence </w:t>
      </w:r>
      <w:r>
        <w:rPr>
          <w:rFonts w:asciiTheme="minorHAnsi" w:hAnsiTheme="minorHAnsi" w:cstheme="minorHAnsi"/>
        </w:rPr>
        <w:fldChar w:fldCharType="begin"/>
      </w:r>
      <w:r>
        <w:rPr>
          <w:rFonts w:asciiTheme="minorHAnsi" w:hAnsiTheme="minorHAnsi" w:cstheme="minorHAnsi"/>
        </w:rPr>
        <w:instrText xml:space="preserve"> ADDIN ZOTERO_ITEM CSL_CITATION {"citationID":"19pO9kRa","properties":{"formattedCitation":"(Port\\uc0\\u233{}-Agel et al., 2020)","plainCitation":"(Porté-Agel et al., 2020)","noteIndex":0},"citationItems":[{"id":2038,"uris":["http://zotero.org/users/14274501/items/QQDP2J4Q"],"itemData":{"id":2038,"type":"article-journal","abstract":"Wind energy, together with other renewable energy sources, are expected to grow substantially in the coming decades and play a key role in mitigating climate change and achieving energy sustainability. One of the main challenges in optimizing the design, operation, control, and grid integration of wind farms is the prediction of their performance, owing to the complex multiscale two-way interactions between wind farms and the turbulent atmospheric boundary layer (ABL). From a ﬂuid mechanical perspective, these interactions are complicated by the high Reynolds number of the ABL ﬂow, its inherent unsteadiness due to the diurnal cycle and synoptic-forcing variability, the ubiquitous nature of thermal effects, and the heterogeneity of the terrain. Particularly important is the effect of ABL turbulence on wind-turbine wake ﬂows and their superposition, as they are responsible for considerable turbine power losses and fatigue loads in wind farms. These ﬂow interactions affect, in turn, the structure of the ABL and the turbulent ﬂuxes of momentum and scalars. This review summarizes recent experimental, computational, and theoretical research efforts that have contributed to improving our understanding and ability to predict the interactions of ABL ﬂow with wind turbines and wind farms.","container-title":"Boundary-Layer Meteorology","DOI":"10.1007/s10546-019-00473-0","ISSN":"0006-8314, 1573-1472","issue":"1","journalAbbreviation":"Boundary-Layer Meteorol","language":"en","page":"1-59","source":"DOI.org (Crossref)","title":"Wind-Turbine and Wind-Farm Flows: A Review","title-short":"Wind-Turbine and Wind-Farm Flows","volume":"174","author":[{"family":"Porté-Agel","given":"Fernando"},{"family":"Bastankhah","given":"Majid"},{"family":"Shamsoddin","given":"Sina"}],"issued":{"date-parts":[["2020",1]]}}}],"schema":"https://github.com/citation-style-language/schema/raw/master/csl-citation.json"} </w:instrText>
      </w:r>
      <w:r>
        <w:rPr>
          <w:rFonts w:asciiTheme="minorHAnsi" w:hAnsiTheme="minorHAnsi" w:cstheme="minorHAnsi"/>
        </w:rPr>
        <w:fldChar w:fldCharType="separate"/>
      </w:r>
      <w:r>
        <w:rPr>
          <w:rFonts w:ascii="Calibri" w:eastAsia="宋体" w:cs="Calibri" w:hAnsiTheme="minorHAnsi"/>
        </w:rPr>
        <w:t>(Porté-Agel et al., 2020)</w:t>
      </w:r>
      <w:r>
        <w:rPr>
          <w:rFonts w:asciiTheme="minorHAnsi" w:hAnsiTheme="minorHAnsi" w:cstheme="minorHAnsi"/>
        </w:rPr>
        <w:fldChar w:fldCharType="end"/>
      </w:r>
      <w:r>
        <w:rPr>
          <w:rFonts w:asciiTheme="minorHAnsi" w:hAnsiTheme="minorHAnsi" w:cstheme="minorHAnsi"/>
        </w:rPr>
        <w:t>.</w:t>
      </w:r>
      <w:bookmarkStart w:id="8" w:name="OLE_LINK9"/>
      <w:r>
        <w:rPr>
          <w:rFonts w:asciiTheme="minorHAnsi" w:hAnsiTheme="minorHAnsi" w:cstheme="minorHAnsi"/>
        </w:rPr>
        <w:t xml:space="preserve"> </w:t>
      </w:r>
      <w:bookmarkEnd w:id="8"/>
      <w:r>
        <w:rPr>
          <w:rFonts w:asciiTheme="minorHAnsi" w:hAnsiTheme="minorHAnsi" w:cstheme="minorHAnsi"/>
        </w:rPr>
        <w:t>Regime classification is based solely on geometric wind-direction criteria relative to turbine layout and does not impose additional buffer zones near sector boundaries. To ensure high regime purity and exclude transitional or vertically sheared directional states, regime assignment required consistent wind direction across all four measurement heights (10 m, 30 m, 50 m, and 70 m). This stringent filtering reduces the number of retained samples but enhances the physical interpretability of regime-dependent analysis. Over the study period, the resulting dataset comprises 1,951 free-stream samples (3.7%) and 8,693 wake-influenced samples (16.6%), with the remaining observations excluded from regime-specific evaluation.</w:t>
      </w:r>
    </w:p>
    <w:bookmarkEnd w:id="7"/>
    <w:p>
      <w:pPr>
        <w:pStyle w:val="20"/>
        <w:rPr>
          <w:rFonts w:asciiTheme="minorHAnsi" w:hAnsiTheme="minorHAnsi" w:cstheme="minorHAnsi"/>
          <w:lang w:eastAsia="zh-CN"/>
        </w:rPr>
      </w:pPr>
      <w:bookmarkStart w:id="9" w:name="_Hlk220792935"/>
      <w:r>
        <w:rPr>
          <w:rFonts w:hint="eastAsia" w:asciiTheme="minorHAnsi" w:hAnsiTheme="minorHAnsi" w:cstheme="minorHAnsi"/>
          <w:lang w:eastAsia="zh-CN"/>
        </w:rPr>
        <w:t xml:space="preserve">2.2 </w:t>
      </w:r>
      <w:r>
        <w:rPr>
          <w:rFonts w:asciiTheme="minorHAnsi" w:hAnsiTheme="minorHAnsi" w:cstheme="minorHAnsi"/>
          <w:lang w:eastAsia="zh-CN"/>
        </w:rPr>
        <w:t>Data Analysis Methods</w:t>
      </w:r>
    </w:p>
    <w:p>
      <w:pPr>
        <w:pStyle w:val="23"/>
        <w:rPr>
          <w:rFonts w:asciiTheme="minorHAnsi" w:hAnsiTheme="minorHAnsi" w:cstheme="minorHAnsi"/>
          <w:lang w:eastAsia="zh-CN"/>
        </w:rPr>
      </w:pPr>
      <w:r>
        <w:rPr>
          <w:rFonts w:asciiTheme="minorHAnsi" w:hAnsiTheme="minorHAnsi" w:cstheme="minorHAnsi"/>
          <w:lang w:eastAsia="zh-CN"/>
        </w:rPr>
        <w:t xml:space="preserve">Complete Ensemble Empirical Mode Decomposition with Adaptive Noise (CEEMDAN;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{"citationID":"1VJxZ6VY","properties":{"formattedCitation":"(Torres et al., 2011)","plainCitation":"(Torres et al., 2011)","dontUpdate":true,"noteIndex":0},"citationItems":[{"id":1973,"uris":["http://zotero.org/users/14274501/items/WJRY4WH6"],"itemData":{"id":1973,"type":"paper-conference","abstract":"In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(ICASSP)","DOI":"10.1109/ICASSP.2011.5947265","event-place":"Prague, Czech Republic","event-title":"ICASSP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Torres et al., 2011)</w:t>
      </w:r>
      <w:r>
        <w:rPr>
          <w:rFonts w:asciiTheme="minorHAnsi" w:hAnsiTheme="minorHAnsi" w:cstheme="minorHAnsi"/>
          <w:lang w:eastAsia="zh-CN"/>
        </w:rPr>
        <w:fldChar w:fldCharType="end"/>
      </w:r>
      <w:r>
        <w:rPr>
          <w:rFonts w:asciiTheme="minorHAnsi" w:hAnsiTheme="minorHAnsi" w:cstheme="minorHAnsi"/>
          <w:lang w:eastAsia="zh-CN"/>
        </w:rPr>
        <w:t>, an improved variant of EEMD</w:t>
      </w:r>
      <w:r>
        <w:rPr>
          <w:rFonts w:hint="eastAsia" w:asciiTheme="minorHAnsi" w:hAnsiTheme="minorHAnsi" w:cstheme="minorHAnsi"/>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{"citationID":"POCJU4Sq","properties":{"formattedCitation":"(Wu &amp; Huang, 2009)","plainCitation":"(Wu &amp; Huang, 2009)","noteIndex":0},"citationItems":[{"id":1974,"uris":["http://zotero.org/users/14274501/items/92ZQTH82"],"itemData":{"id":1974,"type":"article-journal","container-title":"Advances in adaptive data analysis","DOI":"10.1142/S1793536909000047","ISSN":"1793-5369","issue":"1","journalAbbreviation":"Adv. adapt. data anal.","language":"en","note":"publisher: World Scientific","page":"1-41","title":"Ensemble empirical mode decomposition: a noise-assisted data analysis method","title-short":"Ensemble empirical mode decomposition","volume":"1","author":[{"family":"Wu","given":"Zhaohua"},{"family":"Huang","given":"Norden E"}],"issued":{"date-parts":[["2009"]]}}}],"schema":"https://github.com/citation-style-language/schema/raw/master/csl-citation.json"}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(Wu &amp; Huang, 2009)</w:t>
      </w:r>
      <w:r>
        <w:rPr>
          <w:rFonts w:asciiTheme="minorHAnsi" w:hAnsiTheme="minorHAnsi" w:cstheme="minorHAnsi"/>
          <w:lang w:eastAsia="zh-CN"/>
        </w:rPr>
        <w:fldChar w:fldCharType="end"/>
      </w:r>
      <w:r>
        <w:t xml:space="preserve"> </w:t>
      </w:r>
      <w:r>
        <w:rPr>
          <w:rFonts w:asciiTheme="minorHAnsi" w:hAnsiTheme="minorHAnsi" w:cstheme="minorHAnsi"/>
          <w:lang w:eastAsia="zh-CN"/>
        </w:rPr>
        <w:t>was applied to the continuous wind speed (at different heights) and total farm power time series to obtain intrinsic mode functions across temporal scales. Regime-dependent wind–power coupling was quantified by computing cross-scale correlations within subsets of timestamps classified into free-stream and wake-influenced conditions based on wind direction</w:t>
      </w:r>
      <w:r>
        <w:rPr>
          <w:rFonts w:hint="eastAsia" w:asciiTheme="minorHAnsi" w:hAnsiTheme="minorHAnsi" w:cstheme="minorHAnsi"/>
          <w:lang w:eastAsia="zh-CN"/>
        </w:rPr>
        <w:t xml:space="preserve"> </w:t>
      </w:r>
      <w:r>
        <w:rPr>
          <w:rFonts w:asciiTheme="minorHAnsi" w:hAnsiTheme="minorHAnsi" w:cstheme="minorHAnsi"/>
          <w:lang w:eastAsia="zh-CN"/>
        </w:rPr>
        <w:t>(Text S1).</w:t>
      </w:r>
      <w:r>
        <w:rPr>
          <w:rFonts w:hint="eastAsia" w:asciiTheme="minorHAnsi" w:hAnsiTheme="minorHAnsi" w:cstheme="minorHAnsi"/>
          <w:lang w:eastAsia="zh-CN"/>
        </w:rPr>
        <w:t xml:space="preserve"> </w:t>
      </w:r>
      <w:r>
        <w:rPr>
          <w:rFonts w:asciiTheme="minorHAnsi" w:hAnsiTheme="minorHAnsi" w:cstheme="minorHAnsi"/>
          <w:lang w:eastAsia="zh-CN"/>
        </w:rPr>
        <w:t>Empirical Orthogonal Function (EOF) analysis was performed on wind profiles to identify dominant modes of vertical structure variability</w:t>
      </w:r>
      <w:r>
        <w:rPr>
          <w:rFonts w:hint="eastAsia" w:asciiTheme="minorHAnsi" w:hAnsiTheme="minorHAnsi" w:cstheme="minorHAnsi"/>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{"citationID":"5Zxk0tj6","properties":{"formattedCitation":"(Wilson, 1996)","plainCitation":"(Wilson, 1996)","noteIndex":0},"citationItems":[{"id":"MPHYvanQ/H5Gx439j","uris":["http://zotero.org/users/14274501/items/J9DEMZR9"],"itemData":{"id":1804,"type":"article-journal","container-title":"Journal of Atmospheric Sciences","DOI":"10.1175/1520-0469(1996)053&lt;0801:EOFAOT&gt;2.0.CO;2","issue":"6","page":"801 - 823","publisher":"American Meteorological Society","publisher-place":"Boston MA, USA","title":"Empirical Orthogonal Function Analysis of the Weakly Convective Atmospheric Boundary Layer. Part I: Eddy Structures","volume":"53","author":[{"family":"Wilson","given":"D. Keith"}],"issued":{"date-parts":[["1996"]]}}}],"schema":"https://github.com/citation-style-language/schema/raw/master/csl-citation.json"}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(Wilson, 1996)</w:t>
      </w:r>
      <w:r>
        <w:rPr>
          <w:rFonts w:asciiTheme="minorHAnsi" w:hAnsiTheme="minorHAnsi" w:cstheme="minorHAnsi"/>
          <w:lang w:eastAsia="zh-CN"/>
        </w:rPr>
        <w:fldChar w:fldCharType="end"/>
      </w:r>
      <w:r>
        <w:rPr>
          <w:rFonts w:asciiTheme="minorHAnsi" w:hAnsiTheme="minorHAnsi" w:cstheme="minorHAnsi"/>
          <w:lang w:eastAsia="zh-CN"/>
        </w:rPr>
        <w:t xml:space="preserve">. The first EOF mode (EOF1) represents the leading spatial pattern, and its principal component time series (PC1) quantifies temporal amplitude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{"citationID":"kFqnCTcX","properties":{"formattedCitation":"(Wilks, 2011)","plainCitation":"(Wilks, 2011)","noteIndex":0},"citationItems":[{"id":1966,"uris":["http://zotero.org/users/14274501/items/HX9Y5UX2"],"itemData":{"id":1966,"type":"book","ISBN":"0-12-385023-1","language":"en","publisher":"Academic press","title":"Statistical methods in the atmospheric sciences","volume":"100","author":[{"family":"Wilks","given":"Daniel S"}],"issued":{"date-parts":[["2011"]]}}}],"schema":"https://github.com/citation-style-language/schema/raw/master/csl-citation.json"}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(Wilks, 2011)</w:t>
      </w:r>
      <w:r>
        <w:rPr>
          <w:rFonts w:asciiTheme="minorHAnsi" w:hAnsiTheme="minorHAnsi" w:cstheme="minorHAnsi"/>
          <w:lang w:eastAsia="zh-CN"/>
        </w:rPr>
        <w:fldChar w:fldCharType="end"/>
      </w:r>
      <w:r>
        <w:rPr>
          <w:rFonts w:asciiTheme="minorHAnsi" w:hAnsiTheme="minorHAnsi" w:cstheme="minorHAnsi"/>
          <w:lang w:eastAsia="zh-CN"/>
        </w:rPr>
        <w:t>. Least-squares linear regression between PC1 and wind speeds at 10 m or 70 m quantifies how effectively surface-layer or hub-height observations capture vertical profile variability. Further details on the decomposition and EOF methodologies are provided in Texts S1 and S2.</w:t>
      </w:r>
    </w:p>
    <w:bookmarkEnd w:id="9"/>
    <w:p>
      <w:pPr>
        <w:pStyle w:val="20"/>
        <w:rPr>
          <w:rFonts w:asciiTheme="minorHAnsi" w:hAnsiTheme="minorHAnsi" w:cstheme="minorHAnsi"/>
          <w:lang w:eastAsia="zh-CN"/>
        </w:rPr>
      </w:pPr>
      <w:r>
        <w:rPr>
          <w:rFonts w:asciiTheme="minorHAnsi" w:hAnsiTheme="minorHAnsi" w:cstheme="minorHAnsi"/>
          <w:lang w:eastAsia="zh-CN"/>
        </w:rPr>
        <w:t>2.3 Power Reconstruction Experiment</w:t>
      </w:r>
    </w:p>
    <w:p>
      <w:pPr>
        <w:pStyle w:val="23"/>
        <w:rPr>
          <w:rFonts w:asciiTheme="minorHAnsi" w:hAnsiTheme="minorHAnsi" w:cstheme="minorHAnsi"/>
          <w:lang w:eastAsia="zh-CN"/>
        </w:rPr>
      </w:pPr>
      <w:bookmarkStart w:id="10" w:name="OLE_LINK10"/>
      <w:r>
        <w:rPr>
          <w:rFonts w:asciiTheme="minorHAnsi" w:hAnsiTheme="minorHAnsi" w:cstheme="minorHAnsi"/>
          <w:lang w:eastAsia="zh-CN"/>
        </w:rPr>
        <w:t xml:space="preserve">To evaluate whether the extended profile representation improves wind farm power prediction, a reconstruction experiment was conducted using observed meteorological variables and observed farm-scale power output. A LightGBM regression model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{"citationID":"W5NotuTd","properties":{"formattedCitation":"(Ke et al., 2017)","plainCitation":"(Ke et al., 2017)","noteIndex":0},"citationItems":[{"id":1970,"uris":["http://zotero.org/users/14274501/items/LEVXPNXT"],"itemData":{"id":1970,"type":"article-journal","container-title":"Advances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(Ke et al., 2017)</w:t>
      </w:r>
      <w:r>
        <w:rPr>
          <w:rFonts w:asciiTheme="minorHAnsi" w:hAnsiTheme="minorHAnsi" w:cstheme="minorHAnsi"/>
          <w:lang w:eastAsia="zh-CN"/>
        </w:rPr>
        <w:fldChar w:fldCharType="end"/>
      </w:r>
      <w:r>
        <w:rPr>
          <w:rFonts w:hint="eastAsia" w:asciiTheme="minorHAnsi" w:hAnsiTheme="minorHAnsi" w:cstheme="minorHAnsi"/>
          <w:lang w:eastAsia="zh-CN"/>
        </w:rPr>
        <w:t xml:space="preserve"> </w:t>
      </w:r>
      <w:r>
        <w:rPr>
          <w:rFonts w:asciiTheme="minorHAnsi" w:hAnsiTheme="minorHAnsi" w:cstheme="minorHAnsi"/>
          <w:lang w:eastAsia="zh-CN"/>
        </w:rPr>
        <w:t>was trained to learn the relationship between wind measurements and total power production. Three input configurations were tested: hub-height wind speed only (HH, 70 m), Standard REWS integrating wind speeds within the rotor-swept layer (SR, 30–70 m), and Extended REWS incorporating surface-layer wind speed (ER, 10–70 m). Models were trained on a subset of the observational dataset and evaluated on withheld test samples. Performance was assessed for the full dataset and separately under free-stream conditions and wake-influenced conditions.</w:t>
      </w:r>
      <w:r>
        <w:rPr>
          <w:rFonts w:hint="eastAsia" w:asciiTheme="minorHAnsi" w:hAnsiTheme="minorHAnsi" w:cstheme="minorHAnsi"/>
          <w:lang w:eastAsia="zh-CN"/>
        </w:rPr>
        <w:t xml:space="preserve"> </w:t>
      </w:r>
      <w:r>
        <w:rPr>
          <w:rFonts w:asciiTheme="minorHAnsi" w:hAnsiTheme="minorHAnsi" w:cstheme="minorHAnsi"/>
          <w:lang w:eastAsia="zh-CN"/>
        </w:rPr>
        <w:t>Full implementation details, including model hyperparameters, data filtering, and train–test splitting procedures, are documented in Text S3.</w:t>
      </w:r>
      <w:r>
        <w:rPr>
          <w:rFonts w:hint="eastAsia" w:asciiTheme="minorHAnsi" w:hAnsiTheme="minorHAnsi" w:cstheme="minorHAnsi"/>
          <w:lang w:eastAsia="zh-CN"/>
        </w:rPr>
        <w:t xml:space="preserve"> </w:t>
      </w:r>
      <w:r>
        <w:rPr>
          <w:rFonts w:asciiTheme="minorHAnsi" w:hAnsiTheme="minorHAnsi" w:cstheme="minorHAnsi"/>
          <w:lang w:eastAsia="zh-CN"/>
        </w:rPr>
        <w:t>To examine whether the regression model exploits physically meaningful information rather than statistical artifacts, SHapley Additive exPlanations (SHAP) were applied to quantify the contribution of each input variable</w:t>
      </w:r>
      <w:r>
        <w:rPr>
          <w:rFonts w:hint="eastAsia" w:asciiTheme="minorHAnsi" w:hAnsiTheme="minorHAnsi" w:cstheme="minorHAnsi"/>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{"citationID":"oO8kuhSX","properties":{"formattedCitation":"(Lundberg &amp; Lee, 2017)","plainCitation":"(Lundberg &amp; Lee, 2017)","noteIndex":0},"citationItems":[{"id":1971,"uris":["http://zotero.org/users/14274501/items/6ESH4HYK"],"itemData":{"id":1971,"type":"article-journal","container-title":"Advances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(Lundberg &amp; Lee, 2017)</w:t>
      </w:r>
      <w:r>
        <w:rPr>
          <w:rFonts w:asciiTheme="minorHAnsi" w:hAnsiTheme="minorHAnsi" w:cstheme="minorHAnsi"/>
          <w:lang w:eastAsia="zh-CN"/>
        </w:rPr>
        <w:fldChar w:fldCharType="end"/>
      </w:r>
      <w:r>
        <w:rPr>
          <w:rFonts w:asciiTheme="minorHAnsi" w:hAnsiTheme="minorHAnsi" w:cstheme="minorHAnsi"/>
          <w:lang w:eastAsia="zh-CN"/>
        </w:rPr>
        <w:t>. SHAP analysis was conducted separately for free-stream and wake-influenced conditions to assess whether variable importance aligns with the regime-dependent vertical structure identified in Section 4.1.</w:t>
      </w:r>
    </w:p>
    <w:bookmarkEnd w:id="10"/>
    <w:p>
      <w:pPr>
        <w:pStyle w:val="20"/>
        <w:rPr>
          <w:rFonts w:asciiTheme="minorHAnsi" w:hAnsiTheme="minorHAnsi" w:cstheme="minorHAnsi"/>
          <w:lang w:eastAsia="zh-CN"/>
        </w:rPr>
      </w:pPr>
      <w:r>
        <w:rPr>
          <w:rFonts w:asciiTheme="minorHAnsi" w:hAnsiTheme="minorHAnsi" w:cstheme="minorHAnsi"/>
          <w:lang w:eastAsia="zh-CN"/>
        </w:rPr>
        <w:t>2.4 Day-Ahead Forecast Experiment</w:t>
      </w:r>
    </w:p>
    <w:p>
      <w:pPr>
        <w:pStyle w:val="23"/>
        <w:rPr>
          <w:rFonts w:asciiTheme="minorHAnsi" w:hAnsiTheme="minorHAnsi" w:cstheme="minorHAnsi"/>
          <w:lang w:eastAsia="zh-CN"/>
        </w:rPr>
      </w:pPr>
      <w:r>
        <w:rPr>
          <w:rFonts w:asciiTheme="minorHAnsi" w:hAnsiTheme="minorHAnsi" w:cstheme="minorHAnsi"/>
          <w:lang w:eastAsia="zh-CN"/>
        </w:rPr>
        <w:t xml:space="preserve">To assess operational relevance, day-ahead forecasting experiments were conducted using meteorological variables predicted by the WRF model. Following common practice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{"citationID":"D9CTle4U","properties":{"formattedCitation":"(Cassola &amp; Burlando, 2012)","plainCitation":"(Cassola &amp; Burlando, 2012)","noteIndex":0},"citationItems":[{"id":2035,"uris":["http://zotero.org/users/14274501/items/ILLUG3IK"],"itemData":{"id":2035,"type":"article-journal","abstract":"Despite the major progress made by Numerical Weather Prediction (NWP) in the last decades, meteorological models are usually unable to provide reliable surface wind speed forecasts, especially in complex topography regions, because of shortcomings in horizontal resolution, physical parameterisations, initial and boundary conditions. In order to reduce these drawbacks, one of the most successful approaches is the Kalman ﬁltering technique, which combines recursively observations and model forecasts to minimise the corresponding biases. In meteorology, Kalman ﬁlters are widely used to improve the prediction of variables characterised by well-deﬁned cyclicities, whereas the evolution of wind speed is usually too irregular. In the present paper, the Kalman ﬁlter is analysed in order to ﬁnd the best conﬁguration for wind speed and wind power forecast. The procedure has been tested, in a hindcast mode, with 2-yearlong data sets of wind speed provided by a NWP model and two anemometric stations located in the eastern Liguria (Italy). It is shown that, tuning time step and forecast horizon of the ﬁlter, this methodology is capable to provide signiﬁcant forecast improvement with respect to the wind speed model direct output, especially when used for very short-term forecast. In this conﬁguration, Kalman-ﬁltered wind speed data have been used to forecast the wind energy output of the nearby wind farm of Varese Ligure. After 2 years of testing, the percentage error between simulated and measured wind energy values was still very low and showed a stable evolution.","container-title":"Applied Energy","DOI":"10.1016/j.apenergy.2012.03.054","ISSN":"03062619","journalAbbreviation":"Applied Energy","language":"en","page":"154-166","source":"DOI.org (Crossref)","title":"Wind speed and wind energy forecast through Kalman filtering of Numerical Weather Prediction model output","volume":"99","author":[{"family":"Cassola","given":"Federico"},{"family":"Burlando","given":"Massimiliano"}],"issued":{"date-parts":[["2012",11]]}}}],"schema":"https://github.com/citation-style-language/schema/raw/master/csl-citation.json"}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(Cassola &amp; Burlando, 2012)</w:t>
      </w:r>
      <w:r>
        <w:rPr>
          <w:rFonts w:asciiTheme="minorHAnsi" w:hAnsiTheme="minorHAnsi" w:cstheme="minorHAnsi"/>
          <w:lang w:eastAsia="zh-CN"/>
        </w:rPr>
        <w:fldChar w:fldCharType="end"/>
      </w:r>
      <w:r>
        <w:rPr>
          <w:rFonts w:asciiTheme="minorHAnsi" w:hAnsiTheme="minorHAnsi" w:cstheme="minorHAnsi"/>
          <w:lang w:eastAsia="zh-CN"/>
        </w:rPr>
        <w:t>, predicted variables were bias-corrected against observations before being used for power prediction. The same three input configurations evaluated in the reconstruction experiment—hub-height wind speed only (HH), Standard REWS integrating wind speeds within the rotor-swept layer (SR), and Extended REWS including surface-layer wind speed (ER)—were applied to the bias-corrected WRF outputs. Temperature was included as a predictor in all configurations</w:t>
      </w:r>
      <w:r>
        <w:rPr>
          <w:rFonts w:hint="eastAsia" w:asciiTheme="minorHAnsi" w:hAnsiTheme="minorHAnsi" w:cstheme="minorHAnsi"/>
          <w:lang w:eastAsia="zh-CN"/>
        </w:rPr>
        <w:t xml:space="preserve"> </w:t>
      </w:r>
      <w:r>
        <w:rPr>
          <w:rFonts w:asciiTheme="minorHAnsi" w:hAnsiTheme="minorHAnsi" w:cstheme="minorHAnsi"/>
          <w:lang w:eastAsia="zh-CN"/>
        </w:rPr>
        <w:t>(Text S4).</w:t>
      </w:r>
    </w:p>
    <w:p>
      <w:pPr>
        <w:pStyle w:val="23"/>
        <w:rPr>
          <w:rFonts w:asciiTheme="minorHAnsi" w:hAnsiTheme="minorHAnsi" w:cstheme="minorHAnsi"/>
          <w:highlight w:val="yellow"/>
          <w:lang w:eastAsia="zh-CN"/>
        </w:rPr>
      </w:pPr>
      <w:r>
        <w:rPr>
          <w:rFonts w:asciiTheme="minorHAnsi" w:hAnsiTheme="minorHAnsi" w:cstheme="minorHAnsi"/>
          <w:lang w:eastAsia="zh-CN"/>
        </w:rPr>
        <w:t xml:space="preserve">In addition to these baseline configurations, a sector-based forecasting experiment was implemented to reflect regime-dependent behavior. Forecasts were partitioned into free-stream conditions (225°–315°), wake-influenced conditions (45°–135°), and transitional directions (remaining sectors) based on 70 m wind direction predicted by WRF. Separate regression models were trained within each sector following the same procedure described in Section 2.3. During forecasting, the sector was determined from the predicted wind direction, and the corresponding sector-specific model was applied. This sector-based forecasting experiment is referred to as the wind-direction-aware (WDA) approach in the following sections. Full implementation details, including the two-stage bias-correction framework, strategy configurations, and model hyperparameters, are documented in </w:t>
      </w:r>
      <w:commentRangeStart w:id="3"/>
      <w:r>
        <w:rPr>
          <w:rFonts w:asciiTheme="minorHAnsi" w:hAnsiTheme="minorHAnsi" w:cstheme="minorHAnsi"/>
          <w:lang w:eastAsia="zh-CN"/>
        </w:rPr>
        <w:t>Text S4.</w:t>
      </w:r>
      <w:commentRangeEnd w:id="3"/>
      <w:r>
        <w:commentReference w:id="3"/>
      </w:r>
    </w:p>
    <w:p>
      <w:pPr>
        <w:pStyle w:val="20"/>
        <w:rPr>
          <w:rFonts w:asciiTheme="minorHAnsi" w:hAnsiTheme="minorHAnsi" w:cstheme="minorHAnsi"/>
          <w:lang w:eastAsia="zh-CN"/>
        </w:rPr>
      </w:pPr>
      <w:r>
        <w:rPr>
          <w:rFonts w:asciiTheme="minorHAnsi" w:hAnsiTheme="minorHAnsi" w:cstheme="minorHAnsi"/>
          <w:lang w:eastAsia="zh-CN"/>
        </w:rPr>
        <w:t>2.5 Statistical Testing</w:t>
      </w:r>
    </w:p>
    <w:p>
      <w:pPr>
        <w:pStyle w:val="23"/>
        <w:rPr>
          <w:rFonts w:asciiTheme="minorHAnsi" w:hAnsiTheme="minorHAnsi" w:cstheme="minorHAnsi"/>
          <w:lang w:eastAsia="zh-CN"/>
        </w:rPr>
      </w:pPr>
      <w:r>
        <w:rPr>
          <w:rFonts w:asciiTheme="minorHAnsi" w:hAnsiTheme="minorHAnsi" w:cstheme="minorHAnsi"/>
          <w:lang w:eastAsia="zh-CN"/>
        </w:rPr>
        <w:t xml:space="preserve">Model performance was evaluated using coefficient of determination (R²), root mean square error (RMSE), and Spearman correlation coefficient computed against observed farm-scale power output. Statistical significance of performance differences between modeling strategies was assessed using the Diebold-Mariano test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{"citationID":"ziQd8N3B","properties":{"formattedCitation":"(Diebold &amp; Mariano, 1995)","plainCitation":"(Diebold &amp; Mariano, 1995)","noteIndex":0},"citationItems":[{"id":"MPHYvanQ/rktDV0Si","uris":["http://zotero.org/users/14274501/items/EE5UVVJG"],"itemData":{"id":1807,"type":"article-journal","container-title":"Journal of Business &amp; Economic Statistics","DOI":"10.1080/07350015.1995.10524599","ISSN":"0735-0015","issue":"3","journalAbbreviation":"Journal of Business &amp; Economic Statistics","page":"253-263","publisher":"Taylor &amp; Francis","title":"Comparing Predictive Accuracy","volume":"13","author":[{"family":"Diebold","given":"Francis X."},{"family":"Mariano","given":"Roberto S."}],"issued":{"date-parts":[["1995",7,1]]}}}],"schema":"https://github.com/citation-style-language/schema/raw/master/csl-citation.json"}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(Diebold &amp; Mariano, 1995)</w:t>
      </w:r>
      <w:r>
        <w:rPr>
          <w:rFonts w:asciiTheme="minorHAnsi" w:hAnsiTheme="minorHAnsi" w:cstheme="minorHAnsi"/>
          <w:lang w:eastAsia="zh-CN"/>
        </w:rPr>
        <w:fldChar w:fldCharType="end"/>
      </w:r>
      <w:r>
        <w:rPr>
          <w:rFonts w:asciiTheme="minorHAnsi" w:hAnsiTheme="minorHAnsi" w:cstheme="minorHAnsi"/>
          <w:lang w:eastAsia="zh-CN"/>
        </w:rPr>
        <w:t>, which accounts for temporal autocorrelation in forecast errors when comparing predictive accuracy of competing models.</w:t>
      </w:r>
    </w:p>
    <w:p>
      <w:pPr>
        <w:pStyle w:val="21"/>
        <w:rPr>
          <w:rFonts w:asciiTheme="minorHAnsi" w:hAnsiTheme="minorHAnsi" w:cstheme="minorHAnsi"/>
          <w:lang w:eastAsia="zh-CN"/>
        </w:rPr>
      </w:pPr>
      <w:r>
        <w:rPr>
          <w:rFonts w:asciiTheme="minorHAnsi" w:hAnsiTheme="minorHAnsi" w:cstheme="minorHAnsi"/>
        </w:rPr>
        <w:t>3 Data</w:t>
      </w:r>
    </w:p>
    <w:p>
      <w:pPr>
        <w:pStyle w:val="20"/>
        <w:rPr>
          <w:rFonts w:asciiTheme="minorHAnsi" w:hAnsiTheme="minorHAnsi" w:cstheme="minorHAnsi"/>
          <w:lang w:eastAsia="zh-CN"/>
        </w:rPr>
      </w:pPr>
      <w:r>
        <w:rPr>
          <w:rFonts w:asciiTheme="minorHAnsi" w:hAnsiTheme="minorHAnsi" w:cstheme="minorHAnsi"/>
          <w:lang w:eastAsia="zh-CN"/>
        </w:rPr>
        <w:t>3.1 Site and Observational Data</w:t>
      </w:r>
    </w:p>
    <w:p>
      <w:pPr>
        <w:pStyle w:val="23"/>
        <w:rPr>
          <w:rFonts w:asciiTheme="minorHAnsi" w:hAnsiTheme="minorHAnsi" w:cstheme="minorHAnsi"/>
          <w:lang w:eastAsia="zh-CN"/>
        </w:rPr>
      </w:pPr>
      <w:r>
        <w:rPr>
          <w:rFonts w:asciiTheme="minorHAnsi" w:hAnsiTheme="minorHAnsi" w:cstheme="minorHAnsi"/>
          <w:lang w:eastAsia="zh-CN"/>
        </w:rPr>
        <w:t>Observational data were collected from a 201 MW wind farm located on flat terrain in the desert Gobi of the Hexi Corridor, Gansu, China (96.8114°E, 40.2053°N). The farm comprises 134 wind turbines, each with a rated capacity of 1.5 MW, a hub height of 61.5 m, and a rotor diameter of 82 m. A 70 m meteorological mast is situated 586 m west of the first turbine row at the western boundary of the farm (Figure 1). Vertical wind profiles were characterized using wind speed measurements from cup anemometers at four heights (10 m, 30 m, 50 m, and 70 m), provided by the operator, from May 2021 to October 2022 at 15-minute intervals. In this study, the 10 m measurement represents the surface layer, while the 70 m level is used as a near-hub-height reference because it is the closest available measurement height to the turbine hub height.</w:t>
      </w:r>
    </w:p>
    <w:p>
      <w:pPr>
        <w:pStyle w:val="23"/>
        <w:rPr>
          <w:rFonts w:asciiTheme="minorHAnsi" w:hAnsiTheme="minorHAnsi" w:cstheme="minorHAnsi"/>
          <w:lang w:eastAsia="zh-CN"/>
        </w:rPr>
      </w:pPr>
      <w:r>
        <w:rPr>
          <w:rFonts w:asciiTheme="minorHAnsi" w:hAnsiTheme="minorHAnsi" w:cstheme="minorHAnsi"/>
          <w:lang w:eastAsia="zh-CN"/>
        </w:rPr>
        <w:t xml:space="preserve">All observational data underwent a standardized quality-control and preprocessing procedure consistent with that described in Xia et al.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{"citationID":"zJ39nmx5","properties":{"formattedCitation":"(2026; 2026)","plainCitation":"(2026; 2026)","noteIndex":0},"citationItems":[{"id":2061,"uris":["http://zotero.org/users/14274501/items/XKBA5IZS"],"itemData":{"id":2061,"type":"article-journal","abstract":"Accurate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label":"page","suppress-author":true},{"id":2034,"uris":["http://zotero.org/users/14274501/items/ZCWVXAUW"],"itemData":{"id":2034,"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label":"page","suppress-author":true}],"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(2026a; 2026b)</w:t>
      </w:r>
      <w:r>
        <w:rPr>
          <w:rFonts w:asciiTheme="minorHAnsi" w:hAnsiTheme="minorHAnsi" w:cstheme="minorHAnsi"/>
          <w:lang w:eastAsia="zh-CN"/>
        </w:rPr>
        <w:fldChar w:fldCharType="end"/>
      </w:r>
      <w:r>
        <w:rPr>
          <w:rFonts w:asciiTheme="minorHAnsi" w:hAnsiTheme="minorHAnsi" w:cstheme="minorHAnsi"/>
          <w:lang w:eastAsia="zh-CN"/>
        </w:rPr>
        <w:t>. Briefly, missing or invalid values were identified and removed. Short gaps (</w:t>
      </w:r>
      <w:r>
        <w:rPr>
          <w:rFonts w:hint="eastAsia" w:asciiTheme="minorHAnsi" w:hAnsiTheme="minorHAnsi" w:cstheme="minorHAnsi"/>
          <w:lang w:eastAsia="zh-CN"/>
        </w:rPr>
        <w:t>≤</w:t>
      </w:r>
      <w:r>
        <w:rPr>
          <w:rFonts w:asciiTheme="minorHAnsi" w:hAnsiTheme="minorHAnsi" w:cstheme="minorHAnsi"/>
          <w:lang w:eastAsia="zh-CN"/>
        </w:rPr>
        <w:t xml:space="preserve"> 2 consecutive time steps) were filled using linear interpolation, while longer gaps were excluded from model training and evaluation. Physically implausible wind speeds (outside 0–30 m s⁻¹) and statistical outliers exceeding three standard deviations from monthly means were removed. All observational records were temporally synchronized with WRF outputs to ensure exact alignment for forecasting experiments. No additional filtering (e.g., removal of low-wind or curtailment periods) was applied in order to preserve realistic operational variability.</w:t>
      </w:r>
    </w:p>
    <w:p>
      <w:pPr>
        <w:pStyle w:val="20"/>
        <w:rPr>
          <w:rFonts w:asciiTheme="minorHAnsi" w:hAnsiTheme="minorHAnsi" w:cstheme="minorHAnsi"/>
          <w:lang w:eastAsia="zh-CN"/>
        </w:rPr>
      </w:pPr>
      <w:r>
        <w:rPr>
          <w:rFonts w:asciiTheme="minorHAnsi" w:hAnsiTheme="minorHAnsi" w:cstheme="minorHAnsi"/>
          <w:lang w:eastAsia="zh-CN"/>
        </w:rPr>
        <w:t>3.2 NWP Data</w:t>
      </w:r>
    </w:p>
    <w:p>
      <w:pPr>
        <w:pStyle w:val="23"/>
        <w:rPr>
          <w:rFonts w:asciiTheme="minorHAnsi" w:hAnsiTheme="minorHAnsi" w:cstheme="minorHAnsi"/>
          <w:lang w:eastAsia="zh-CN"/>
        </w:rPr>
      </w:pPr>
      <w:r>
        <w:rPr>
          <w:rFonts w:asciiTheme="minorHAnsi" w:hAnsiTheme="minorHAnsi" w:cstheme="minorHAnsi"/>
          <w:lang w:eastAsia="zh-CN"/>
        </w:rPr>
        <w:t>Day-ahead forecasting experiments employed two WRF version 4.2 dynamical downscaling datasets initialized from different global forecast systems. The first dataset was driven by the ECMWF Integrated Forecasting System (hereafter EC-WRF), and the second was driven by the NCEP Global Forecast System (hereafter GFS-WRF). Both downscaling systems used identical WRF configurations, including physics parameterizations and nesting strategies, to ensure comparability. Following operational requirements of local grid dispatch centers, forecasts targeting the next-day 24-hour period (Day+1, 00:00–23:45 Beijing Time) were initialized daily at 20:00 Beijing Time. A 28-hour lead time accounts for data transmission, computation, and reporting constraints, with the first 28 hours treated as model spin-up. Forecast hours 28–52 were extracted for evaluation, bilinearly interpolated to the meteorological mast location, and vertically interpolated to the four observation heights (10 m, 30 m, 50 m, and 70 m).</w:t>
      </w:r>
      <w:r>
        <w:rPr>
          <w:rFonts w:hint="eastAsia" w:asciiTheme="minorHAnsi" w:hAnsiTheme="minorHAnsi" w:cstheme="minorHAnsi"/>
          <w:lang w:eastAsia="zh-CN"/>
        </w:rPr>
        <w:t xml:space="preserve"> </w:t>
      </w:r>
      <w:r>
        <w:rPr>
          <w:rFonts w:asciiTheme="minorHAnsi" w:hAnsiTheme="minorHAnsi" w:cstheme="minorHAnsi"/>
          <w:lang w:eastAsia="zh-CN"/>
        </w:rPr>
        <w:t xml:space="preserve">The WRF configuration and baseline validation of the operational framework are documented in Xia et al.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{"citationID":"YhDNwsq6","properties":{"formattedCitation":"(2026)","plainCitation":"(2026)","noteIndex":0},"citationItems":[{"id":2061,"uris":["http://zotero.org/users/14274501/items/XKBA5IZS"],"itemData":{"id":2061,"type":"article-journal","abstract":"Accurate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suppress-author":true}],"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(2026a)</w:t>
      </w:r>
      <w:r>
        <w:rPr>
          <w:rFonts w:asciiTheme="minorHAnsi" w:hAnsiTheme="minorHAnsi" w:cstheme="minorHAnsi"/>
          <w:lang w:eastAsia="zh-CN"/>
        </w:rPr>
        <w:fldChar w:fldCharType="end"/>
      </w:r>
      <w:r>
        <w:rPr>
          <w:rFonts w:asciiTheme="minorHAnsi" w:hAnsiTheme="minorHAnsi" w:cstheme="minorHAnsi"/>
          <w:lang w:eastAsia="zh-CN"/>
        </w:rPr>
        <w:t xml:space="preserve">, and the same setup is adopted here to ensure methodological consistency. </w:t>
      </w:r>
    </w:p>
    <w:p>
      <w:pPr>
        <w:pStyle w:val="21"/>
        <w:rPr>
          <w:rFonts w:asciiTheme="minorHAnsi" w:hAnsiTheme="minorHAnsi" w:cstheme="minorHAnsi"/>
          <w:lang w:eastAsia="zh-CN"/>
        </w:rPr>
      </w:pPr>
      <w:r>
        <w:rPr>
          <w:rFonts w:asciiTheme="minorHAnsi" w:hAnsiTheme="minorHAnsi" w:cstheme="minorHAnsi"/>
        </w:rPr>
        <w:t xml:space="preserve">4 Results </w:t>
      </w:r>
      <w:r>
        <w:rPr>
          <w:rFonts w:asciiTheme="minorHAnsi" w:hAnsiTheme="minorHAnsi" w:cstheme="minorHAnsi"/>
          <w:lang w:eastAsia="zh-CN"/>
        </w:rPr>
        <w:t>and Discussion</w:t>
      </w:r>
    </w:p>
    <w:p>
      <w:pPr>
        <w:pStyle w:val="20"/>
        <w:rPr>
          <w:rFonts w:ascii="Arial" w:hAnsi="Arial" w:eastAsia="宋体" w:cs="Arial"/>
          <w:b/>
          <w:color w:val="1A1C1E"/>
          <w:sz w:val="21"/>
          <w:szCs w:val="21"/>
          <w:lang w:eastAsia="zh-CN"/>
        </w:rPr>
      </w:pPr>
      <w:r>
        <w:rPr>
          <w:rFonts w:asciiTheme="minorHAnsi" w:hAnsiTheme="minorHAnsi" w:cstheme="minorHAnsi"/>
        </w:rPr>
        <w:t>4.1. Observational Evidence: Vertical Correlation Structure and Flow-Regime Dependency</w:t>
      </w:r>
    </w:p>
    <w:p>
      <w:pPr>
        <w:pStyle w:val="23"/>
        <w:rPr>
          <w:rFonts w:asciiTheme="minorHAnsi" w:hAnsiTheme="minorHAnsi" w:cstheme="minorHAnsi"/>
          <w:lang w:eastAsia="zh-CN"/>
        </w:rPr>
      </w:pPr>
      <w:bookmarkStart w:id="11" w:name="OLE_LINK2"/>
      <w:r>
        <w:rPr>
          <w:rFonts w:asciiTheme="minorHAnsi" w:hAnsiTheme="minorHAnsi" w:cstheme="minorHAnsi"/>
          <w:lang w:eastAsia="zh-CN"/>
        </w:rPr>
        <w:t>The meteorological mast, positioned 586 m west of a 33-turbine array, captures two distinct inflow regimes determined by wind direction. As shown in the wind rose (Figure 2A), westerly winds represent free-stream conditions, whereas easterly winds correspond to wake-influenced conditions. This configuration provides a natural experimental setting for studying the relationship between vertical wind measurements and farm-scale power generation.</w:t>
      </w:r>
    </w:p>
    <w:p>
      <w:pPr>
        <w:pStyle w:val="23"/>
        <w:rPr>
          <w:rFonts w:asciiTheme="minorHAnsi" w:hAnsiTheme="minorHAnsi" w:cstheme="minorHAnsi"/>
          <w:lang w:eastAsia="zh-CN"/>
        </w:rPr>
      </w:pPr>
      <w:r>
        <w:rPr>
          <w:rFonts w:asciiTheme="minorHAnsi" w:hAnsiTheme="minorHAnsi" w:cstheme="minorHAnsi"/>
          <w:lang w:eastAsia="zh-CN"/>
        </w:rPr>
        <w:t xml:space="preserve">Contrary to conventional expectations, analysis of the full dataset shows that 10-m wind speed exhibits a slightly higher Spearman correlation with total farm power (r </w:t>
      </w:r>
      <w:r>
        <w:rPr>
          <w:rFonts w:hint="eastAsia" w:asciiTheme="minorHAnsi" w:hAnsiTheme="minorHAnsi" w:cstheme="minorHAnsi"/>
          <w:lang w:eastAsia="zh-CN"/>
        </w:rPr>
        <w:t>≈</w:t>
      </w:r>
      <w:r>
        <w:rPr>
          <w:rFonts w:asciiTheme="minorHAnsi" w:hAnsiTheme="minorHAnsi" w:cstheme="minorHAnsi"/>
          <w:lang w:eastAsia="zh-CN"/>
        </w:rPr>
        <w:t xml:space="preserve"> 0.81) than hub-height wind speed at 70 m (r </w:t>
      </w:r>
      <w:r>
        <w:rPr>
          <w:rFonts w:hint="eastAsia" w:asciiTheme="minorHAnsi" w:hAnsiTheme="minorHAnsi" w:cstheme="minorHAnsi"/>
          <w:lang w:eastAsia="zh-CN"/>
        </w:rPr>
        <w:t>≈</w:t>
      </w:r>
      <w:r>
        <w:rPr>
          <w:rFonts w:asciiTheme="minorHAnsi" w:hAnsiTheme="minorHAnsi" w:cstheme="minorHAnsi"/>
          <w:lang w:eastAsia="zh-CN"/>
        </w:rPr>
        <w:t xml:space="preserve"> 0.79) (Figure 2B, black line). This result challenges both the reliance on hub-height wind speed and the assumption underlying REWS that wind confined to the rotor-swept layer most effectively represents farm-scale power generation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{"citationID":"9q0clQbz","properties":{"formattedCitation":"(Mahoney et al., 2012; Wagner et al., 2009; Ye et al., 2017)","plainCitation":"(Mahoney et al., 2012; Wagner et al., 2009; Ye et al., 2017)","noteIndex":0},"citationItems":[{"id":1768,"uris":["http://zotero.org/users/14274501/items/5TJHB4EM"],"itemData":{"id":1768,"type":"article-journal","abstract":"Wind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hub‐height wind speeds between 6 m s\n              −1\n              and 8 m s\n              −1\n              are normalized at 7 m s\n              −1\n              and grouped to a number of mean shear profiles. The energy in the profiles varies considerably for the same hub‐height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(Mahoney et al., 2012; Wagner et al., 2009; Ye et al., 2017)</w:t>
      </w:r>
      <w:r>
        <w:rPr>
          <w:rFonts w:asciiTheme="minorHAnsi" w:hAnsiTheme="minorHAnsi" w:cstheme="minorHAnsi"/>
          <w:lang w:eastAsia="zh-CN"/>
        </w:rPr>
        <w:fldChar w:fldCharType="end"/>
      </w:r>
      <w:r>
        <w:rPr>
          <w:rFonts w:asciiTheme="minorHAnsi" w:hAnsiTheme="minorHAnsi" w:cstheme="minorHAnsi"/>
          <w:lang w:eastAsia="zh-CN"/>
        </w:rPr>
        <w:t>. The complete pairwise Spearman correlation matrix, including inter-height correlations, is provided in Figure S1.</w:t>
      </w:r>
    </w:p>
    <w:p>
      <w:pPr>
        <w:pStyle w:val="23"/>
        <w:rPr>
          <w:rFonts w:asciiTheme="minorHAnsi" w:hAnsiTheme="minorHAnsi" w:cstheme="minorHAnsi"/>
          <w:lang w:eastAsia="zh-CN"/>
        </w:rPr>
      </w:pPr>
      <w:r>
        <w:rPr>
          <w:rFonts w:asciiTheme="minorHAnsi" w:hAnsiTheme="minorHAnsi" w:cstheme="minorHAnsi"/>
        </w:rPr>
        <w:t xml:space="preserve">When partitioned by flow regime, this apparent anomaly is resolved. Under free-stream conditions (Figure 2B, red line), correlation increases with height and peaks at 70 m (r </w:t>
      </w:r>
      <w:r>
        <w:rPr>
          <w:rFonts w:hint="eastAsia" w:asciiTheme="minorHAnsi" w:hAnsiTheme="minorHAnsi" w:cstheme="minorHAnsi"/>
        </w:rPr>
        <w:t>≈</w:t>
      </w:r>
      <w:r>
        <w:rPr>
          <w:rFonts w:asciiTheme="minorHAnsi" w:hAnsiTheme="minorHAnsi" w:cstheme="minorHAnsi"/>
        </w:rPr>
        <w:t xml:space="preserve"> 0.83), consistent with expectations based on vertical shear structure. Under wake-influenced</w:t>
      </w:r>
      <w:r>
        <w:rPr>
          <w:rFonts w:hint="eastAsia" w:asciiTheme="minorHAnsi" w:hAnsiTheme="minorHAnsi" w:cstheme="minorHAnsi"/>
          <w:lang w:eastAsia="zh-CN"/>
        </w:rPr>
        <w:t xml:space="preserve"> </w:t>
      </w:r>
      <w:r>
        <w:rPr>
          <w:rFonts w:asciiTheme="minorHAnsi" w:hAnsiTheme="minorHAnsi" w:cstheme="minorHAnsi"/>
        </w:rPr>
        <w:t xml:space="preserve">conditions (Figure 2B, blue line), however, correlation at 70 m decreases substantially (r </w:t>
      </w:r>
      <w:r>
        <w:rPr>
          <w:rFonts w:hint="eastAsia" w:asciiTheme="minorHAnsi" w:hAnsiTheme="minorHAnsi" w:cstheme="minorHAnsi"/>
        </w:rPr>
        <w:t>≈</w:t>
      </w:r>
      <w:r>
        <w:rPr>
          <w:rFonts w:asciiTheme="minorHAnsi" w:hAnsiTheme="minorHAnsi" w:cstheme="minorHAnsi"/>
        </w:rPr>
        <w:t xml:space="preserve"> 0.70), while correlation at 10 m remains high (r </w:t>
      </w:r>
      <w:r>
        <w:rPr>
          <w:rFonts w:hint="eastAsia" w:asciiTheme="minorHAnsi" w:hAnsiTheme="minorHAnsi" w:cstheme="minorHAnsi"/>
        </w:rPr>
        <w:t>≈</w:t>
      </w:r>
      <w:r>
        <w:rPr>
          <w:rFonts w:asciiTheme="minorHAnsi" w:hAnsiTheme="minorHAnsi" w:cstheme="minorHAnsi"/>
        </w:rPr>
        <w:t xml:space="preserve"> 0.78). The higher overall correlation at 10 m therefore arises from degradation of the hub-height signal under wake-influenced conditions</w:t>
      </w:r>
      <w:r>
        <w:rPr>
          <w:rFonts w:hint="eastAsia" w:asciiTheme="minorHAnsi" w:hAnsiTheme="minorHAnsi" w:cstheme="minorHAnsi"/>
          <w:lang w:eastAsia="zh-CN"/>
        </w:rPr>
        <w:t xml:space="preserve"> r</w:t>
      </w:r>
      <w:r>
        <w:rPr>
          <w:rFonts w:asciiTheme="minorHAnsi" w:hAnsiTheme="minorHAnsi" w:cstheme="minorHAnsi"/>
        </w:rPr>
        <w:t>ather than from enhanced predictive power of near-surface wind.</w:t>
      </w:r>
    </w:p>
    <w:p>
      <w:pPr>
        <w:pStyle w:val="23"/>
        <w:rPr>
          <w:rFonts w:asciiTheme="minorHAnsi" w:hAnsiTheme="minorHAnsi" w:cstheme="minorHAnsi"/>
          <w:lang w:eastAsia="zh-CN"/>
        </w:rPr>
      </w:pPr>
      <w:r>
        <w:rPr>
          <w:rFonts w:asciiTheme="minorHAnsi" w:hAnsiTheme="minorHAnsi" w:cstheme="minorHAnsi"/>
          <w:lang w:eastAsia="zh-CN"/>
        </w:rPr>
        <w:t xml:space="preserve">This regime-dependent difference is also reflected in the vertical wind profiles (Figure 2C and 2D). Under free-stream conditions, wind speed increases smoothly from the surface to hub height, consistent with a typical shear structure. Under wake-influenced conditions, wind speeds between 30 m and 70 m are reduced and exhibit larger variability compared with free-stream flow. These changes indicate that turbine-induced momentum extraction and turbulence alter the hub-height wind signal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{"citationID":"eNC2L1JJ","properties":{"formattedCitation":"(Barthelmie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crucial to optimizing wind farm design. Power losses and turbulence increase due to wakes are quantified based on observations from Middelgrunden and state‐of‐the‐art models. Observed power losses due solely to wakes are approximately 10% on average. These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T."},{"family":"Nielsen","given":"M. N."},{"family":"Pryor","given":"S. C."},{"family":"Rethore","given":"P.‐E."},{"family":"Jørgensen","given":"H. E."}],"issued":{"date-parts":[["2007",11]]}}},{"id":1748,"uris":["http://zotero.org/users/14274501/items/IK6DQM6L"],"itemData":{"id":1748,"type":"article-journal","abstract":"Forecasting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(Barthelmie et al., 2007; Feroz et al., 2020)</w:t>
      </w:r>
      <w:r>
        <w:rPr>
          <w:rFonts w:asciiTheme="minorHAnsi" w:hAnsiTheme="minorHAnsi" w:cstheme="minorHAnsi"/>
          <w:lang w:eastAsia="zh-CN"/>
        </w:rPr>
        <w:fldChar w:fldCharType="end"/>
      </w:r>
      <w:r>
        <w:rPr>
          <w:rFonts w:asciiTheme="minorHAnsi" w:hAnsiTheme="minorHAnsi" w:cstheme="minorHAnsi"/>
          <w:lang w:eastAsia="zh-CN"/>
        </w:rPr>
        <w:t>. In contrast, the distribution of 10-m wind speed is nearly identical between free-stream and wake-influenced conditions, suggesting that</w:t>
      </w:r>
      <w:commentRangeStart w:id="4"/>
      <w:r>
        <w:rPr>
          <w:rFonts w:asciiTheme="minorHAnsi" w:hAnsiTheme="minorHAnsi" w:cstheme="minorHAnsi"/>
          <w:lang w:eastAsia="zh-CN"/>
        </w:rPr>
        <w:t xml:space="preserve"> this level remains below the primary wake-influenced layer </w:t>
      </w:r>
      <w:commentRangeEnd w:id="4"/>
      <w:r>
        <w:commentReference w:id="4"/>
      </w:r>
      <w:r>
        <w:rPr>
          <w:rFonts w:asciiTheme="minorHAnsi" w:hAnsiTheme="minorHAnsi" w:cstheme="minorHAnsi"/>
          <w:lang w:eastAsia="zh-CN"/>
        </w:rPr>
        <w:t>and continues to reflect the background atmospheric inflow.</w:t>
      </w:r>
    </w:p>
    <w:p>
      <w:pPr>
        <w:pStyle w:val="23"/>
        <w:rPr>
          <w:rFonts w:asciiTheme="minorHAnsi" w:hAnsiTheme="minorHAnsi" w:cstheme="minorHAnsi"/>
          <w:lang w:eastAsia="zh-CN"/>
        </w:rPr>
      </w:pPr>
      <w:r>
        <w:rPr>
          <w:rFonts w:asciiTheme="minorHAnsi" w:hAnsiTheme="minorHAnsi" w:cstheme="minorHAnsi"/>
          <w:lang w:eastAsia="zh-CN"/>
        </w:rPr>
        <w:t>Collectively, these observations (Figure 2) demonstrate that the higher correlation at 10 m arises from vertical inhomogeneity of wake propagation, with the 10-m level remaining outside cumulative wake effects and thus more representative of the background atmospheric state.</w:t>
      </w:r>
      <w:r>
        <w:rPr>
          <w:rFonts w:hint="eastAsia" w:asciiTheme="minorHAnsi" w:hAnsiTheme="minorHAnsi" w:cstheme="minorHAnsi"/>
          <w:lang w:eastAsia="zh-CN"/>
        </w:rPr>
        <w:t xml:space="preserve"> </w:t>
      </w:r>
      <w:r>
        <w:rPr>
          <w:rFonts w:asciiTheme="minorHAnsi" w:hAnsiTheme="minorHAnsi" w:cstheme="minorHAnsi"/>
          <w:lang w:eastAsia="zh-CN"/>
        </w:rPr>
        <w:t xml:space="preserve">This observational evidence provides justification for transitioning from single hub-height measurements to a multi-height representation that includes surface-layer measurements, consistent with the recognition in rotor-equivalent wind speed studies that vertical profile information is essential for accurate power characterization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{"citationID":"KWCb2eoJ","properties":{"unsorted":true,"formattedCitation":"(Wagner et al., 2009; Sasser et al., 2022)","plainCitation":"(Wagner et al., 2009; Sasser et al., 2022)","noteIndex":0},"citationItems":[{"id":1756,"uris":["http://zotero.org/users/14274501/items/3UCCBBT6"],"itemData":{"id":1756,"type":"article-journal","abstract":"Abstract\n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hub‐height wind speeds between 6 m s\n              −1\n              and 8 m s\n              −1\n              are normalized at 7 m s\n              −1\n              and grouped to a number of mean shear profiles. The energy in the profiles varies considerably for the same hub‐height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(Wagner et al., 2009; Sasser et al., 2022)</w:t>
      </w:r>
      <w:r>
        <w:rPr>
          <w:rFonts w:asciiTheme="minorHAnsi" w:hAnsiTheme="minorHAnsi" w:cstheme="minorHAnsi"/>
          <w:lang w:eastAsia="zh-CN"/>
        </w:rPr>
        <w:fldChar w:fldCharType="end"/>
      </w:r>
      <w:r>
        <w:rPr>
          <w:rFonts w:asciiTheme="minorHAnsi" w:hAnsiTheme="minorHAnsi" w:cstheme="minorHAnsi"/>
          <w:lang w:eastAsia="zh-CN"/>
        </w:rPr>
        <w:t xml:space="preserve">. However, conventional REWS approaches integrate wind speeds only within the rotor-swept area (typically 30–70 m), neglecting the role of surface-layer observations. </w:t>
      </w:r>
      <w:bookmarkEnd w:id="11"/>
      <w:r>
        <w:rPr>
          <w:rFonts w:asciiTheme="minorHAnsi" w:hAnsiTheme="minorHAnsi" w:cstheme="minorHAnsi"/>
          <w:lang w:eastAsia="zh-CN"/>
        </w:rPr>
        <w:t>These findings motivate the use of an extended profile that incorporates 10-m measurements, recognizing that surface-layer wind can represent farm-scale power variability through vertical atmospheric coupling.</w:t>
      </w:r>
    </w:p>
    <w:p>
      <w:pPr>
        <w:pStyle w:val="20"/>
        <w:rPr>
          <w:rFonts w:asciiTheme="minorHAnsi" w:hAnsiTheme="minorHAnsi" w:cstheme="minorHAnsi"/>
          <w:lang w:eastAsia="zh-CN"/>
        </w:rPr>
      </w:pPr>
      <w:bookmarkStart w:id="12" w:name="OLE_LINK3"/>
      <w:r>
        <w:rPr>
          <w:rFonts w:hint="eastAsia" w:asciiTheme="minorHAnsi" w:hAnsiTheme="minorHAnsi" w:cstheme="minorHAnsi"/>
          <w:lang w:eastAsia="zh-CN"/>
        </w:rPr>
        <w:t>4</w:t>
      </w:r>
      <w:r>
        <w:rPr>
          <w:rFonts w:asciiTheme="minorHAnsi" w:hAnsiTheme="minorHAnsi" w:cstheme="minorHAnsi"/>
        </w:rPr>
        <w:t>.2. Scale-Dependent Coupling</w:t>
      </w:r>
      <w:r>
        <w:rPr>
          <w:rFonts w:hint="eastAsia" w:asciiTheme="minorHAnsi" w:hAnsiTheme="minorHAnsi" w:cstheme="minorHAnsi"/>
          <w:lang w:eastAsia="zh-CN"/>
        </w:rPr>
        <w:t xml:space="preserve"> </w:t>
      </w:r>
      <w:r>
        <w:rPr>
          <w:rFonts w:asciiTheme="minorHAnsi" w:hAnsiTheme="minorHAnsi" w:cstheme="minorHAnsi"/>
        </w:rPr>
        <w:t>and Vertical Structure Consistency</w:t>
      </w:r>
    </w:p>
    <w:p>
      <w:pPr>
        <w:pStyle w:val="23"/>
        <w:rPr>
          <w:rFonts w:asciiTheme="minorHAnsi" w:hAnsiTheme="minorHAnsi" w:cstheme="minorHAnsi"/>
          <w:lang w:eastAsia="zh-CN"/>
        </w:rPr>
      </w:pPr>
      <w:r>
        <w:t xml:space="preserve"> </w:t>
      </w:r>
      <w:r>
        <w:rPr>
          <w:rFonts w:asciiTheme="minorHAnsi" w:hAnsiTheme="minorHAnsi" w:cstheme="minorHAnsi"/>
          <w:lang w:eastAsia="zh-CN"/>
        </w:rPr>
        <w:t xml:space="preserve">Section 4.1 showed that 10-m wind speed remains representative of the background atmospheric state under wake-influenced conditions. Whether 10-m wind can also represent farm-scale power variability depends on the time scales at which power responds and on the degree of vertical </w:t>
      </w:r>
      <w:commentRangeStart w:id="5"/>
      <w:r>
        <w:rPr>
          <w:rFonts w:asciiTheme="minorHAnsi" w:hAnsiTheme="minorHAnsi" w:cstheme="minorHAnsi"/>
          <w:lang w:eastAsia="zh-CN"/>
        </w:rPr>
        <w:t xml:space="preserve">coherence </w:t>
      </w:r>
      <w:commentRangeEnd w:id="5"/>
      <w:r>
        <w:commentReference w:id="5"/>
      </w:r>
      <w:r>
        <w:rPr>
          <w:rFonts w:asciiTheme="minorHAnsi" w:hAnsiTheme="minorHAnsi" w:cstheme="minorHAnsi"/>
          <w:lang w:eastAsia="zh-CN"/>
        </w:rPr>
        <w:t>across heights. If farm-scale power is dominated by variability at time scales where 10-m and rotor-layer winds evolve coherently, then surface-layer wind may capture the relevant atmospheric signal.</w:t>
      </w:r>
    </w:p>
    <w:p>
      <w:pPr>
        <w:pStyle w:val="23"/>
        <w:rPr>
          <w:rFonts w:asciiTheme="minorHAnsi" w:hAnsiTheme="minorHAnsi" w:cstheme="minorHAnsi"/>
          <w:lang w:eastAsia="zh-CN"/>
        </w:rPr>
      </w:pPr>
      <w:r>
        <w:rPr>
          <w:rFonts w:asciiTheme="minorHAnsi" w:hAnsiTheme="minorHAnsi" w:cstheme="minorHAnsi"/>
          <w:lang w:eastAsia="zh-CN"/>
        </w:rPr>
        <w:t xml:space="preserve">Scale-resolved variance analysis (Figure 3A) distinguishes short-period wake-related variability from longer-period atmospheric variability. At periods shorter than approximately 24 hours, </w:t>
      </w:r>
      <w:commentRangeStart w:id="6"/>
      <w:r>
        <w:rPr>
          <w:rFonts w:asciiTheme="minorHAnsi" w:hAnsiTheme="minorHAnsi" w:cstheme="minorHAnsi"/>
          <w:lang w:eastAsia="zh-CN"/>
        </w:rPr>
        <w:t>wind-speed variance at 70 m is clearly higher under wake-influenced conditions than under free-stream conditions</w:t>
      </w:r>
      <w:commentRangeEnd w:id="6"/>
      <w:r>
        <w:commentReference w:id="6"/>
      </w:r>
      <w:r>
        <w:rPr>
          <w:rFonts w:asciiTheme="minorHAnsi" w:hAnsiTheme="minorHAnsi" w:cstheme="minorHAnsi"/>
          <w:lang w:eastAsia="zh-CN"/>
        </w:rPr>
        <w:t>, reflecting additional variability introduced by turbine interactions. In contrast, for periods exceeding 24 hours, variance levels at 10 m and 70 m become nearly indistinguishable under both free-stream and wake-influenced conditions. This behavior indicates that low-frequency variability is governed primarily by large-scale atmospheric forcing, which exerts a relatively uniform influence across the vertical column. The convergence at longer periods suggests that low-frequency variability is increasingly associated with large-scale atmospheric processes, although features at the longest periods should be interpreted with caution, as they are constrained by the limited record length and involve only a small number of low-frequency cycles.</w:t>
      </w:r>
    </w:p>
    <w:p>
      <w:pPr>
        <w:pStyle w:val="23"/>
        <w:rPr>
          <w:rFonts w:asciiTheme="minorHAnsi" w:hAnsiTheme="minorHAnsi" w:cstheme="minorHAnsi"/>
          <w:lang w:eastAsia="zh-CN"/>
        </w:rPr>
      </w:pPr>
      <w:r>
        <w:rPr>
          <w:rFonts w:asciiTheme="minorHAnsi" w:hAnsiTheme="minorHAnsi" w:cstheme="minorHAnsi"/>
          <w:lang w:eastAsia="zh-CN"/>
        </w:rPr>
        <w:t xml:space="preserve">Vertical coherence analysis (Figure 3B, upper panels) further supports this separation. At short time scales, coherence between 10 m and 70 m wind speeds is reduced under wake-influenced conditions. With increasing averaging period, coherence increases steadily and approaches similar values under both regimes at synoptic time scales. The </w:t>
      </w:r>
      <w:commentRangeStart w:id="7"/>
      <w:r>
        <w:rPr>
          <w:rFonts w:asciiTheme="minorHAnsi" w:hAnsiTheme="minorHAnsi" w:cstheme="minorHAnsi"/>
          <w:lang w:eastAsia="zh-CN"/>
        </w:rPr>
        <w:t xml:space="preserve">multiscale </w:t>
      </w:r>
      <w:commentRangeEnd w:id="7"/>
      <w:r>
        <w:commentReference w:id="7"/>
      </w:r>
      <w:r>
        <w:rPr>
          <w:rFonts w:asciiTheme="minorHAnsi" w:hAnsiTheme="minorHAnsi" w:cstheme="minorHAnsi"/>
          <w:lang w:eastAsia="zh-CN"/>
        </w:rPr>
        <w:t>correlation with power output (Figure 3B, lower panels) shows a consistent pattern. At hourly scales, correlations between wind speed and total power remain weak. As the averaging period increases toward one to three days, correlations increase substantially under both free-stream and wake-influenced conditions. These results indicate that farm-scale power variability is primarily associated with synoptic-scale atmospheric forcing rather than short-scale wake-driven fluctuations.</w:t>
      </w:r>
    </w:p>
    <w:p>
      <w:pPr>
        <w:pStyle w:val="23"/>
        <w:rPr>
          <w:rFonts w:asciiTheme="minorHAnsi" w:hAnsiTheme="minorHAnsi" w:cstheme="minorHAnsi"/>
          <w:lang w:eastAsia="zh-CN"/>
        </w:rPr>
      </w:pPr>
      <w:r>
        <w:rPr>
          <w:rFonts w:asciiTheme="minorHAnsi" w:hAnsiTheme="minorHAnsi" w:cstheme="minorHAnsi"/>
          <w:lang w:eastAsia="zh-CN"/>
        </w:rPr>
        <w:t>The large vertical separation between 10 m and the rotor-swept layer raises the question of whether the vertical structure remains coherent across regimes. EOF analysis provides this insight. The first EOF mode explains more than 93% of total vertical variance in all cases (Figure 3C), with nearly identical contributions under free-stream (93.2%) and wake-influenced (93.5%) conditions. The spatial pattern of this dominant mode remains nearly unchanged between regimes, indicating that wake effects modify the mean wind profile but exert limited influence on the primary mode of temporal variability. Under synoptic-scale forcing, the vertical wind profile evolves as a coherent structure governed by a single dominant mode in both free-stream and wake-influenced conditions.</w:t>
      </w:r>
    </w:p>
    <w:p>
      <w:pPr>
        <w:pStyle w:val="23"/>
        <w:rPr>
          <w:rFonts w:asciiTheme="minorHAnsi" w:hAnsiTheme="minorHAnsi" w:cstheme="minorHAnsi"/>
          <w:lang w:eastAsia="zh-CN"/>
        </w:rPr>
      </w:pPr>
      <w:r>
        <w:rPr>
          <w:rFonts w:asciiTheme="minorHAnsi" w:hAnsiTheme="minorHAnsi" w:cstheme="minorHAnsi"/>
          <w:lang w:eastAsia="zh-CN"/>
        </w:rPr>
        <w:t>The ability of surface-layer wind speed to scale profile intensity (quantified as the amplitude of the first EOF mode) is examined through its relationship with the first principal component amplitude. Strong linear correlations are observed between 10-m wind speed and PC1, with nearly identical regression slopes under free-stream and wake-influenced conditions (0.65 and 0.66; Figure 3D). In contrast, the regression slope between 70-m wind speed and PC1 differs more substantially between regimes (0.54 to 0.62), indicating that wake effects alter the scaling capability of hub-height wind. The relationship between 10-m wind speed and column-integrated variability remains stable across regimes, even under wake-influenced conditions.</w:t>
      </w:r>
    </w:p>
    <w:p>
      <w:pPr>
        <w:pStyle w:val="23"/>
        <w:rPr>
          <w:rFonts w:asciiTheme="minorHAnsi" w:hAnsiTheme="minorHAnsi" w:cstheme="minorHAnsi"/>
          <w:lang w:eastAsia="zh-CN"/>
        </w:rPr>
      </w:pPr>
      <w:r>
        <w:rPr>
          <w:rFonts w:asciiTheme="minorHAnsi" w:hAnsiTheme="minorHAnsi" w:cstheme="minorHAnsi"/>
          <w:lang w:eastAsia="zh-CN"/>
        </w:rPr>
        <w:t xml:space="preserve">Taken together, these results show that farm-scale power variability is controlled primarily by synoptic-scale atmospheric forcing. At these scales, wind speeds across the vertical column are strongly coupled and governed by a stable structural mode. Because 10-m wind speed varies coherently with this dominant mode and exhibits consistent scaling behavior across regimes, surface-layer observations can represent the atmospheric state that drives farm-scale power variability. These findings provide the physical basis for extending vertical wind representation beyond the rotor-swept layer. </w:t>
      </w:r>
    </w:p>
    <w:bookmarkEnd w:id="12"/>
    <w:p>
      <w:pPr>
        <w:pStyle w:val="20"/>
        <w:rPr>
          <w:rFonts w:asciiTheme="minorHAnsi" w:hAnsiTheme="minorHAnsi" w:cstheme="minorHAnsi"/>
        </w:rPr>
      </w:pPr>
      <w:r>
        <w:rPr>
          <w:rFonts w:hint="eastAsia" w:asciiTheme="minorHAnsi" w:hAnsiTheme="minorHAnsi" w:cstheme="minorHAnsi"/>
          <w:lang w:eastAsia="zh-CN"/>
        </w:rPr>
        <w:t>4</w:t>
      </w:r>
      <w:r>
        <w:rPr>
          <w:rFonts w:asciiTheme="minorHAnsi" w:hAnsiTheme="minorHAnsi" w:cstheme="minorHAnsi"/>
        </w:rPr>
        <w:t>.3. Evaluation of the Extended Profile Representation</w:t>
      </w:r>
      <w:r>
        <w:rPr>
          <w:rFonts w:hint="eastAsia" w:asciiTheme="minorHAnsi" w:hAnsiTheme="minorHAnsi" w:cstheme="minorHAnsi"/>
          <w:lang w:eastAsia="zh-CN"/>
        </w:rPr>
        <w:t xml:space="preserve"> </w:t>
      </w:r>
      <w:r>
        <w:rPr>
          <w:rFonts w:asciiTheme="minorHAnsi" w:hAnsiTheme="minorHAnsi" w:cstheme="minorHAnsi"/>
        </w:rPr>
        <w:t>via Power Reconstruction</w:t>
      </w:r>
    </w:p>
    <w:p>
      <w:pPr>
        <w:pStyle w:val="23"/>
        <w:rPr>
          <w:rFonts w:asciiTheme="minorHAnsi" w:hAnsiTheme="minorHAnsi" w:cstheme="minorHAnsi"/>
          <w:lang w:eastAsia="zh-CN"/>
        </w:rPr>
      </w:pPr>
      <w:r>
        <w:rPr>
          <w:rFonts w:asciiTheme="minorHAnsi" w:hAnsiTheme="minorHAnsi" w:cstheme="minorHAnsi"/>
          <w:lang w:eastAsia="zh-CN"/>
        </w:rPr>
        <w:t>Sections 4.1 and 4.2 established the physical basis for extending vertical wind representation beyond the rotor-swept layer. To test whether this physically motivated representation improves farm-scale power prediction, a LightGBM regression model</w:t>
      </w:r>
      <w:r>
        <w:rPr>
          <w:rFonts w:hint="eastAsia" w:asciiTheme="minorHAnsi" w:hAnsiTheme="minorHAnsi" w:cstheme="minorHAnsi"/>
          <w:lang w:eastAsia="zh-CN"/>
        </w:rPr>
        <w:t xml:space="preserve"> </w:t>
      </w:r>
      <w:r>
        <w:rPr>
          <w:rFonts w:asciiTheme="minorHAnsi" w:hAnsiTheme="minorHAnsi" w:cstheme="minorHAnsi"/>
          <w:lang w:eastAsia="zh-CN"/>
        </w:rPr>
        <w:t>is used to reconstruct total power from multi-height wind measurements. Three input configurations are compared: hub-height wind speed only (HH, 70 m), Standard REWS integrating wind speeds within the rotor-swept layer (SR, 30–70 m), and Extended REWS including surface-layer wind speed (ER, 10–70 m). Model performance is evaluated on the withheld test dataset.</w:t>
      </w:r>
    </w:p>
    <w:p>
      <w:pPr>
        <w:pStyle w:val="23"/>
        <w:rPr>
          <w:rFonts w:asciiTheme="minorHAnsi" w:hAnsiTheme="minorHAnsi" w:cstheme="minorHAnsi"/>
          <w:lang w:eastAsia="zh-CN"/>
        </w:rPr>
      </w:pPr>
      <w:r>
        <w:rPr>
          <w:rFonts w:asciiTheme="minorHAnsi" w:hAnsiTheme="minorHAnsi" w:cstheme="minorHAnsi"/>
          <w:lang w:eastAsia="zh-CN"/>
        </w:rPr>
        <w:t>Figure 4A shows that reconstruction accuracy improves systematically from HH (R² = 0.61) to SR (R² = 0.64) and further to ER (R² = 0.72). Including surface-layer wind therefore yields a clear improvement over models using only rotor-layer measurements. This result is consistent with Section 4.2, where 10-m wind speed was shown to scale the dominant vertical mode governing synoptic-scale variability.</w:t>
      </w:r>
      <w:r>
        <w:t xml:space="preserve"> </w:t>
      </w:r>
      <w:r>
        <w:rPr>
          <w:rFonts w:asciiTheme="minorHAnsi" w:hAnsiTheme="minorHAnsi" w:cstheme="minorHAnsi"/>
          <w:lang w:eastAsia="zh-CN"/>
        </w:rPr>
        <w:t>To assess robustness across flow regimes, the test dataset is partitioned into free-stream and wake-influenced conditions. Figure 4B presents regime-dependent reconstruction performance using models trained on the full dataset. Under free-stream conditions, accuracy increases from HH (R² = 0.65) to SR (R² = 0.72) and further to ER (R² = 0.80). Under wake-influenced conditions, overall performance decreases, but the relative ordering remains consistent. HH drops to R² = 0.44 and SR to 0.53, whereas ER maintains substantially higher skill with R² = 0.71. This pattern indicates that when rotor-layer wind signals are degraded under wake-influenced conditions, including surface-layer wind information improves representation of the background atmospheric state that governs farm-scale power variability.</w:t>
      </w:r>
    </w:p>
    <w:p>
      <w:pPr>
        <w:pStyle w:val="23"/>
        <w:rPr>
          <w:rFonts w:asciiTheme="minorHAnsi" w:hAnsiTheme="minorHAnsi" w:cstheme="minorHAnsi"/>
          <w:lang w:eastAsia="zh-CN"/>
        </w:rPr>
      </w:pPr>
      <w:r>
        <w:rPr>
          <w:rFonts w:asciiTheme="minorHAnsi" w:hAnsiTheme="minorHAnsi" w:cstheme="minorHAnsi"/>
          <w:lang w:eastAsia="zh-CN"/>
        </w:rPr>
        <w:t>To assess whether the relative importance of input variables is consistent with the physical mechanisms identified in Sections 4.1 and 4.2, separate models are trained for free-stream and wake-influenced conditions, and SHAP</w:t>
      </w:r>
      <w:r>
        <w:rPr>
          <w:rFonts w:hint="eastAsia" w:asciiTheme="minorHAnsi" w:hAnsiTheme="minorHAnsi" w:cstheme="minorHAnsi"/>
          <w:lang w:eastAsia="zh-CN"/>
        </w:rPr>
        <w:t xml:space="preserve"> </w:t>
      </w:r>
      <w:r>
        <w:rPr>
          <w:rFonts w:asciiTheme="minorHAnsi" w:hAnsiTheme="minorHAnsi" w:cstheme="minorHAnsi"/>
          <w:lang w:eastAsia="zh-CN"/>
        </w:rPr>
        <w:t xml:space="preserve">is </w:t>
      </w:r>
      <w:r>
        <w:rPr>
          <w:rFonts w:hint="eastAsia" w:asciiTheme="minorHAnsi" w:hAnsiTheme="minorHAnsi" w:cstheme="minorHAnsi"/>
          <w:lang w:eastAsia="zh-CN"/>
        </w:rPr>
        <w:t>a</w:t>
      </w:r>
      <w:r>
        <w:rPr>
          <w:rFonts w:asciiTheme="minorHAnsi" w:hAnsiTheme="minorHAnsi" w:cstheme="minorHAnsi"/>
          <w:lang w:eastAsia="zh-CN"/>
        </w:rPr>
        <w:t>pplied to the corresponding test sets. Figure 4C reveals clear regime-dependent feature behavior.</w:t>
      </w:r>
      <w:r>
        <w:t xml:space="preserve"> </w:t>
      </w:r>
      <w:r>
        <w:rPr>
          <w:rFonts w:asciiTheme="minorHAnsi" w:hAnsiTheme="minorHAnsi" w:cstheme="minorHAnsi"/>
          <w:lang w:eastAsia="zh-CN"/>
        </w:rPr>
        <w:t>Under free-stream conditions, 10-m wind speed exhibits the largest SHAP contribution, followed closely by 70-m wind speed. Wind speeds at 30 m and 50 m contribute less and show similar magnitudes, indicating partial redundancy within the rotor-swept layer. This pattern suggests that while hub-height wind remains important, the contrast between surface-layer and hub-height wind speeds plays a central role in characterizing vertical profile intensity under free-stream conditions, consistent with the vertical coupling results in Section 4.2.</w:t>
      </w:r>
      <w:r>
        <w:rPr>
          <w:rFonts w:hint="eastAsia" w:asciiTheme="minorHAnsi" w:hAnsiTheme="minorHAnsi" w:cstheme="minorHAnsi"/>
          <w:lang w:eastAsia="zh-CN"/>
        </w:rPr>
        <w:t xml:space="preserve"> </w:t>
      </w:r>
      <w:r>
        <w:rPr>
          <w:rFonts w:asciiTheme="minorHAnsi" w:hAnsiTheme="minorHAnsi" w:cstheme="minorHAnsi"/>
          <w:lang w:eastAsia="zh-CN"/>
        </w:rPr>
        <w:t>Under wake-influenced conditions, feature importance shifts markedly. The contribution of 10-m wind speed increases further and becomes dominant, whereas the contribution of 70-m wind speed decreases. Wind speeds within the rotor-swept layer show reduced influence relative to the surface layer. This shift aligns with the regime-dependent degradation of hub-height correlation identified in Section 4.1 and with the stable scaling relationship between 10-m wind speed and the dominant vertical mode shown in Section 4.2. In this regime, surface-layer wind better represents the large-scale atmospheric forcing that governs farm-scale power variability.</w:t>
      </w:r>
    </w:p>
    <w:p>
      <w:pPr>
        <w:pStyle w:val="23"/>
        <w:rPr>
          <w:rFonts w:asciiTheme="minorHAnsi" w:hAnsiTheme="minorHAnsi" w:cstheme="minorHAnsi"/>
          <w:lang w:eastAsia="zh-CN"/>
        </w:rPr>
      </w:pPr>
      <w:r>
        <w:rPr>
          <w:rFonts w:asciiTheme="minorHAnsi" w:hAnsiTheme="minorHAnsi" w:cstheme="minorHAnsi"/>
          <w:lang w:eastAsia="zh-CN"/>
        </w:rPr>
        <w:t xml:space="preserve">In addition to wind speed, 10-m temperature ranks among the most influential predictors under both regimes, consistent with the density dependence of wind power generation. The agreement between SHAP-derived feature importance and the physically established relationships identified earlier supports the interpretability of SHAP in diagnosing model behavior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{"citationID":"iJUDgR0A","properties":{"formattedCitation":"(Liao et al., 2024)","plainCitation":"(Liao et al., 2024)","noteIndex":0},"citationItems":[{"id":1827,"uris":["http://zotero.org/users/14274501/items/89TP87SW"],"itemData":{"id":1827,"type":"article-journal","abstract":"Advanced artificial intelligence (AI) models typically achieve high accuracy in wind power forecasting, but their internal mechanisms lack interpretability, which undermines user confidence in forecast value and strategy execution. To this end, this paper aims to investigate the interpretability of AI models, which is crucial but usually overlooked in wind power forecasting. Specifically, four model-agnostic explainable artificial intelligence (XAI) techniques (i.e., Shapley additive explanations, permutation feature importance, partial dependence plot, and local interpretable model-agnostic explanations) are tailored to provide global and instance interpretability for AI models in wind power forecasting. Then, several metrics are proposed to evaluate the trustworthiness of interpretations provided by XAI techniques. Simulation results demonstrate that the proposed XAI techniques can not only identify important features from wind power datasets, but also enable the understanding of the contribution of each feature to the forecast power output for a specific sample. Furthermore, the proposed evaluation metrics aid users in comprehensively assessing the trustworthiness of XAI techniques in wind power forecasting, enabling them to judiciously select suitable XAI techniques for their AI models.","container-title":"Applied Energy","DOI":"10.1016/j.apenergy.2024.124273","ISSN":"03062619","journalAbbreviation":"Applied Energy","language":"en","page":"124273","source":"DOI.org (Crossref)","title":"Can we trust explainable artificial intelligence in wind power forecasting?","volume":"376","author":[{"family":"Liao","given":"Wenlong"},{"family":"Fang","given":"Jiannong"},{"family":"Ye","given":"Lin"},{"family":"Bak-Jensen","given":"Birgitte"},{"family":"Yang","given":"Zhe"},{"family":"Porte-Agel","given":"Fernando"}],"issued":{"date-parts":[["2024",12]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(Liao et al., 2024)</w:t>
      </w:r>
      <w:r>
        <w:rPr>
          <w:rFonts w:asciiTheme="minorHAnsi" w:hAnsiTheme="minorHAnsi" w:cstheme="minorHAnsi"/>
          <w:lang w:eastAsia="zh-CN"/>
        </w:rPr>
        <w:fldChar w:fldCharType="end"/>
      </w:r>
      <w:r>
        <w:rPr>
          <w:rFonts w:asciiTheme="minorHAnsi" w:hAnsiTheme="minorHAnsi" w:cstheme="minorHAnsi"/>
          <w:lang w:eastAsia="zh-CN"/>
        </w:rPr>
        <w:t>. Taken together, these results indicate that the performance gains associated with Extended REWS arise from physically meaningful atmospheric information rather than statistical artifacts, thereby supporting the validity of extending vertical wind representation beyond the rotor-swept layer.</w:t>
      </w:r>
    </w:p>
    <w:p>
      <w:pPr>
        <w:pStyle w:val="20"/>
        <w:rPr>
          <w:rFonts w:asciiTheme="minorHAnsi" w:hAnsiTheme="minorHAnsi" w:cstheme="minorHAnsi"/>
        </w:rPr>
      </w:pPr>
      <w:r>
        <w:rPr>
          <w:rFonts w:hint="eastAsia" w:asciiTheme="minorHAnsi" w:hAnsiTheme="minorHAnsi" w:cstheme="minorHAnsi"/>
          <w:lang w:eastAsia="zh-CN"/>
        </w:rPr>
        <w:t>4.</w:t>
      </w:r>
      <w:r>
        <w:rPr>
          <w:rFonts w:asciiTheme="minorHAnsi" w:hAnsiTheme="minorHAnsi" w:cstheme="minorHAnsi"/>
        </w:rPr>
        <w:t>4. Operational Implications: Wind-Direction-Aware Strategy</w:t>
      </w:r>
    </w:p>
    <w:p>
      <w:pPr>
        <w:pStyle w:val="23"/>
        <w:rPr>
          <w:rFonts w:asciiTheme="minorHAnsi" w:hAnsiTheme="minorHAnsi" w:cstheme="minorHAnsi"/>
          <w:lang w:eastAsia="zh-CN"/>
        </w:rPr>
      </w:pPr>
      <w:r>
        <w:rPr>
          <w:rFonts w:asciiTheme="minorHAnsi" w:hAnsiTheme="minorHAnsi" w:cstheme="minorHAnsi"/>
          <w:lang w:eastAsia="zh-CN"/>
        </w:rPr>
        <w:t>Section 4.3 demonstrated that extending vertical wind representation improves power reconstruction when observational data are used as inputs. In operational forecasting, however, meteorological inputs are provided by NWP systems, and their reliability varies across flow conditions. The regime-dependent feature behavior identified in Sections 4.1–4.3 suggests that a fixed set of input variables may not be optimal under all inflow regimes.</w:t>
      </w:r>
    </w:p>
    <w:p>
      <w:pPr>
        <w:pStyle w:val="23"/>
        <w:rPr>
          <w:rFonts w:asciiTheme="minorHAnsi" w:hAnsiTheme="minorHAnsi" w:cstheme="minorHAnsi"/>
          <w:lang w:eastAsia="zh-CN"/>
        </w:rPr>
      </w:pPr>
      <w:r>
        <w:rPr>
          <w:rFonts w:asciiTheme="minorHAnsi" w:hAnsiTheme="minorHAnsi" w:cstheme="minorHAnsi"/>
          <w:lang w:eastAsia="zh-CN"/>
        </w:rPr>
        <w:t>To reflect this regime-dependent behavior, a WDA forecasting strategy is implemented for day-ahead prediction. Forecasts are partitioned into free-stream, wake-influenced, and transitional sectors based on 70-m wind direction predicted by the NWP system. During forecasting, the sector is determined using the predicted wind direction, and the corresponding sector-specific model is applied. Although wind direction forecasts are subject to uncertainty, this strategy remains effective in practice.</w:t>
      </w:r>
    </w:p>
    <w:p>
      <w:pPr>
        <w:pStyle w:val="23"/>
        <w:rPr>
          <w:rFonts w:asciiTheme="minorHAnsi" w:hAnsiTheme="minorHAnsi" w:cstheme="minorHAnsi"/>
          <w:lang w:eastAsia="zh-CN"/>
        </w:rPr>
      </w:pPr>
      <w:r>
        <w:rPr>
          <w:rFonts w:asciiTheme="minorHAnsi" w:hAnsiTheme="minorHAnsi" w:cstheme="minorHAnsi"/>
          <w:lang w:eastAsia="zh-CN"/>
        </w:rPr>
        <w:t xml:space="preserve">Figure 5A and 5C present day-ahead forecast performance using EC-WRF and GFS-WRF inputs, respectively. For EC-WRF-driven forecasts, WDA achieves R² = 0.37 and RMSE = 32.12 MW, compared with R² = 0.28 (RMSE = 34.31 MW) for HH, R² = 0.32 (RMSE = 33.42 MW) for SR, and R² = 0.35 (RMSE = 32.78 MW) for ER. Similar improvements are observed for GFS-WRF-driven forecasts, where R² increases from 0.24 for HH to 0.35 for WDA, with SR and ER yielding intermediate performance. </w:t>
      </w:r>
      <w:commentRangeStart w:id="8"/>
      <w:r>
        <w:rPr>
          <w:rFonts w:asciiTheme="minorHAnsi" w:hAnsiTheme="minorHAnsi" w:cstheme="minorHAnsi"/>
          <w:lang w:eastAsia="zh-CN"/>
        </w:rPr>
        <w:t>Despite using fewer effective input variables under wake-influenced conditions, WDA performs better than ER</w:t>
      </w:r>
      <w:commentRangeEnd w:id="8"/>
      <w:r>
        <w:commentReference w:id="8"/>
      </w:r>
      <w:r>
        <w:rPr>
          <w:rFonts w:asciiTheme="minorHAnsi" w:hAnsiTheme="minorHAnsi" w:cstheme="minorHAnsi"/>
          <w:lang w:eastAsia="zh-CN"/>
        </w:rPr>
        <w:t>, indicating that regime-dependent variable selection reduces redundant information in NWP inputs.</w:t>
      </w:r>
    </w:p>
    <w:p>
      <w:pPr>
        <w:pStyle w:val="23"/>
        <w:rPr>
          <w:rFonts w:asciiTheme="minorHAnsi" w:hAnsiTheme="minorHAnsi" w:cstheme="minorHAnsi"/>
          <w:lang w:eastAsia="zh-CN"/>
        </w:rPr>
      </w:pPr>
      <w:r>
        <w:rPr>
          <w:rFonts w:asciiTheme="minorHAnsi" w:hAnsiTheme="minorHAnsi" w:cstheme="minorHAnsi"/>
          <w:lang w:eastAsia="zh-CN"/>
        </w:rPr>
        <w:t xml:space="preserve">Regime-resolved results (Figure 5B and 5D) clarify the source of improvement. Under wake-influenced conditions, the correlation between predicted and observed power increases from 0.59 (HH) to 0.66 (WDA) for EC-WRF-driven forecasts and from 0.59 to 0.63 for GFS-WRF-driven forecasts. In contrast, differences among configurations are relatively small under free-stream conditions. This pattern is consistent with earlier findings that hub-height wind is more susceptible to wake-related degradation, whereas surface-layer wind maintains a more stable relationship with the background atmospheric state. Allowing input usage to vary with flow regime therefore yields the largest benefit under wake-influenced conditions. These results demonstrate that the physical understanding of scale-dependent vertical coupling can be translated into a simple operational strategy. Rather than relying on a fixed vertical representation, forecasting systems may benefit from adapting input usage according to inflow regime. This approach complements recent efforts to account for wake effects in wind power post-processing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{"citationID":"tAVBgrg3","properties":{"formattedCitation":"(Romero-Barrera et al., 2026)","plainCitation":"(Romero-Barrera et al., 2026)","noteIndex":0},"citationItems":[{"id":2052,"uris":["http://zotero.org/users/14274501/items/ENGBUWPD"],"itemData":{"id":2052,"type":"article-journal","abstract":"This work presents a robust hybrid framework for short-term wind power forecasting, validated on the GECAMA wind farm in Spain, which comprises 69 turbines and has a nominal capacity exceeding 300 MW. The proposed approach combines three established physics-based wake models (Jensen, Bastankhah, Larsen) with five deep learning methods, further enhanced by input preprocessing via variational mode decomposition. Hourly energy production is forecasted using wind data from ECMWF, AROME, and ICON EU meteorological databases. Including wake models as input features helps reduce bias from meteorological signals by accounting for available wind turbines and physical effects, such as wake interactions and terrain. Adding previous forecast errors as features further boosts short-term accuracy. The hybrid models achieve error reductions of 40%–50% for one-hour-ahead forecasts, tapering to 1%–10% by 24 h. With variational mode decomposition (VMD), improvements reach 74%–77% for 3–6 h horizons and about 8% at 36 h. Across all horizons, VMD-enhanced models consistently outperform both standard hybrids and pure physical models. These results show that integrating wake modeling, deep learning, and advanced preprocessing is a practical way to improve wind power forecasts and support reliable electricity market decisions.","container-title":"Energy Conversion and Management","DOI":"10.1016/j.enconman.2025.120738","ISSN":"01968904","journalAbbreviation":"Energy Conversion and Management","language":"en","page":"120738","source":"DOI.org (Crossref)","title":"Short-term wind power forecasting integrating wake effect modeling with variational mode decomposition enhanced deep learning architectures","volume":"348","author":[{"family":"Romero-Barrera","given":"Antonio J."},{"family":"Sipols","given":"Ana E."},{"family":"Paricio-Garcia","given":"Alvaro"},{"family":"Lopez-Carmona","given":"Miguel A."}],"issued":{"date-parts":[["2026",1]]}}}],"schema":"https://github.com/citation-style-language/schema/raw/master/csl-citation.json"}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(Romero-Barrera et al., 2026)</w:t>
      </w:r>
      <w:r>
        <w:rPr>
          <w:rFonts w:asciiTheme="minorHAnsi" w:hAnsiTheme="minorHAnsi" w:cstheme="minorHAnsi"/>
          <w:lang w:eastAsia="zh-CN"/>
        </w:rPr>
        <w:fldChar w:fldCharType="end"/>
      </w:r>
      <w:r>
        <w:rPr>
          <w:rFonts w:asciiTheme="minorHAnsi" w:hAnsiTheme="minorHAnsi" w:cstheme="minorHAnsi"/>
          <w:lang w:eastAsia="zh-CN"/>
        </w:rPr>
        <w:t>.</w:t>
      </w:r>
    </w:p>
    <w:p>
      <w:pPr>
        <w:pStyle w:val="23"/>
        <w:rPr>
          <w:rFonts w:asciiTheme="minorHAnsi" w:hAnsiTheme="minorHAnsi" w:cstheme="minorHAnsi"/>
          <w:lang w:eastAsia="zh-CN"/>
        </w:rPr>
      </w:pPr>
      <w:r>
        <w:rPr>
          <w:rFonts w:asciiTheme="minorHAnsi" w:hAnsiTheme="minorHAnsi" w:cstheme="minorHAnsi"/>
          <w:lang w:eastAsia="zh-CN"/>
        </w:rPr>
        <w:t>Several limitations should be noted. First, the analysis is based on a single wind farm in flat terrain, where vertical coupling between surface and rotor layers is relatively strong. The applicability of this strategy to complex terrain requires further multi-site evaluation. In addition, forecasting performance may exhibit geographical dependence, as the relative importance of surface-layer winds can vary with site-specific boundary-layer characteristics and terrain complexity. Second, the observational dataset is limited to mast measurements from 10 to 70 m, extending up to hub height but not above it. As a result, the role of wind structure in the upper part of the rotor-swept layer remains unexamined. This aspect warrants future investigation using scanning or profiling lidars, which can provide continuous wind profiles above hub height and across the full rotor layer. Third, implementation depends on the availability of multi-height observations and reliable wind-direction forecasts, which may vary across operational settings.</w:t>
      </w:r>
    </w:p>
    <w:p>
      <w:pPr>
        <w:pStyle w:val="21"/>
        <w:rPr>
          <w:rFonts w:asciiTheme="minorHAnsi" w:hAnsiTheme="minorHAnsi" w:cstheme="minorHAnsi"/>
          <w:lang w:eastAsia="zh-CN"/>
        </w:rPr>
      </w:pPr>
      <w:r>
        <w:rPr>
          <w:rFonts w:asciiTheme="minorHAnsi" w:hAnsiTheme="minorHAnsi" w:cstheme="minorHAnsi"/>
        </w:rPr>
        <w:t>5 Conclusions</w:t>
      </w:r>
    </w:p>
    <w:p>
      <w:pPr>
        <w:pStyle w:val="23"/>
        <w:rPr>
          <w:rFonts w:asciiTheme="minorHAnsi" w:hAnsiTheme="minorHAnsi" w:cstheme="minorHAnsi"/>
          <w:lang w:eastAsia="zh-CN"/>
        </w:rPr>
      </w:pPr>
      <w:r>
        <w:rPr>
          <w:rFonts w:asciiTheme="minorHAnsi" w:hAnsiTheme="minorHAnsi" w:cstheme="minorHAnsi"/>
          <w:lang w:eastAsia="zh-CN"/>
        </w:rPr>
        <w:t xml:space="preserve">This study </w:t>
      </w:r>
      <w:ins w:id="1" w:author="yangkun" w:date="2026-03-24T18:12:32Z">
        <w:r>
          <w:rPr>
            <w:rFonts w:hint="eastAsia" w:asciiTheme="minorHAnsi" w:hAnsiTheme="minorHAnsi" w:cstheme="minorHAnsi"/>
            <w:lang w:val="en-US" w:eastAsia="zh-CN"/>
          </w:rPr>
          <w:t>finds</w:t>
        </w:r>
      </w:ins>
      <w:ins w:id="2" w:author="yangkun" w:date="2026-03-24T18:12:48Z">
        <w:r>
          <w:rPr>
            <w:rFonts w:hint="eastAsia" w:asciiTheme="minorHAnsi" w:hAnsiTheme="minorHAnsi" w:cstheme="minorHAnsi"/>
            <w:lang w:val="en-US" w:eastAsia="zh-CN"/>
          </w:rPr>
          <w:t xml:space="preserve"> x</w:t>
        </w:r>
      </w:ins>
      <w:ins w:id="3" w:author="yangkun" w:date="2026-03-24T18:12:49Z">
        <w:r>
          <w:rPr>
            <w:rFonts w:hint="eastAsia" w:asciiTheme="minorHAnsi" w:hAnsiTheme="minorHAnsi" w:cstheme="minorHAnsi"/>
            <w:lang w:val="en-US" w:eastAsia="zh-CN"/>
          </w:rPr>
          <w:t>xx</w:t>
        </w:r>
      </w:ins>
      <w:ins w:id="4" w:author="yangkun" w:date="2026-03-24T18:12:32Z">
        <w:r>
          <w:rPr>
            <w:rFonts w:hint="eastAsia" w:asciiTheme="minorHAnsi" w:hAnsiTheme="minorHAnsi" w:cstheme="minorHAnsi"/>
            <w:lang w:val="en-US" w:eastAsia="zh-CN"/>
          </w:rPr>
          <w:t xml:space="preserve"> and</w:t>
        </w:r>
      </w:ins>
      <w:ins w:id="5" w:author="yangkun" w:date="2026-03-24T18:12:33Z">
        <w:r>
          <w:rPr>
            <w:rFonts w:hint="eastAsia" w:asciiTheme="minorHAnsi" w:hAnsiTheme="minorHAnsi" w:cstheme="minorHAnsi"/>
            <w:lang w:val="en-US" w:eastAsia="zh-CN"/>
          </w:rPr>
          <w:t xml:space="preserve"> </w:t>
        </w:r>
      </w:ins>
      <w:r>
        <w:rPr>
          <w:rFonts w:asciiTheme="minorHAnsi" w:hAnsiTheme="minorHAnsi" w:cstheme="minorHAnsi"/>
          <w:lang w:eastAsia="zh-CN"/>
        </w:rPr>
        <w:t xml:space="preserve">explains why surface-layer wind observations maintain a strong correlation with farm-scale power and proposes an extended profile forecasting approach grounded in this physical understanding. Our findings demonstrate that farm-scale power should be characterized through vertical wind profiles rather than single-height measurements such as conventional hub-height observations. While </w:t>
      </w:r>
      <w:commentRangeStart w:id="9"/>
      <w:r>
        <w:rPr>
          <w:rFonts w:asciiTheme="minorHAnsi" w:hAnsiTheme="minorHAnsi" w:cstheme="minorHAnsi"/>
          <w:lang w:eastAsia="zh-CN"/>
        </w:rPr>
        <w:t xml:space="preserve">REWS </w:t>
      </w:r>
      <w:commentRangeEnd w:id="9"/>
      <w:r>
        <w:commentReference w:id="9"/>
      </w:r>
      <w:r>
        <w:rPr>
          <w:rFonts w:asciiTheme="minorHAnsi" w:hAnsiTheme="minorHAnsi" w:cstheme="minorHAnsi"/>
          <w:lang w:eastAsia="zh-CN"/>
        </w:rPr>
        <w:t>approaches recognize the importance of vertical structure, this study establishes that the relevant profile must extend below the rotor-swept layer to represent the complete atmospheric state under certain flow conditions.</w:t>
      </w:r>
    </w:p>
    <w:p>
      <w:pPr>
        <w:pStyle w:val="23"/>
        <w:rPr>
          <w:rFonts w:asciiTheme="minorHAnsi" w:hAnsiTheme="minorHAnsi" w:cstheme="minorHAnsi"/>
          <w:lang w:eastAsia="zh-CN"/>
        </w:rPr>
      </w:pPr>
      <w:r>
        <w:rPr>
          <w:rFonts w:asciiTheme="minorHAnsi" w:hAnsiTheme="minorHAnsi" w:cstheme="minorHAnsi"/>
          <w:lang w:eastAsia="zh-CN"/>
        </w:rPr>
        <w:t xml:space="preserve">Regime-based partitioning is essential for understanding this vertical dependence. Under free-stream conditions, measurements at 10 m and 70 m provide complementary information for characterizing vertical shear and profile development, especially when wind speeds within the rotor-swept layer exhibit redundancy. Under wake-influenced conditions, the 10-m level remains </w:t>
      </w:r>
      <w:ins w:id="6" w:author="yangkun" w:date="2026-03-24T18:14:47Z">
        <w:r>
          <w:rPr>
            <w:rFonts w:hint="eastAsia" w:asciiTheme="minorHAnsi" w:hAnsiTheme="minorHAnsi" w:cstheme="minorHAnsi"/>
            <w:lang w:val="en-US" w:eastAsia="zh-CN"/>
          </w:rPr>
          <w:t xml:space="preserve">less </w:t>
        </w:r>
      </w:ins>
      <w:r>
        <w:rPr>
          <w:rFonts w:asciiTheme="minorHAnsi" w:hAnsiTheme="minorHAnsi" w:cstheme="minorHAnsi"/>
          <w:lang w:eastAsia="zh-CN"/>
        </w:rPr>
        <w:t>uncontaminated because it is positioned below the primary wake volume. However, its effectiveness does not solely stem from this shielding; rather, the 10-m wind speed serves as a key quantity for characterizing the intensity of the entire inflow profile. Scale-resolved analysis reveals that at the synoptic timescales governing power variability, wind speeds vary coherently across the vertical column over flat terrain. This vertical coupling, quantified through EOF analysis where a single mode captures over 93% of variance, enables 10-m wind speed to function as a consistent scaling factor for the energy state of the entire inflow profile. Through this mechanism, near-surface observations provide a reliable reference for the atmospheric state driving power potential, even when rotor-layer measurements are degraded by wake effects.</w:t>
      </w:r>
    </w:p>
    <w:p>
      <w:pPr>
        <w:pStyle w:val="23"/>
        <w:rPr>
          <w:rFonts w:asciiTheme="minorHAnsi" w:hAnsiTheme="minorHAnsi" w:cstheme="minorHAnsi"/>
          <w:lang w:eastAsia="zh-CN"/>
        </w:rPr>
      </w:pPr>
      <w:r>
        <w:rPr>
          <w:rFonts w:asciiTheme="minorHAnsi" w:hAnsiTheme="minorHAnsi" w:cstheme="minorHAnsi"/>
          <w:lang w:eastAsia="zh-CN"/>
        </w:rPr>
        <w:t xml:space="preserve">Building on this physical understanding, the extended profile representation integrates surface-layer and rotor-layer wind information to improve power reconstruction accuracy. When applied to operational day-ahead forecasting, </w:t>
      </w:r>
      <w:commentRangeStart w:id="10"/>
      <w:r>
        <w:rPr>
          <w:rFonts w:asciiTheme="minorHAnsi" w:hAnsiTheme="minorHAnsi" w:cstheme="minorHAnsi"/>
          <w:lang w:eastAsia="zh-CN"/>
        </w:rPr>
        <w:t xml:space="preserve">a wind-direction-aware strategy </w:t>
      </w:r>
      <w:commentRangeEnd w:id="10"/>
      <w:r>
        <w:commentReference w:id="10"/>
      </w:r>
      <w:r>
        <w:rPr>
          <w:rFonts w:asciiTheme="minorHAnsi" w:hAnsiTheme="minorHAnsi" w:cstheme="minorHAnsi"/>
          <w:lang w:eastAsia="zh-CN"/>
        </w:rPr>
        <w:t xml:space="preserve">based on regime-specific feature selection yields systematic improvements in NWP-driven forecasts. These results indicate that meteorological inputs should be selected according to </w:t>
      </w:r>
      <w:commentRangeStart w:id="11"/>
      <w:r>
        <w:rPr>
          <w:rFonts w:asciiTheme="minorHAnsi" w:hAnsiTheme="minorHAnsi" w:cstheme="minorHAnsi"/>
          <w:lang w:eastAsia="zh-CN"/>
        </w:rPr>
        <w:t xml:space="preserve">governing physical scales </w:t>
      </w:r>
      <w:commentRangeEnd w:id="11"/>
      <w:r>
        <w:commentReference w:id="11"/>
      </w:r>
      <w:r>
        <w:rPr>
          <w:rFonts w:asciiTheme="minorHAnsi" w:hAnsiTheme="minorHAnsi" w:cstheme="minorHAnsi"/>
          <w:lang w:eastAsia="zh-CN"/>
        </w:rPr>
        <w:t>and flow regimes rather than solely according to the proximity of the measurement height to the rotor-swept area. Recognizing and exploiting vertical coupling between surface and rotor layers provides a physically grounded pathway for improving farm-scale NWP-driven wind power forecasting.</w:t>
      </w:r>
    </w:p>
    <w:p>
      <w:pPr>
        <w:pStyle w:val="30"/>
        <w:rPr>
          <w:rFonts w:asciiTheme="minorHAnsi" w:hAnsiTheme="minorHAnsi" w:cstheme="minorHAnsi"/>
          <w:lang w:eastAsia="zh-CN"/>
        </w:rPr>
      </w:pPr>
    </w:p>
    <w:p>
      <w:pPr>
        <w:shd w:val="clear" w:color="auto" w:fill="FFFFFF"/>
        <w:spacing w:line="480" w:lineRule="auto"/>
        <w:rPr>
          <w:rFonts w:eastAsia="Times New Roman" w:asciiTheme="minorHAnsi" w:hAnsiTheme="minorHAnsi" w:cstheme="minorHAnsi"/>
          <w:sz w:val="24"/>
          <w:szCs w:val="24"/>
        </w:rPr>
      </w:pPr>
      <w:r>
        <w:rPr>
          <w:rFonts w:eastAsia="Times New Roman" w:asciiTheme="minorHAnsi" w:hAnsiTheme="minorHAnsi" w:cstheme="minorHAnsi"/>
          <w:b/>
          <w:bCs/>
          <w:color w:val="262626"/>
          <w:sz w:val="24"/>
          <w:szCs w:val="24"/>
        </w:rPr>
        <w:t>Open Research</w:t>
      </w:r>
      <w:r>
        <w:rPr>
          <w:rFonts w:eastAsia="Times New Roman" w:asciiTheme="minorHAnsi" w:hAnsiTheme="minorHAnsi" w:cstheme="minorHAnsi"/>
        </w:rPr>
        <w:t> </w:t>
      </w:r>
    </w:p>
    <w:p>
      <w:pPr>
        <w:shd w:val="clear" w:color="auto" w:fill="FFFFFF"/>
        <w:spacing w:line="480" w:lineRule="auto"/>
        <w:rPr>
          <w:rFonts w:eastAsia="Times New Roman" w:asciiTheme="minorHAnsi" w:hAnsiTheme="minorHAnsi" w:cstheme="minorHAnsi"/>
          <w:sz w:val="21"/>
          <w:szCs w:val="21"/>
          <w:lang w:eastAsia="zh-CN"/>
        </w:rPr>
      </w:pPr>
      <w:r>
        <w:rPr>
          <w:rFonts w:eastAsia="Times New Roman" w:asciiTheme="minorHAnsi" w:hAnsiTheme="minorHAnsi" w:cstheme="minorHAnsi"/>
          <w:color w:val="262626"/>
          <w:sz w:val="21"/>
          <w:szCs w:val="21"/>
        </w:rPr>
        <w:t>The</w:t>
      </w:r>
      <w:r>
        <w:rPr>
          <w:rFonts w:eastAsia="Times New Roman" w:asciiTheme="minorHAnsi" w:hAnsiTheme="minorHAnsi" w:cstheme="minorHAnsi"/>
          <w:sz w:val="21"/>
          <w:szCs w:val="21"/>
          <w:lang w:eastAsia="zh-CN"/>
        </w:rPr>
        <w:t xml:space="preserve"> observational wind speed and power data, together with the EC-WRF and GFS-WRF dynamical downscaling outputs used in this study, are archived at Zenodo (</w:t>
      </w:r>
      <w:r>
        <w:fldChar w:fldCharType="begin"/>
      </w:r>
      <w:r>
        <w:instrText xml:space="preserve"> HYPERLINK "https://doi.org/10.5281/zenodo.18671960" </w:instrText>
      </w:r>
      <w:r>
        <w:fldChar w:fldCharType="separate"/>
      </w:r>
      <w:r>
        <w:rPr>
          <w:rStyle w:val="17"/>
          <w:rFonts w:eastAsia="Times New Roman" w:asciiTheme="minorHAnsi" w:hAnsiTheme="minorHAnsi" w:cstheme="minorHAnsi"/>
          <w:sz w:val="21"/>
          <w:szCs w:val="21"/>
          <w:lang w:eastAsia="zh-CN"/>
        </w:rPr>
        <w:t>https://doi.org/10.5281/zenodo.18671960</w:t>
      </w:r>
      <w:r>
        <w:rPr>
          <w:rStyle w:val="17"/>
          <w:rFonts w:eastAsia="Times New Roman" w:asciiTheme="minorHAnsi" w:hAnsiTheme="minorHAnsi" w:cstheme="minorHAnsi"/>
          <w:sz w:val="21"/>
          <w:szCs w:val="21"/>
          <w:lang w:eastAsia="zh-CN"/>
        </w:rPr>
        <w:fldChar w:fldCharType="end"/>
      </w:r>
      <w:r>
        <w:rPr>
          <w:rFonts w:eastAsia="Times New Roman" w:asciiTheme="minorHAnsi" w:hAnsiTheme="minorHAnsi" w:cstheme="minorHAnsi"/>
          <w:sz w:val="21"/>
          <w:szCs w:val="21"/>
          <w:lang w:eastAsia="zh-CN"/>
        </w:rPr>
        <w:t>). The analysis and visualization code is publicly available at GitHub (</w:t>
      </w:r>
      <w:r>
        <w:fldChar w:fldCharType="begin"/>
      </w:r>
      <w:r>
        <w:instrText xml:space="preserve"> HYPERLINK "https://github.com/Xiax24/ExtendedProfile-WindPower-Forecasting" </w:instrText>
      </w:r>
      <w:r>
        <w:fldChar w:fldCharType="separate"/>
      </w:r>
      <w:r>
        <w:rPr>
          <w:rStyle w:val="17"/>
          <w:rFonts w:eastAsia="Times New Roman" w:asciiTheme="minorHAnsi" w:hAnsiTheme="minorHAnsi" w:cstheme="minorHAnsi"/>
          <w:sz w:val="21"/>
          <w:szCs w:val="21"/>
          <w:lang w:eastAsia="zh-CN"/>
        </w:rPr>
        <w:t>https://github.com/Xiax24/ExtendedProfile-WindPower-Forecasting</w:t>
      </w:r>
      <w:r>
        <w:rPr>
          <w:rStyle w:val="17"/>
          <w:rFonts w:eastAsia="Times New Roman" w:asciiTheme="minorHAnsi" w:hAnsiTheme="minorHAnsi" w:cstheme="minorHAnsi"/>
          <w:sz w:val="21"/>
          <w:szCs w:val="21"/>
          <w:lang w:eastAsia="zh-CN"/>
        </w:rPr>
        <w:fldChar w:fldCharType="end"/>
      </w:r>
      <w:r>
        <w:rPr>
          <w:rFonts w:eastAsia="Times New Roman" w:asciiTheme="minorHAnsi" w:hAnsiTheme="minorHAnsi" w:cstheme="minorHAnsi"/>
          <w:sz w:val="21"/>
          <w:szCs w:val="21"/>
          <w:lang w:eastAsia="zh-CN"/>
        </w:rPr>
        <w:t xml:space="preserve">). ECMWF IFS HRES forecasts are publicly available from </w:t>
      </w:r>
      <w:r>
        <w:fldChar w:fldCharType="begin"/>
      </w:r>
      <w:r>
        <w:instrText xml:space="preserve"> HYPERLINK "https://www.ecmwf.int/en/forecasts/datasets/set-i" </w:instrText>
      </w:r>
      <w:r>
        <w:fldChar w:fldCharType="separate"/>
      </w:r>
      <w:r>
        <w:rPr>
          <w:rStyle w:val="17"/>
          <w:rFonts w:eastAsia="Times New Roman" w:asciiTheme="minorHAnsi" w:hAnsiTheme="minorHAnsi" w:cstheme="minorHAnsi"/>
          <w:sz w:val="21"/>
          <w:szCs w:val="21"/>
          <w:lang w:eastAsia="zh-CN"/>
        </w:rPr>
        <w:t>https://www.ecmwf.int/en/forecasts/datasets/set-i</w:t>
      </w:r>
      <w:r>
        <w:rPr>
          <w:rStyle w:val="17"/>
          <w:rFonts w:eastAsia="Times New Roman" w:asciiTheme="minorHAnsi" w:hAnsiTheme="minorHAnsi" w:cstheme="minorHAnsi"/>
          <w:sz w:val="21"/>
          <w:szCs w:val="21"/>
          <w:lang w:eastAsia="zh-CN"/>
        </w:rPr>
        <w:fldChar w:fldCharType="end"/>
      </w:r>
      <w:r>
        <w:rPr>
          <w:rFonts w:hint="eastAsia" w:eastAsia="Times New Roman" w:asciiTheme="minorHAnsi" w:hAnsiTheme="minorHAnsi" w:cstheme="minorHAnsi"/>
          <w:sz w:val="21"/>
          <w:szCs w:val="21"/>
          <w:lang w:eastAsia="zh-CN"/>
        </w:rPr>
        <w:t>.</w:t>
      </w:r>
      <w:r>
        <w:rPr>
          <w:rFonts w:eastAsia="Times New Roman" w:asciiTheme="minorHAnsi" w:hAnsiTheme="minorHAnsi" w:cstheme="minorHAnsi"/>
          <w:sz w:val="21"/>
          <w:szCs w:val="21"/>
          <w:lang w:eastAsia="zh-CN"/>
        </w:rPr>
        <w:t xml:space="preserve"> NCEP GFS forecasts are publicly accessible from </w:t>
      </w:r>
      <w:r>
        <w:fldChar w:fldCharType="begin"/>
      </w:r>
      <w:r>
        <w:instrText xml:space="preserve"> HYPERLINK "https://www.ncei.noaa.gov/products/weather-climate-models/global-forecast" </w:instrText>
      </w:r>
      <w:r>
        <w:fldChar w:fldCharType="separate"/>
      </w:r>
      <w:r>
        <w:rPr>
          <w:rStyle w:val="17"/>
          <w:rFonts w:eastAsia="Times New Roman" w:asciiTheme="minorHAnsi" w:hAnsiTheme="minorHAnsi" w:cstheme="minorHAnsi"/>
          <w:sz w:val="21"/>
          <w:szCs w:val="21"/>
          <w:lang w:eastAsia="zh-CN"/>
        </w:rPr>
        <w:t>https://www.ncei.noaa.gov/products/weather-climate-models/global-forecast</w:t>
      </w:r>
      <w:r>
        <w:rPr>
          <w:rStyle w:val="17"/>
          <w:rFonts w:eastAsia="Times New Roman" w:asciiTheme="minorHAnsi" w:hAnsiTheme="minorHAnsi" w:cstheme="minorHAnsi"/>
          <w:sz w:val="21"/>
          <w:szCs w:val="21"/>
          <w:lang w:eastAsia="zh-CN"/>
        </w:rPr>
        <w:fldChar w:fldCharType="end"/>
      </w:r>
      <w:r>
        <w:rPr>
          <w:rFonts w:hint="eastAsia" w:eastAsia="Times New Roman" w:asciiTheme="minorHAnsi" w:hAnsiTheme="minorHAnsi" w:cstheme="minorHAnsi"/>
          <w:sz w:val="21"/>
          <w:szCs w:val="21"/>
          <w:lang w:eastAsia="zh-CN"/>
        </w:rPr>
        <w:t>.</w:t>
      </w:r>
      <w:r>
        <w:rPr>
          <w:rFonts w:eastAsia="Times New Roman" w:asciiTheme="minorHAnsi" w:hAnsiTheme="minorHAnsi" w:cstheme="minorHAnsi"/>
          <w:sz w:val="21"/>
          <w:szCs w:val="21"/>
          <w:lang w:eastAsia="zh-CN"/>
        </w:rPr>
        <w:t xml:space="preserve"> The WRF model version 4.2 is openly accessible from </w:t>
      </w:r>
      <w:r>
        <w:fldChar w:fldCharType="begin"/>
      </w:r>
      <w:r>
        <w:instrText xml:space="preserve"> HYPERLINK "https://www2.mmm.ucar.edu/wrf/users/download/get_source.html" </w:instrText>
      </w:r>
      <w:r>
        <w:fldChar w:fldCharType="separate"/>
      </w:r>
      <w:r>
        <w:rPr>
          <w:rStyle w:val="17"/>
          <w:rFonts w:eastAsia="Times New Roman" w:asciiTheme="minorHAnsi" w:hAnsiTheme="minorHAnsi" w:cstheme="minorHAnsi"/>
          <w:sz w:val="21"/>
          <w:szCs w:val="21"/>
          <w:lang w:eastAsia="zh-CN"/>
        </w:rPr>
        <w:t>https://www2.mmm.ucar.edu/wrf/users/download/get_source.html</w:t>
      </w:r>
      <w:r>
        <w:rPr>
          <w:rStyle w:val="17"/>
          <w:rFonts w:eastAsia="Times New Roman" w:asciiTheme="minorHAnsi" w:hAnsiTheme="minorHAnsi" w:cstheme="minorHAnsi"/>
          <w:sz w:val="21"/>
          <w:szCs w:val="21"/>
          <w:lang w:eastAsia="zh-CN"/>
        </w:rPr>
        <w:fldChar w:fldCharType="end"/>
      </w:r>
      <w:r>
        <w:rPr>
          <w:rFonts w:hint="eastAsia" w:eastAsia="Times New Roman" w:asciiTheme="minorHAnsi" w:hAnsiTheme="minorHAnsi" w:cstheme="minorHAnsi"/>
          <w:sz w:val="21"/>
          <w:szCs w:val="21"/>
          <w:lang w:eastAsia="zh-CN"/>
        </w:rPr>
        <w:t>.</w:t>
      </w:r>
      <w:r>
        <w:rPr>
          <w:rFonts w:eastAsia="Times New Roman" w:asciiTheme="minorHAnsi" w:hAnsiTheme="minorHAnsi" w:cstheme="minorHAnsi"/>
          <w:sz w:val="21"/>
          <w:szCs w:val="21"/>
          <w:lang w:eastAsia="zh-CN"/>
        </w:rPr>
        <w:t xml:space="preserve"> The LightGBM package used for machine learning experiments is available from </w:t>
      </w:r>
      <w:r>
        <w:fldChar w:fldCharType="begin"/>
      </w:r>
      <w:r>
        <w:instrText xml:space="preserve"> HYPERLINK "https://github.com/microsoft/LightGBM" </w:instrText>
      </w:r>
      <w:r>
        <w:fldChar w:fldCharType="separate"/>
      </w:r>
      <w:r>
        <w:rPr>
          <w:rStyle w:val="17"/>
          <w:rFonts w:eastAsia="Times New Roman" w:asciiTheme="minorHAnsi" w:hAnsiTheme="minorHAnsi" w:cstheme="minorHAnsi"/>
          <w:sz w:val="21"/>
          <w:szCs w:val="21"/>
          <w:lang w:eastAsia="zh-CN"/>
        </w:rPr>
        <w:t>https://github.com/microsoft/LightGBM</w:t>
      </w:r>
      <w:r>
        <w:rPr>
          <w:rStyle w:val="17"/>
          <w:rFonts w:eastAsia="Times New Roman" w:asciiTheme="minorHAnsi" w:hAnsiTheme="minorHAnsi" w:cstheme="minorHAnsi"/>
          <w:sz w:val="21"/>
          <w:szCs w:val="21"/>
          <w:lang w:eastAsia="zh-CN"/>
        </w:rPr>
        <w:fldChar w:fldCharType="end"/>
      </w:r>
      <w:r>
        <w:rPr>
          <w:rFonts w:hint="eastAsia" w:eastAsia="Times New Roman" w:asciiTheme="minorHAnsi" w:hAnsiTheme="minorHAnsi" w:cstheme="minorHAnsi"/>
          <w:sz w:val="21"/>
          <w:szCs w:val="21"/>
          <w:lang w:eastAsia="zh-CN"/>
        </w:rPr>
        <w:t>.</w:t>
      </w:r>
    </w:p>
    <w:p>
      <w:pPr>
        <w:shd w:val="clear" w:color="auto" w:fill="FFFFFF"/>
        <w:spacing w:line="480" w:lineRule="auto"/>
        <w:rPr>
          <w:rFonts w:eastAsia="Times New Roman" w:asciiTheme="minorHAnsi" w:hAnsiTheme="minorHAnsi" w:cstheme="minorHAnsi"/>
          <w:sz w:val="24"/>
          <w:szCs w:val="24"/>
          <w:lang w:eastAsia="zh-CN"/>
        </w:rPr>
      </w:pPr>
    </w:p>
    <w:p>
      <w:pPr>
        <w:shd w:val="clear" w:color="auto" w:fill="FFFFFF"/>
        <w:spacing w:line="480" w:lineRule="auto"/>
        <w:rPr>
          <w:rFonts w:eastAsia="Times New Roman" w:asciiTheme="minorHAnsi" w:hAnsiTheme="minorHAnsi" w:cstheme="minorHAnsi"/>
          <w:sz w:val="24"/>
          <w:szCs w:val="24"/>
        </w:rPr>
      </w:pPr>
      <w:r>
        <w:rPr>
          <w:rFonts w:eastAsia="Times New Roman" w:asciiTheme="minorHAnsi" w:hAnsiTheme="minorHAnsi" w:cstheme="minorHAnsi"/>
          <w:b/>
          <w:bCs/>
          <w:color w:val="262626"/>
          <w:sz w:val="24"/>
          <w:szCs w:val="24"/>
        </w:rPr>
        <w:t>Conflict of Interest Disclosure</w:t>
      </w:r>
    </w:p>
    <w:p>
      <w:pPr>
        <w:shd w:val="clear" w:color="auto" w:fill="FFFFFF"/>
        <w:spacing w:line="480" w:lineRule="auto"/>
        <w:rPr>
          <w:rFonts w:eastAsia="Times New Roman" w:asciiTheme="minorHAnsi" w:hAnsiTheme="minorHAnsi" w:cstheme="minorHAnsi"/>
          <w:color w:val="262626"/>
          <w:sz w:val="21"/>
          <w:szCs w:val="21"/>
        </w:rPr>
      </w:pPr>
      <w:r>
        <w:rPr>
          <w:rFonts w:eastAsia="Times New Roman" w:asciiTheme="minorHAnsi" w:hAnsiTheme="minorHAnsi" w:cstheme="minorHAnsi"/>
          <w:color w:val="262626"/>
          <w:sz w:val="21"/>
          <w:szCs w:val="21"/>
        </w:rPr>
        <w:t>The authors declare there are no conflicts of interest for this manuscript.</w:t>
      </w:r>
    </w:p>
    <w:p>
      <w:pPr>
        <w:shd w:val="clear" w:color="auto" w:fill="FFFFFF"/>
        <w:spacing w:line="480" w:lineRule="auto"/>
        <w:rPr>
          <w:rFonts w:eastAsia="Times New Roman" w:asciiTheme="minorHAnsi" w:hAnsiTheme="minorHAnsi" w:cstheme="minorHAnsi"/>
          <w:color w:val="262626"/>
          <w:sz w:val="21"/>
          <w:szCs w:val="21"/>
          <w:lang w:eastAsia="zh-CN"/>
        </w:rPr>
      </w:pPr>
    </w:p>
    <w:p>
      <w:pPr>
        <w:shd w:val="clear" w:color="auto" w:fill="FFFFFF"/>
        <w:spacing w:line="480" w:lineRule="auto"/>
        <w:rPr>
          <w:rFonts w:eastAsia="Times New Roman" w:asciiTheme="minorHAnsi" w:hAnsiTheme="minorHAnsi" w:cstheme="minorHAnsi"/>
          <w:sz w:val="24"/>
          <w:szCs w:val="24"/>
        </w:rPr>
      </w:pPr>
      <w:r>
        <w:rPr>
          <w:rFonts w:eastAsia="Times New Roman" w:asciiTheme="minorHAnsi" w:hAnsiTheme="minorHAnsi" w:cstheme="minorHAnsi"/>
          <w:b/>
          <w:bCs/>
          <w:color w:val="262626"/>
          <w:sz w:val="24"/>
          <w:szCs w:val="24"/>
        </w:rPr>
        <w:t>References</w:t>
      </w:r>
    </w:p>
    <w:p>
      <w:pPr>
        <w:pStyle w:val="36"/>
        <w:rPr>
          <w:rFonts w:ascii="Calibri" w:hAnsi="Calibri" w:cs="Calibri"/>
          <w:sz w:val="24"/>
        </w:rPr>
      </w:pPr>
      <w:r>
        <w:rPr>
          <w:rFonts w:eastAsia="Times New Roman" w:asciiTheme="minorHAnsi" w:hAnsiTheme="minorHAnsi" w:cstheme="minorHAnsi"/>
          <w:color w:val="262626"/>
        </w:rPr>
        <w:fldChar w:fldCharType="begin"/>
      </w:r>
      <w:r>
        <w:rPr>
          <w:rFonts w:eastAsia="Times New Roman" w:asciiTheme="minorHAnsi" w:hAnsiTheme="minorHAnsi" w:cstheme="minorHAnsi"/>
          <w:color w:val="262626"/>
        </w:rPr>
        <w:instrText xml:space="preserve"> ADDIN ZOTERO_BIBL {"uncited":[],"omitted":[],"custom":[]} CSL_BIBLIOGRAPHY </w:instrText>
      </w:r>
      <w:r>
        <w:rPr>
          <w:rFonts w:eastAsia="Times New Roman" w:asciiTheme="minorHAnsi" w:hAnsiTheme="minorHAnsi" w:cstheme="minorHAnsi"/>
          <w:color w:val="262626"/>
        </w:rPr>
        <w:fldChar w:fldCharType="separate"/>
      </w:r>
      <w:r>
        <w:rPr>
          <w:rFonts w:ascii="Calibri" w:hAnsi="Calibri" w:cs="Calibri"/>
          <w:sz w:val="24"/>
        </w:rPr>
        <w:t xml:space="preserve">Abkar, M., &amp; Porté-Agel, F. (2015). Influence of atmospheric stability on wind-turbine wakes: a large-eddy simulation study. </w:t>
      </w:r>
      <w:r>
        <w:rPr>
          <w:rFonts w:ascii="Calibri" w:hAnsi="Calibri" w:cs="Calibri"/>
          <w:i/>
          <w:iCs/>
          <w:sz w:val="24"/>
        </w:rPr>
        <w:t>Physics of Fluids</w:t>
      </w:r>
      <w:r>
        <w:rPr>
          <w:rFonts w:ascii="Calibri" w:hAnsi="Calibri" w:cs="Calibri"/>
          <w:sz w:val="24"/>
        </w:rPr>
        <w:t xml:space="preserve">, </w:t>
      </w:r>
      <w:r>
        <w:rPr>
          <w:rFonts w:ascii="Calibri" w:hAnsi="Calibri" w:cs="Calibri"/>
          <w:i/>
          <w:iCs/>
          <w:sz w:val="24"/>
        </w:rPr>
        <w:t>27</w:t>
      </w:r>
      <w:r>
        <w:rPr>
          <w:rFonts w:ascii="Calibri" w:hAnsi="Calibri" w:cs="Calibri"/>
          <w:sz w:val="24"/>
        </w:rPr>
        <w:t>(3), 035104. https://doi.org/10.1063/1.4913695</w:t>
      </w:r>
    </w:p>
    <w:p>
      <w:pPr>
        <w:pStyle w:val="36"/>
        <w:rPr>
          <w:rFonts w:ascii="Calibri" w:hAnsi="Calibri" w:cs="Calibri"/>
          <w:sz w:val="24"/>
        </w:rPr>
      </w:pPr>
      <w:r>
        <w:rPr>
          <w:rFonts w:ascii="Calibri" w:hAnsi="Calibri" w:cs="Calibri"/>
          <w:sz w:val="24"/>
        </w:rPr>
        <w:t xml:space="preserve">Barthelmie, R. J., Frandsen, S. T., Nielsen, M. N., Pryor, S. C., Rethore, P. ‐E., &amp; Jørgensen, H. E. (2007). Modelling and measurements of power losses and turbulence intensity in wind turbine wakes at Middelgrunden offshore wind farm. </w:t>
      </w:r>
      <w:r>
        <w:rPr>
          <w:rFonts w:ascii="Calibri" w:hAnsi="Calibri" w:cs="Calibri"/>
          <w:i/>
          <w:iCs/>
          <w:sz w:val="24"/>
        </w:rPr>
        <w:t>Wind Energy</w:t>
      </w:r>
      <w:r>
        <w:rPr>
          <w:rFonts w:ascii="Calibri" w:hAnsi="Calibri" w:cs="Calibri"/>
          <w:sz w:val="24"/>
        </w:rPr>
        <w:t xml:space="preserve">, </w:t>
      </w:r>
      <w:r>
        <w:rPr>
          <w:rFonts w:ascii="Calibri" w:hAnsi="Calibri" w:cs="Calibri"/>
          <w:i/>
          <w:iCs/>
          <w:sz w:val="24"/>
        </w:rPr>
        <w:t>10</w:t>
      </w:r>
      <w:r>
        <w:rPr>
          <w:rFonts w:ascii="Calibri" w:hAnsi="Calibri" w:cs="Calibri"/>
          <w:sz w:val="24"/>
        </w:rPr>
        <w:t>(6), 517–528. https://doi.org/10.1002/we.238</w:t>
      </w:r>
    </w:p>
    <w:p>
      <w:pPr>
        <w:pStyle w:val="36"/>
        <w:rPr>
          <w:rFonts w:ascii="Calibri" w:hAnsi="Calibri" w:cs="Calibri"/>
          <w:sz w:val="24"/>
        </w:rPr>
      </w:pPr>
      <w:r>
        <w:rPr>
          <w:rFonts w:ascii="Calibri" w:hAnsi="Calibri" w:cs="Calibri"/>
          <w:sz w:val="24"/>
        </w:rPr>
        <w:t xml:space="preserve">Barthelmie, R. J., Pryor, S. C., Frandsen, S. T., Hansen, K. S., Schepers, J. G., Rados, K., et al. (2010). Quantifying the impact of wind turbine wakes on power output at offshore wind farms. </w:t>
      </w:r>
      <w:r>
        <w:rPr>
          <w:rFonts w:ascii="Calibri" w:hAnsi="Calibri" w:cs="Calibri"/>
          <w:i/>
          <w:iCs/>
          <w:sz w:val="24"/>
        </w:rPr>
        <w:t>Journal of Atmospheric and Oceanic Technology</w:t>
      </w:r>
      <w:r>
        <w:rPr>
          <w:rFonts w:ascii="Calibri" w:hAnsi="Calibri" w:cs="Calibri"/>
          <w:sz w:val="24"/>
        </w:rPr>
        <w:t xml:space="preserve">, </w:t>
      </w:r>
      <w:r>
        <w:rPr>
          <w:rFonts w:ascii="Calibri" w:hAnsi="Calibri" w:cs="Calibri"/>
          <w:i/>
          <w:iCs/>
          <w:sz w:val="24"/>
        </w:rPr>
        <w:t>27</w:t>
      </w:r>
      <w:r>
        <w:rPr>
          <w:rFonts w:ascii="Calibri" w:hAnsi="Calibri" w:cs="Calibri"/>
          <w:sz w:val="24"/>
        </w:rPr>
        <w:t>(8), 1302–1317. https://doi.org/10.1175/2010JTECHA1398.1</w:t>
      </w:r>
    </w:p>
    <w:p>
      <w:pPr>
        <w:pStyle w:val="36"/>
        <w:rPr>
          <w:rFonts w:ascii="Calibri" w:hAnsi="Calibri" w:cs="Calibri"/>
          <w:sz w:val="24"/>
        </w:rPr>
      </w:pPr>
      <w:r>
        <w:rPr>
          <w:rFonts w:ascii="Calibri" w:hAnsi="Calibri" w:cs="Calibri"/>
          <w:sz w:val="24"/>
        </w:rPr>
        <w:t xml:space="preserve">Bentsen, L. Ø., Warakagoda, N. D., Stenbro, R., &amp; Engelstad, P. (2023). Spatio-temporal wind speed forecasting using graph networks and novel Transformer architectures.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333</w:t>
      </w:r>
      <w:r>
        <w:rPr>
          <w:rFonts w:ascii="Calibri" w:hAnsi="Calibri" w:cs="Calibri"/>
          <w:sz w:val="24"/>
        </w:rPr>
        <w:t>, 120565. https://doi.org/10.1016/j.apenergy.2022.120565</w:t>
      </w:r>
    </w:p>
    <w:p>
      <w:pPr>
        <w:pStyle w:val="36"/>
        <w:rPr>
          <w:rFonts w:ascii="Calibri" w:hAnsi="Calibri" w:cs="Calibri"/>
          <w:sz w:val="24"/>
        </w:rPr>
      </w:pPr>
      <w:r>
        <w:rPr>
          <w:rFonts w:ascii="Calibri" w:hAnsi="Calibri" w:cs="Calibri"/>
          <w:sz w:val="24"/>
        </w:rPr>
        <w:t xml:space="preserve">Cassola, F., &amp; Burlando, M. (2012). Wind speed and wind energy forecast through Kalman filtering of Numerical Weather Prediction model output.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99</w:t>
      </w:r>
      <w:r>
        <w:rPr>
          <w:rFonts w:ascii="Calibri" w:hAnsi="Calibri" w:cs="Calibri"/>
          <w:sz w:val="24"/>
        </w:rPr>
        <w:t>, 154–166. https://doi.org/10.1016/j.apenergy.2012.03.054</w:t>
      </w:r>
    </w:p>
    <w:p>
      <w:pPr>
        <w:pStyle w:val="36"/>
        <w:rPr>
          <w:rFonts w:ascii="Calibri" w:hAnsi="Calibri" w:cs="Calibri"/>
          <w:sz w:val="24"/>
        </w:rPr>
      </w:pPr>
      <w:r>
        <w:rPr>
          <w:rFonts w:ascii="Calibri" w:hAnsi="Calibri" w:cs="Calibri"/>
          <w:sz w:val="24"/>
        </w:rPr>
        <w:t xml:space="preserve">Che, Y., A. Salazar, A., Peng, S., Zheng, J., Chen, Y., &amp; Yuan, L. (2022). A multi-scale model for day-ahead wind speed forecasting: A case study of the Houhoku wind farm, Japan. </w:t>
      </w:r>
      <w:r>
        <w:rPr>
          <w:rFonts w:ascii="Calibri" w:hAnsi="Calibri" w:cs="Calibri"/>
          <w:i/>
          <w:iCs/>
          <w:sz w:val="24"/>
        </w:rPr>
        <w:t>Sustainable Energy Technologies and Assessments</w:t>
      </w:r>
      <w:r>
        <w:rPr>
          <w:rFonts w:ascii="Calibri" w:hAnsi="Calibri" w:cs="Calibri"/>
          <w:sz w:val="24"/>
        </w:rPr>
        <w:t xml:space="preserve">, </w:t>
      </w:r>
      <w:r>
        <w:rPr>
          <w:rFonts w:ascii="Calibri" w:hAnsi="Calibri" w:cs="Calibri"/>
          <w:i/>
          <w:iCs/>
          <w:sz w:val="24"/>
        </w:rPr>
        <w:t>52</w:t>
      </w:r>
      <w:r>
        <w:rPr>
          <w:rFonts w:ascii="Calibri" w:hAnsi="Calibri" w:cs="Calibri"/>
          <w:sz w:val="24"/>
        </w:rPr>
        <w:t>, 101995. https://doi.org/10.1016/j.seta.2022.101995</w:t>
      </w:r>
    </w:p>
    <w:p>
      <w:pPr>
        <w:pStyle w:val="36"/>
        <w:rPr>
          <w:rFonts w:ascii="Calibri" w:hAnsi="Calibri" w:cs="Calibri"/>
          <w:sz w:val="24"/>
        </w:rPr>
      </w:pPr>
      <w:r>
        <w:rPr>
          <w:rFonts w:ascii="Calibri" w:hAnsi="Calibri" w:cs="Calibri"/>
          <w:sz w:val="24"/>
        </w:rPr>
        <w:t xml:space="preserve">Chen, Y., &amp; Xu, J. (2022). Solar and wind power data from the Chinese State Grid Renewable Energy Generation Forecasting Competition. </w:t>
      </w:r>
      <w:r>
        <w:rPr>
          <w:rFonts w:ascii="Calibri" w:hAnsi="Calibri" w:cs="Calibri"/>
          <w:i/>
          <w:iCs/>
          <w:sz w:val="24"/>
        </w:rPr>
        <w:t>Scientific Data</w:t>
      </w:r>
      <w:r>
        <w:rPr>
          <w:rFonts w:ascii="Calibri" w:hAnsi="Calibri" w:cs="Calibri"/>
          <w:sz w:val="24"/>
        </w:rPr>
        <w:t xml:space="preserve">, </w:t>
      </w:r>
      <w:r>
        <w:rPr>
          <w:rFonts w:ascii="Calibri" w:hAnsi="Calibri" w:cs="Calibri"/>
          <w:i/>
          <w:iCs/>
          <w:sz w:val="24"/>
        </w:rPr>
        <w:t>9</w:t>
      </w:r>
      <w:r>
        <w:rPr>
          <w:rFonts w:ascii="Calibri" w:hAnsi="Calibri" w:cs="Calibri"/>
          <w:sz w:val="24"/>
        </w:rPr>
        <w:t>(1), 577. https://doi.org/10.1038/s41597-022-01696-6</w:t>
      </w:r>
    </w:p>
    <w:p>
      <w:pPr>
        <w:pStyle w:val="36"/>
        <w:rPr>
          <w:rFonts w:ascii="Calibri" w:hAnsi="Calibri" w:cs="Calibri"/>
          <w:sz w:val="24"/>
        </w:rPr>
      </w:pPr>
      <w:r>
        <w:rPr>
          <w:rFonts w:ascii="Calibri" w:hAnsi="Calibri" w:cs="Calibri"/>
          <w:sz w:val="24"/>
        </w:rPr>
        <w:t xml:space="preserve">Clifton, A., Kilcher, L., Lundquist, J. K., &amp; Fleming, P. (2013). Using machine learning to predict wind turbine power output. </w:t>
      </w:r>
      <w:r>
        <w:rPr>
          <w:rFonts w:ascii="Calibri" w:hAnsi="Calibri" w:cs="Calibri"/>
          <w:i/>
          <w:iCs/>
          <w:sz w:val="24"/>
        </w:rPr>
        <w:t>Environmental Research Letters</w:t>
      </w:r>
      <w:r>
        <w:rPr>
          <w:rFonts w:ascii="Calibri" w:hAnsi="Calibri" w:cs="Calibri"/>
          <w:sz w:val="24"/>
        </w:rPr>
        <w:t xml:space="preserve">, </w:t>
      </w:r>
      <w:r>
        <w:rPr>
          <w:rFonts w:ascii="Calibri" w:hAnsi="Calibri" w:cs="Calibri"/>
          <w:i/>
          <w:iCs/>
          <w:sz w:val="24"/>
        </w:rPr>
        <w:t>8</w:t>
      </w:r>
      <w:r>
        <w:rPr>
          <w:rFonts w:ascii="Calibri" w:hAnsi="Calibri" w:cs="Calibri"/>
          <w:sz w:val="24"/>
        </w:rPr>
        <w:t>(2), 024009. https://doi.org/10.1088/1748-9326/8/2/024009</w:t>
      </w:r>
    </w:p>
    <w:p>
      <w:pPr>
        <w:pStyle w:val="36"/>
        <w:rPr>
          <w:rFonts w:ascii="Calibri" w:hAnsi="Calibri" w:cs="Calibri"/>
          <w:sz w:val="24"/>
        </w:rPr>
      </w:pPr>
      <w:r>
        <w:rPr>
          <w:rFonts w:ascii="Calibri" w:hAnsi="Calibri" w:cs="Calibri"/>
          <w:sz w:val="24"/>
        </w:rPr>
        <w:t xml:space="preserve">Diebold, F. X., &amp; Mariano, R. S. (1995). Comparing Predictive Accuracy. </w:t>
      </w:r>
      <w:r>
        <w:rPr>
          <w:rFonts w:ascii="Calibri" w:hAnsi="Calibri" w:cs="Calibri"/>
          <w:i/>
          <w:iCs/>
          <w:sz w:val="24"/>
        </w:rPr>
        <w:t>Journal of Business &amp; Economic Statistics</w:t>
      </w:r>
      <w:r>
        <w:rPr>
          <w:rFonts w:ascii="Calibri" w:hAnsi="Calibri" w:cs="Calibri"/>
          <w:sz w:val="24"/>
        </w:rPr>
        <w:t xml:space="preserve">, </w:t>
      </w:r>
      <w:r>
        <w:rPr>
          <w:rFonts w:ascii="Calibri" w:hAnsi="Calibri" w:cs="Calibri"/>
          <w:i/>
          <w:iCs/>
          <w:sz w:val="24"/>
        </w:rPr>
        <w:t>13</w:t>
      </w:r>
      <w:r>
        <w:rPr>
          <w:rFonts w:ascii="Calibri" w:hAnsi="Calibri" w:cs="Calibri"/>
          <w:sz w:val="24"/>
        </w:rPr>
        <w:t>(3), 253–263. https://doi.org/10.1080/07350015.1995.10524599</w:t>
      </w:r>
    </w:p>
    <w:p>
      <w:pPr>
        <w:pStyle w:val="36"/>
        <w:rPr>
          <w:rFonts w:ascii="Calibri" w:hAnsi="Calibri" w:cs="Calibri"/>
          <w:sz w:val="24"/>
        </w:rPr>
      </w:pPr>
      <w:r>
        <w:rPr>
          <w:rFonts w:ascii="Calibri" w:hAnsi="Calibri" w:cs="Calibri"/>
          <w:sz w:val="24"/>
        </w:rPr>
        <w:t xml:space="preserve">Feroz, R. M. A., Javed, A., Syed, A. H., Kazmi, S. A. A., &amp; Uddin, E. (2020). Wind speed and power forecasting of a utility-scale wind farm with inter-farm wake interference and seasonal variation. </w:t>
      </w:r>
      <w:r>
        <w:rPr>
          <w:rFonts w:ascii="Calibri" w:hAnsi="Calibri" w:cs="Calibri"/>
          <w:i/>
          <w:iCs/>
          <w:sz w:val="24"/>
        </w:rPr>
        <w:t>Sustainable Energy Technologies and Assessments</w:t>
      </w:r>
      <w:r>
        <w:rPr>
          <w:rFonts w:ascii="Calibri" w:hAnsi="Calibri" w:cs="Calibri"/>
          <w:sz w:val="24"/>
        </w:rPr>
        <w:t xml:space="preserve">, </w:t>
      </w:r>
      <w:r>
        <w:rPr>
          <w:rFonts w:ascii="Calibri" w:hAnsi="Calibri" w:cs="Calibri"/>
          <w:i/>
          <w:iCs/>
          <w:sz w:val="24"/>
        </w:rPr>
        <w:t>42</w:t>
      </w:r>
      <w:r>
        <w:rPr>
          <w:rFonts w:ascii="Calibri" w:hAnsi="Calibri" w:cs="Calibri"/>
          <w:sz w:val="24"/>
        </w:rPr>
        <w:t>, 100882. https://doi.org/10.1016/j.seta.2020.100882</w:t>
      </w:r>
    </w:p>
    <w:p>
      <w:pPr>
        <w:pStyle w:val="36"/>
        <w:rPr>
          <w:rFonts w:ascii="Calibri" w:hAnsi="Calibri" w:cs="Calibri"/>
          <w:sz w:val="24"/>
        </w:rPr>
      </w:pPr>
      <w:r>
        <w:rPr>
          <w:rFonts w:ascii="Calibri" w:hAnsi="Calibri" w:cs="Calibri"/>
          <w:sz w:val="24"/>
        </w:rPr>
        <w:t xml:space="preserve">Hanifi, S., Cammarono, A., &amp; Zare-Behtash, H. (2024). Advanced hyperparameter optimization of deep learning models for wind power prediction.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221</w:t>
      </w:r>
      <w:r>
        <w:rPr>
          <w:rFonts w:ascii="Calibri" w:hAnsi="Calibri" w:cs="Calibri"/>
          <w:sz w:val="24"/>
        </w:rPr>
        <w:t>, 119700. https://doi.org/10.1016/j.renene.2023.119700</w:t>
      </w:r>
    </w:p>
    <w:p>
      <w:pPr>
        <w:pStyle w:val="36"/>
        <w:rPr>
          <w:rFonts w:ascii="Calibri" w:hAnsi="Calibri" w:cs="Calibri"/>
          <w:sz w:val="24"/>
        </w:rPr>
      </w:pPr>
      <w:r>
        <w:rPr>
          <w:rFonts w:ascii="Calibri" w:hAnsi="Calibri" w:cs="Calibri"/>
          <w:sz w:val="24"/>
        </w:rPr>
        <w:t xml:space="preserve">Holttinen, H. (2005). Optimal electricity market for wind power. </w:t>
      </w:r>
      <w:r>
        <w:rPr>
          <w:rFonts w:ascii="Calibri" w:hAnsi="Calibri" w:cs="Calibri"/>
          <w:i/>
          <w:iCs/>
          <w:sz w:val="24"/>
        </w:rPr>
        <w:t>Energy Policy</w:t>
      </w:r>
      <w:r>
        <w:rPr>
          <w:rFonts w:ascii="Calibri" w:hAnsi="Calibri" w:cs="Calibri"/>
          <w:sz w:val="24"/>
        </w:rPr>
        <w:t xml:space="preserve">, </w:t>
      </w:r>
      <w:r>
        <w:rPr>
          <w:rFonts w:ascii="Calibri" w:hAnsi="Calibri" w:cs="Calibri"/>
          <w:i/>
          <w:iCs/>
          <w:sz w:val="24"/>
        </w:rPr>
        <w:t>33</w:t>
      </w:r>
      <w:r>
        <w:rPr>
          <w:rFonts w:ascii="Calibri" w:hAnsi="Calibri" w:cs="Calibri"/>
          <w:sz w:val="24"/>
        </w:rPr>
        <w:t>(16), 2052–2063. https://doi.org/10.1016/j.enpol.2004.04.001</w:t>
      </w:r>
    </w:p>
    <w:p>
      <w:pPr>
        <w:pStyle w:val="36"/>
        <w:rPr>
          <w:rFonts w:ascii="Calibri" w:hAnsi="Calibri" w:cs="Calibri"/>
          <w:sz w:val="24"/>
        </w:rPr>
      </w:pPr>
      <w:r>
        <w:rPr>
          <w:rFonts w:ascii="Calibri" w:hAnsi="Calibri" w:cs="Calibri"/>
          <w:sz w:val="24"/>
        </w:rPr>
        <w:t xml:space="preserve">Ke, G., Meng, Q., Finley, T., Wang, T., Chen, W., Ma, W., et al. (2017). Lightgbm: a highly efficient gradient boosting decision tree. </w:t>
      </w:r>
      <w:r>
        <w:rPr>
          <w:rFonts w:ascii="Calibri" w:hAnsi="Calibri" w:cs="Calibri"/>
          <w:i/>
          <w:iCs/>
          <w:sz w:val="24"/>
        </w:rPr>
        <w:t>Advances in Neural Information Processing Systems</w:t>
      </w:r>
      <w:r>
        <w:rPr>
          <w:rFonts w:ascii="Calibri" w:hAnsi="Calibri" w:cs="Calibri"/>
          <w:sz w:val="24"/>
        </w:rPr>
        <w:t xml:space="preserve">, </w:t>
      </w:r>
      <w:r>
        <w:rPr>
          <w:rFonts w:ascii="Calibri" w:hAnsi="Calibri" w:cs="Calibri"/>
          <w:i/>
          <w:iCs/>
          <w:sz w:val="24"/>
        </w:rPr>
        <w:t>30</w:t>
      </w:r>
      <w:r>
        <w:rPr>
          <w:rFonts w:ascii="Calibri" w:hAnsi="Calibri" w:cs="Calibri"/>
          <w:sz w:val="24"/>
        </w:rPr>
        <w:t>.</w:t>
      </w:r>
    </w:p>
    <w:p>
      <w:pPr>
        <w:pStyle w:val="36"/>
        <w:rPr>
          <w:rFonts w:ascii="Calibri" w:hAnsi="Calibri" w:cs="Calibri"/>
          <w:sz w:val="24"/>
        </w:rPr>
      </w:pPr>
      <w:r>
        <w:rPr>
          <w:rFonts w:ascii="Calibri" w:hAnsi="Calibri" w:cs="Calibri"/>
          <w:sz w:val="24"/>
        </w:rPr>
        <w:t xml:space="preserve">Kim, D.-Y., &amp; Kim, B.-S. (2023). Contribution of meteorological factors based on explainable artificial intelligence in predicting wind farm power production using machine learning algorithms. </w:t>
      </w:r>
      <w:r>
        <w:rPr>
          <w:rFonts w:ascii="Calibri" w:hAnsi="Calibri" w:cs="Calibri"/>
          <w:i/>
          <w:iCs/>
          <w:sz w:val="24"/>
        </w:rPr>
        <w:t>Journal of Renewable and Sustainable Energy</w:t>
      </w:r>
      <w:r>
        <w:rPr>
          <w:rFonts w:ascii="Calibri" w:hAnsi="Calibri" w:cs="Calibri"/>
          <w:sz w:val="24"/>
        </w:rPr>
        <w:t xml:space="preserve">, </w:t>
      </w:r>
      <w:r>
        <w:rPr>
          <w:rFonts w:ascii="Calibri" w:hAnsi="Calibri" w:cs="Calibri"/>
          <w:i/>
          <w:iCs/>
          <w:sz w:val="24"/>
        </w:rPr>
        <w:t>15</w:t>
      </w:r>
      <w:r>
        <w:rPr>
          <w:rFonts w:ascii="Calibri" w:hAnsi="Calibri" w:cs="Calibri"/>
          <w:sz w:val="24"/>
        </w:rPr>
        <w:t>(1), 013307. https://doi.org/10.1063/5.0127519</w:t>
      </w:r>
    </w:p>
    <w:p>
      <w:pPr>
        <w:pStyle w:val="36"/>
        <w:rPr>
          <w:rFonts w:ascii="Calibri" w:hAnsi="Calibri" w:cs="Calibri"/>
          <w:sz w:val="24"/>
        </w:rPr>
      </w:pPr>
      <w:r>
        <w:rPr>
          <w:rFonts w:ascii="Calibri" w:hAnsi="Calibri" w:cs="Calibri"/>
          <w:sz w:val="24"/>
        </w:rPr>
        <w:t xml:space="preserve">Liao, W., Fang, J., Ye, L., Bak-Jensen, B., Yang, Z., &amp; Porte-Agel, F. (2024). Can we trust explainable artificial intelligence in wind power forecasting?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376</w:t>
      </w:r>
      <w:r>
        <w:rPr>
          <w:rFonts w:ascii="Calibri" w:hAnsi="Calibri" w:cs="Calibri"/>
          <w:sz w:val="24"/>
        </w:rPr>
        <w:t>, 124273. https://doi.org/10.1016/j.apenergy.2024.124273</w:t>
      </w:r>
    </w:p>
    <w:p>
      <w:pPr>
        <w:pStyle w:val="36"/>
        <w:rPr>
          <w:rFonts w:ascii="Calibri" w:hAnsi="Calibri" w:cs="Calibri"/>
          <w:sz w:val="24"/>
        </w:rPr>
      </w:pPr>
      <w:r>
        <w:rPr>
          <w:rFonts w:ascii="Calibri" w:hAnsi="Calibri" w:cs="Calibri"/>
          <w:sz w:val="24"/>
        </w:rPr>
        <w:t xml:space="preserve">Liu, H., &amp; Zhang, Z. (2024). Development and trending of deep learning methods for wind power predictions. </w:t>
      </w:r>
      <w:r>
        <w:rPr>
          <w:rFonts w:ascii="Calibri" w:hAnsi="Calibri" w:cs="Calibri"/>
          <w:i/>
          <w:iCs/>
          <w:sz w:val="24"/>
        </w:rPr>
        <w:t>Artificial Intelligence Review</w:t>
      </w:r>
      <w:r>
        <w:rPr>
          <w:rFonts w:ascii="Calibri" w:hAnsi="Calibri" w:cs="Calibri"/>
          <w:sz w:val="24"/>
        </w:rPr>
        <w:t xml:space="preserve">, </w:t>
      </w:r>
      <w:r>
        <w:rPr>
          <w:rFonts w:ascii="Calibri" w:hAnsi="Calibri" w:cs="Calibri"/>
          <w:i/>
          <w:iCs/>
          <w:sz w:val="24"/>
        </w:rPr>
        <w:t>57</w:t>
      </w:r>
      <w:r>
        <w:rPr>
          <w:rFonts w:ascii="Calibri" w:hAnsi="Calibri" w:cs="Calibri"/>
          <w:sz w:val="24"/>
        </w:rPr>
        <w:t>(5), 112. https://doi.org/10.1007/s10462-024-10728-z</w:t>
      </w:r>
    </w:p>
    <w:p>
      <w:pPr>
        <w:pStyle w:val="36"/>
        <w:rPr>
          <w:rFonts w:ascii="Calibri" w:hAnsi="Calibri" w:cs="Calibri"/>
          <w:sz w:val="24"/>
        </w:rPr>
      </w:pPr>
      <w:r>
        <w:rPr>
          <w:rFonts w:ascii="Calibri" w:hAnsi="Calibri" w:cs="Calibri"/>
          <w:sz w:val="24"/>
        </w:rPr>
        <w:t xml:space="preserve">Lundberg, S. M., &amp; Lee, S.-I. (2017). A unified approach to interpreting model predictions. </w:t>
      </w:r>
      <w:r>
        <w:rPr>
          <w:rFonts w:ascii="Calibri" w:hAnsi="Calibri" w:cs="Calibri"/>
          <w:i/>
          <w:iCs/>
          <w:sz w:val="24"/>
        </w:rPr>
        <w:t>Advances in Neural Information Processing Systems</w:t>
      </w:r>
      <w:r>
        <w:rPr>
          <w:rFonts w:ascii="Calibri" w:hAnsi="Calibri" w:cs="Calibri"/>
          <w:sz w:val="24"/>
        </w:rPr>
        <w:t xml:space="preserve">, </w:t>
      </w:r>
      <w:r>
        <w:rPr>
          <w:rFonts w:ascii="Calibri" w:hAnsi="Calibri" w:cs="Calibri"/>
          <w:i/>
          <w:iCs/>
          <w:sz w:val="24"/>
        </w:rPr>
        <w:t>30</w:t>
      </w:r>
      <w:r>
        <w:rPr>
          <w:rFonts w:ascii="Calibri" w:hAnsi="Calibri" w:cs="Calibri"/>
          <w:sz w:val="24"/>
        </w:rPr>
        <w:t>.</w:t>
      </w:r>
    </w:p>
    <w:p>
      <w:pPr>
        <w:pStyle w:val="36"/>
        <w:rPr>
          <w:rFonts w:ascii="Calibri" w:hAnsi="Calibri" w:cs="Calibri"/>
          <w:sz w:val="24"/>
        </w:rPr>
      </w:pPr>
      <w:r>
        <w:rPr>
          <w:rFonts w:ascii="Calibri" w:hAnsi="Calibri" w:cs="Calibri"/>
          <w:sz w:val="24"/>
        </w:rPr>
        <w:t xml:space="preserve">Mahoney, W. P., Parks, K., Wiener, G., Liu, Y., Myers, W. L., Sun, J., et al. (2012). A Wind Power Forecasting System to Optimize Grid Integration. </w:t>
      </w:r>
      <w:r>
        <w:rPr>
          <w:rFonts w:ascii="Calibri" w:hAnsi="Calibri" w:cs="Calibri"/>
          <w:i/>
          <w:iCs/>
          <w:sz w:val="24"/>
        </w:rPr>
        <w:t>IEEE Transactions on Sustainable Energy</w:t>
      </w:r>
      <w:r>
        <w:rPr>
          <w:rFonts w:ascii="Calibri" w:hAnsi="Calibri" w:cs="Calibri"/>
          <w:sz w:val="24"/>
        </w:rPr>
        <w:t xml:space="preserve">, </w:t>
      </w:r>
      <w:r>
        <w:rPr>
          <w:rFonts w:ascii="Calibri" w:hAnsi="Calibri" w:cs="Calibri"/>
          <w:i/>
          <w:iCs/>
          <w:sz w:val="24"/>
        </w:rPr>
        <w:t>3</w:t>
      </w:r>
      <w:r>
        <w:rPr>
          <w:rFonts w:ascii="Calibri" w:hAnsi="Calibri" w:cs="Calibri"/>
          <w:sz w:val="24"/>
        </w:rPr>
        <w:t>(4), 670–682. https://doi.org/10.1109/TSTE.2012.2201758</w:t>
      </w:r>
    </w:p>
    <w:p>
      <w:pPr>
        <w:pStyle w:val="36"/>
        <w:rPr>
          <w:rFonts w:ascii="Calibri" w:hAnsi="Calibri" w:cs="Calibri"/>
          <w:sz w:val="24"/>
        </w:rPr>
      </w:pPr>
      <w:r>
        <w:rPr>
          <w:rFonts w:ascii="Calibri" w:hAnsi="Calibri" w:cs="Calibri"/>
          <w:sz w:val="24"/>
        </w:rPr>
        <w:t xml:space="preserve">Optis, M., &amp; Perr-Sauer, J. (2019). The importance of atmospheric turbulence and stability in machine-learning models of wind farm power production. </w:t>
      </w:r>
      <w:r>
        <w:rPr>
          <w:rFonts w:ascii="Calibri" w:hAnsi="Calibri" w:cs="Calibri"/>
          <w:i/>
          <w:iCs/>
          <w:sz w:val="24"/>
        </w:rPr>
        <w:t>Renewable and Sustainable Energy Reviews</w:t>
      </w:r>
      <w:r>
        <w:rPr>
          <w:rFonts w:ascii="Calibri" w:hAnsi="Calibri" w:cs="Calibri"/>
          <w:sz w:val="24"/>
        </w:rPr>
        <w:t xml:space="preserve">, </w:t>
      </w:r>
      <w:r>
        <w:rPr>
          <w:rFonts w:ascii="Calibri" w:hAnsi="Calibri" w:cs="Calibri"/>
          <w:i/>
          <w:iCs/>
          <w:sz w:val="24"/>
        </w:rPr>
        <w:t>112</w:t>
      </w:r>
      <w:r>
        <w:rPr>
          <w:rFonts w:ascii="Calibri" w:hAnsi="Calibri" w:cs="Calibri"/>
          <w:sz w:val="24"/>
        </w:rPr>
        <w:t>, 27–41. https://doi.org/10.1016/j.rser.2019.05.031</w:t>
      </w:r>
    </w:p>
    <w:p>
      <w:pPr>
        <w:pStyle w:val="36"/>
        <w:rPr>
          <w:rFonts w:ascii="Calibri" w:hAnsi="Calibri" w:cs="Calibri"/>
          <w:sz w:val="24"/>
        </w:rPr>
      </w:pPr>
      <w:r>
        <w:rPr>
          <w:rFonts w:ascii="Calibri" w:hAnsi="Calibri" w:cs="Calibri"/>
          <w:sz w:val="24"/>
        </w:rPr>
        <w:t xml:space="preserve">Porté-Agel, F., Bastankhah, M., &amp; Shamsoddin, S. (2020). Wind-Turbine and Wind-Farm Flows: A Review. </w:t>
      </w:r>
      <w:r>
        <w:rPr>
          <w:rFonts w:ascii="Calibri" w:hAnsi="Calibri" w:cs="Calibri"/>
          <w:i/>
          <w:iCs/>
          <w:sz w:val="24"/>
        </w:rPr>
        <w:t>Boundary-Layer Meteorology</w:t>
      </w:r>
      <w:r>
        <w:rPr>
          <w:rFonts w:ascii="Calibri" w:hAnsi="Calibri" w:cs="Calibri"/>
          <w:sz w:val="24"/>
        </w:rPr>
        <w:t xml:space="preserve">, </w:t>
      </w:r>
      <w:r>
        <w:rPr>
          <w:rFonts w:ascii="Calibri" w:hAnsi="Calibri" w:cs="Calibri"/>
          <w:i/>
          <w:iCs/>
          <w:sz w:val="24"/>
        </w:rPr>
        <w:t>174</w:t>
      </w:r>
      <w:r>
        <w:rPr>
          <w:rFonts w:ascii="Calibri" w:hAnsi="Calibri" w:cs="Calibri"/>
          <w:sz w:val="24"/>
        </w:rPr>
        <w:t>(1), 1–59. https://doi.org/10.1007/s10546-019-00473-0</w:t>
      </w:r>
    </w:p>
    <w:p>
      <w:pPr>
        <w:pStyle w:val="36"/>
        <w:rPr>
          <w:rFonts w:ascii="Calibri" w:hAnsi="Calibri" w:cs="Calibri"/>
          <w:sz w:val="24"/>
        </w:rPr>
      </w:pPr>
      <w:r>
        <w:rPr>
          <w:rFonts w:ascii="Calibri" w:hAnsi="Calibri" w:cs="Calibri"/>
          <w:sz w:val="24"/>
        </w:rPr>
        <w:t xml:space="preserve">Romero-Barrera, A. J., Sipols, A. E., Paricio-Garcia, A., &amp; Lopez-Carmona, M. A. (2026). Short-term wind power forecasting integrating wake effect modeling with variational mode decomposition enhanced deep learning architectures. </w:t>
      </w:r>
      <w:r>
        <w:rPr>
          <w:rFonts w:ascii="Calibri" w:hAnsi="Calibri" w:cs="Calibri"/>
          <w:i/>
          <w:iCs/>
          <w:sz w:val="24"/>
        </w:rPr>
        <w:t>Energy Conversion and Management</w:t>
      </w:r>
      <w:r>
        <w:rPr>
          <w:rFonts w:ascii="Calibri" w:hAnsi="Calibri" w:cs="Calibri"/>
          <w:sz w:val="24"/>
        </w:rPr>
        <w:t xml:space="preserve">, </w:t>
      </w:r>
      <w:r>
        <w:rPr>
          <w:rFonts w:ascii="Calibri" w:hAnsi="Calibri" w:cs="Calibri"/>
          <w:i/>
          <w:iCs/>
          <w:sz w:val="24"/>
        </w:rPr>
        <w:t>348</w:t>
      </w:r>
      <w:r>
        <w:rPr>
          <w:rFonts w:ascii="Calibri" w:hAnsi="Calibri" w:cs="Calibri"/>
          <w:sz w:val="24"/>
        </w:rPr>
        <w:t>, 120738. https://doi.org/10.1016/j.enconman.2025.120738</w:t>
      </w:r>
    </w:p>
    <w:p>
      <w:pPr>
        <w:pStyle w:val="36"/>
        <w:rPr>
          <w:rFonts w:ascii="Calibri" w:hAnsi="Calibri" w:cs="Calibri"/>
          <w:sz w:val="24"/>
        </w:rPr>
      </w:pPr>
      <w:r>
        <w:rPr>
          <w:rFonts w:ascii="Calibri" w:hAnsi="Calibri" w:cs="Calibri"/>
          <w:sz w:val="24"/>
        </w:rPr>
        <w:t xml:space="preserve">Rubanenko, O., Miroshnyk, O., Shevchenko, S., Yanovych, V., Danylchenko, D., &amp; Rubanenko, O. (2020). Distribution of Wind Power Generation Dependently of Meteorological Factors. In </w:t>
      </w:r>
      <w:r>
        <w:rPr>
          <w:rFonts w:ascii="Calibri" w:hAnsi="Calibri" w:cs="Calibri"/>
          <w:i/>
          <w:iCs/>
          <w:sz w:val="24"/>
        </w:rPr>
        <w:t>2020 IEEE KhPI Week on Advanced Technology (KhPIWeek)</w:t>
      </w:r>
      <w:r>
        <w:rPr>
          <w:rFonts w:ascii="Calibri" w:hAnsi="Calibri" w:cs="Calibri"/>
          <w:sz w:val="24"/>
        </w:rPr>
        <w:t xml:space="preserve"> (pp. 472–477). Kharkiv, Ukraine: IEEE. https://doi.org/10.1109/KhPIWeek51551.2020.9250114</w:t>
      </w:r>
    </w:p>
    <w:p>
      <w:pPr>
        <w:pStyle w:val="36"/>
        <w:rPr>
          <w:rFonts w:ascii="Calibri" w:hAnsi="Calibri" w:cs="Calibri"/>
          <w:sz w:val="24"/>
        </w:rPr>
      </w:pPr>
      <w:r>
        <w:rPr>
          <w:rFonts w:ascii="Calibri" w:hAnsi="Calibri" w:cs="Calibri"/>
          <w:sz w:val="24"/>
        </w:rPr>
        <w:t xml:space="preserve">Sasser, C., Yu, M., &amp; Delgado, R. (2022). Improvement of wind power prediction from meteorological characterization with machine learning models.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183</w:t>
      </w:r>
      <w:r>
        <w:rPr>
          <w:rFonts w:ascii="Calibri" w:hAnsi="Calibri" w:cs="Calibri"/>
          <w:sz w:val="24"/>
        </w:rPr>
        <w:t>, 491–501. https://doi.org/10.1016/j.renene.2021.10.034</w:t>
      </w:r>
    </w:p>
    <w:p>
      <w:pPr>
        <w:pStyle w:val="36"/>
        <w:rPr>
          <w:rFonts w:ascii="Calibri" w:hAnsi="Calibri" w:cs="Calibri"/>
          <w:sz w:val="24"/>
        </w:rPr>
      </w:pPr>
      <w:r>
        <w:rPr>
          <w:rFonts w:ascii="Calibri" w:hAnsi="Calibri" w:cs="Calibri"/>
          <w:sz w:val="24"/>
        </w:rPr>
        <w:t xml:space="preserve">Sun, H., &amp; Yang, H. (2023). Wind farm layout and hub height optimization with a novel wake model.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348</w:t>
      </w:r>
      <w:r>
        <w:rPr>
          <w:rFonts w:ascii="Calibri" w:hAnsi="Calibri" w:cs="Calibri"/>
          <w:sz w:val="24"/>
        </w:rPr>
        <w:t>, 121554. https://doi.org/10.1016/j.apenergy.2023.121554</w:t>
      </w:r>
    </w:p>
    <w:p>
      <w:pPr>
        <w:pStyle w:val="36"/>
        <w:rPr>
          <w:rFonts w:ascii="Calibri" w:hAnsi="Calibri" w:cs="Calibri"/>
          <w:sz w:val="24"/>
        </w:rPr>
      </w:pPr>
      <w:r>
        <w:rPr>
          <w:rFonts w:ascii="Calibri" w:hAnsi="Calibri" w:cs="Calibri"/>
          <w:sz w:val="24"/>
        </w:rPr>
        <w:t xml:space="preserve">Torres, M. E., Colominas, M. A., Schlotthauer, G., &amp; Flandrin, P. (2011). A complete ensemble empirical mode decomposition with adaptive noise. In </w:t>
      </w:r>
      <w:r>
        <w:rPr>
          <w:rFonts w:ascii="Calibri" w:hAnsi="Calibri" w:cs="Calibri"/>
          <w:i/>
          <w:iCs/>
          <w:sz w:val="24"/>
        </w:rPr>
        <w:t>2011 IEEE International Conference on Acoustics, Speech and Signal Processing (ICASSP)</w:t>
      </w:r>
      <w:r>
        <w:rPr>
          <w:rFonts w:ascii="Calibri" w:hAnsi="Calibri" w:cs="Calibri"/>
          <w:sz w:val="24"/>
        </w:rPr>
        <w:t xml:space="preserve"> (pp. 4144–4147). Prague, Czech Republic: IEEE. https://doi.org/10.1109/ICASSP.2011.5947265</w:t>
      </w:r>
    </w:p>
    <w:p>
      <w:pPr>
        <w:pStyle w:val="36"/>
        <w:rPr>
          <w:rFonts w:ascii="Calibri" w:hAnsi="Calibri" w:cs="Calibri"/>
          <w:sz w:val="24"/>
        </w:rPr>
      </w:pPr>
      <w:r>
        <w:rPr>
          <w:rFonts w:ascii="Calibri" w:hAnsi="Calibri" w:cs="Calibri"/>
          <w:sz w:val="24"/>
        </w:rPr>
        <w:t xml:space="preserve">Turbines—Part, W. (2005). 12-1: Power Performance Measurements of Electricity Producing Wind Turbines. </w:t>
      </w:r>
      <w:r>
        <w:rPr>
          <w:rFonts w:ascii="Calibri" w:hAnsi="Calibri" w:cs="Calibri"/>
          <w:i/>
          <w:iCs/>
          <w:sz w:val="24"/>
        </w:rPr>
        <w:t>British Standard, IEC</w:t>
      </w:r>
      <w:r>
        <w:rPr>
          <w:rFonts w:ascii="Calibri" w:hAnsi="Calibri" w:cs="Calibri"/>
          <w:sz w:val="24"/>
        </w:rPr>
        <w:t>, 61400–12.</w:t>
      </w:r>
    </w:p>
    <w:p>
      <w:pPr>
        <w:pStyle w:val="36"/>
        <w:rPr>
          <w:rFonts w:ascii="Calibri" w:hAnsi="Calibri" w:cs="Calibri"/>
          <w:sz w:val="24"/>
        </w:rPr>
      </w:pPr>
      <w:r>
        <w:rPr>
          <w:rFonts w:ascii="Calibri" w:hAnsi="Calibri" w:cs="Calibri"/>
          <w:sz w:val="24"/>
        </w:rPr>
        <w:t xml:space="preserve">Wagner, R., Antoniou, I., Pedersen, S. M., Courtney, M. S., &amp; Jørgensen, H. E. (2009). The influence of the wind speed profile on wind turbine performance measurements. </w:t>
      </w:r>
      <w:r>
        <w:rPr>
          <w:rFonts w:ascii="Calibri" w:hAnsi="Calibri" w:cs="Calibri"/>
          <w:i/>
          <w:iCs/>
          <w:sz w:val="24"/>
        </w:rPr>
        <w:t>Wind Energy</w:t>
      </w:r>
      <w:r>
        <w:rPr>
          <w:rFonts w:ascii="Calibri" w:hAnsi="Calibri" w:cs="Calibri"/>
          <w:sz w:val="24"/>
        </w:rPr>
        <w:t xml:space="preserve">, </w:t>
      </w:r>
      <w:r>
        <w:rPr>
          <w:rFonts w:ascii="Calibri" w:hAnsi="Calibri" w:cs="Calibri"/>
          <w:i/>
          <w:iCs/>
          <w:sz w:val="24"/>
        </w:rPr>
        <w:t>12</w:t>
      </w:r>
      <w:r>
        <w:rPr>
          <w:rFonts w:ascii="Calibri" w:hAnsi="Calibri" w:cs="Calibri"/>
          <w:sz w:val="24"/>
        </w:rPr>
        <w:t>(4), 348–362. https://doi.org/10.1002/we.297</w:t>
      </w:r>
    </w:p>
    <w:p>
      <w:pPr>
        <w:pStyle w:val="36"/>
        <w:rPr>
          <w:rFonts w:ascii="Calibri" w:hAnsi="Calibri" w:cs="Calibri"/>
          <w:sz w:val="24"/>
        </w:rPr>
      </w:pPr>
      <w:r>
        <w:rPr>
          <w:rFonts w:ascii="Calibri" w:hAnsi="Calibri" w:cs="Calibri"/>
          <w:sz w:val="24"/>
        </w:rPr>
        <w:t xml:space="preserve">Wharton, S., &amp; Lundquist, J. K. (2012). Atmospheric stability affects wind turbine power collection. </w:t>
      </w:r>
      <w:r>
        <w:rPr>
          <w:rFonts w:ascii="Calibri" w:hAnsi="Calibri" w:cs="Calibri"/>
          <w:i/>
          <w:iCs/>
          <w:sz w:val="24"/>
        </w:rPr>
        <w:t>Environmental Research Letters</w:t>
      </w:r>
      <w:r>
        <w:rPr>
          <w:rFonts w:ascii="Calibri" w:hAnsi="Calibri" w:cs="Calibri"/>
          <w:sz w:val="24"/>
        </w:rPr>
        <w:t xml:space="preserve">, </w:t>
      </w:r>
      <w:r>
        <w:rPr>
          <w:rFonts w:ascii="Calibri" w:hAnsi="Calibri" w:cs="Calibri"/>
          <w:i/>
          <w:iCs/>
          <w:sz w:val="24"/>
        </w:rPr>
        <w:t>7</w:t>
      </w:r>
      <w:r>
        <w:rPr>
          <w:rFonts w:ascii="Calibri" w:hAnsi="Calibri" w:cs="Calibri"/>
          <w:sz w:val="24"/>
        </w:rPr>
        <w:t>(1), 014005. https://doi.org/10.1088/1748-9326/7/1/014005</w:t>
      </w:r>
    </w:p>
    <w:p>
      <w:pPr>
        <w:pStyle w:val="36"/>
        <w:rPr>
          <w:rFonts w:ascii="Calibri" w:hAnsi="Calibri" w:cs="Calibri"/>
          <w:sz w:val="24"/>
        </w:rPr>
      </w:pPr>
      <w:r>
        <w:rPr>
          <w:rFonts w:ascii="Calibri" w:hAnsi="Calibri" w:cs="Calibri"/>
          <w:sz w:val="24"/>
        </w:rPr>
        <w:t xml:space="preserve">Wilks, D. S. (2011). </w:t>
      </w:r>
      <w:r>
        <w:rPr>
          <w:rFonts w:ascii="Calibri" w:hAnsi="Calibri" w:cs="Calibri"/>
          <w:i/>
          <w:iCs/>
          <w:sz w:val="24"/>
        </w:rPr>
        <w:t>Statistical methods in the atmospheric sciences</w:t>
      </w:r>
      <w:r>
        <w:rPr>
          <w:rFonts w:ascii="Calibri" w:hAnsi="Calibri" w:cs="Calibri"/>
          <w:sz w:val="24"/>
        </w:rPr>
        <w:t xml:space="preserve"> (Vol. 100). Academic press.</w:t>
      </w:r>
    </w:p>
    <w:p>
      <w:pPr>
        <w:pStyle w:val="36"/>
        <w:rPr>
          <w:rFonts w:ascii="Calibri" w:hAnsi="Calibri" w:cs="Calibri"/>
          <w:sz w:val="24"/>
        </w:rPr>
      </w:pPr>
      <w:r>
        <w:rPr>
          <w:rFonts w:ascii="Calibri" w:hAnsi="Calibri" w:cs="Calibri"/>
          <w:sz w:val="24"/>
        </w:rPr>
        <w:t xml:space="preserve">Wilson, D. K. (1996). Empirical Orthogonal Function Analysis of the Weakly Convective Atmospheric Boundary Layer. Part I: Eddy Structures. </w:t>
      </w:r>
      <w:r>
        <w:rPr>
          <w:rFonts w:ascii="Calibri" w:hAnsi="Calibri" w:cs="Calibri"/>
          <w:i/>
          <w:iCs/>
          <w:sz w:val="24"/>
        </w:rPr>
        <w:t>Journal of Atmospheric Sciences</w:t>
      </w:r>
      <w:r>
        <w:rPr>
          <w:rFonts w:ascii="Calibri" w:hAnsi="Calibri" w:cs="Calibri"/>
          <w:sz w:val="24"/>
        </w:rPr>
        <w:t xml:space="preserve">, </w:t>
      </w:r>
      <w:r>
        <w:rPr>
          <w:rFonts w:ascii="Calibri" w:hAnsi="Calibri" w:cs="Calibri"/>
          <w:i/>
          <w:iCs/>
          <w:sz w:val="24"/>
        </w:rPr>
        <w:t>53</w:t>
      </w:r>
      <w:r>
        <w:rPr>
          <w:rFonts w:ascii="Calibri" w:hAnsi="Calibri" w:cs="Calibri"/>
          <w:sz w:val="24"/>
        </w:rPr>
        <w:t>(6), 801–823. https://doi.org/10.1175/1520-0469(1996)053%253C0801:EOFAOT%253E2.0.CO;2</w:t>
      </w:r>
    </w:p>
    <w:p>
      <w:pPr>
        <w:pStyle w:val="36"/>
        <w:rPr>
          <w:rFonts w:ascii="Calibri" w:hAnsi="Calibri" w:cs="Calibri"/>
          <w:sz w:val="24"/>
        </w:rPr>
      </w:pPr>
      <w:r>
        <w:rPr>
          <w:rFonts w:ascii="Calibri" w:hAnsi="Calibri" w:cs="Calibri"/>
          <w:sz w:val="24"/>
        </w:rPr>
        <w:t xml:space="preserve">Wu, Z., &amp; Huang, N. E. (2009). Ensemble empirical mode decomposition: a noise-assisted data analysis method. </w:t>
      </w:r>
      <w:r>
        <w:rPr>
          <w:rFonts w:ascii="Calibri" w:hAnsi="Calibri" w:cs="Calibri"/>
          <w:i/>
          <w:iCs/>
          <w:sz w:val="24"/>
        </w:rPr>
        <w:t>Advances in Adaptive Data Analysis</w:t>
      </w:r>
      <w:r>
        <w:rPr>
          <w:rFonts w:ascii="Calibri" w:hAnsi="Calibri" w:cs="Calibri"/>
          <w:sz w:val="24"/>
        </w:rPr>
        <w:t xml:space="preserve">, </w:t>
      </w:r>
      <w:r>
        <w:rPr>
          <w:rFonts w:ascii="Calibri" w:hAnsi="Calibri" w:cs="Calibri"/>
          <w:i/>
          <w:iCs/>
          <w:sz w:val="24"/>
        </w:rPr>
        <w:t>1</w:t>
      </w:r>
      <w:r>
        <w:rPr>
          <w:rFonts w:ascii="Calibri" w:hAnsi="Calibri" w:cs="Calibri"/>
          <w:sz w:val="24"/>
        </w:rPr>
        <w:t>(1), 1–41. https://doi.org/10.1142/S1793536909000047</w:t>
      </w:r>
    </w:p>
    <w:p>
      <w:pPr>
        <w:pStyle w:val="36"/>
        <w:rPr>
          <w:rFonts w:ascii="Calibri" w:hAnsi="Calibri" w:cs="Calibri"/>
          <w:sz w:val="24"/>
        </w:rPr>
      </w:pPr>
      <w:r>
        <w:rPr>
          <w:rFonts w:ascii="Calibri" w:hAnsi="Calibri" w:cs="Calibri"/>
          <w:sz w:val="24"/>
        </w:rPr>
        <w:t xml:space="preserve">Xia, X., Luo, Y., Li, P., &amp; Chang, R. (2026a). Comparative evaluation of ECMWF and GFS for operational day-ahead wind speed forecasting.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261</w:t>
      </w:r>
      <w:r>
        <w:rPr>
          <w:rFonts w:ascii="Calibri" w:hAnsi="Calibri" w:cs="Calibri"/>
          <w:sz w:val="24"/>
        </w:rPr>
        <w:t>, 125263. https://doi.org/10.1016/j.renene.2026.125263</w:t>
      </w:r>
    </w:p>
    <w:p>
      <w:pPr>
        <w:pStyle w:val="36"/>
        <w:rPr>
          <w:rFonts w:ascii="Calibri" w:hAnsi="Calibri" w:cs="Calibri"/>
          <w:sz w:val="24"/>
        </w:rPr>
      </w:pPr>
      <w:r>
        <w:rPr>
          <w:rFonts w:ascii="Calibri" w:hAnsi="Calibri" w:cs="Calibri"/>
          <w:sz w:val="24"/>
        </w:rPr>
        <w:t xml:space="preserve">Xia, X., Luo, Y., Li, P., Chang, R., Liao, Z., &amp; Huang, L. (2026b). Systematic evaluation of transformer-based time series forecasting models for post-processing WRF-simulated wind speed and predicting short-term power output.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403</w:t>
      </w:r>
      <w:r>
        <w:rPr>
          <w:rFonts w:ascii="Calibri" w:hAnsi="Calibri" w:cs="Calibri"/>
          <w:sz w:val="24"/>
        </w:rPr>
        <w:t>, 127070. https://doi.org/10.1016/j.apenergy.2025.127070</w:t>
      </w:r>
    </w:p>
    <w:p>
      <w:pPr>
        <w:pStyle w:val="36"/>
        <w:rPr>
          <w:rFonts w:ascii="Calibri" w:hAnsi="Calibri" w:cs="Calibri"/>
          <w:sz w:val="24"/>
        </w:rPr>
      </w:pPr>
      <w:r>
        <w:rPr>
          <w:rFonts w:ascii="Calibri" w:hAnsi="Calibri" w:cs="Calibri"/>
          <w:sz w:val="24"/>
        </w:rPr>
        <w:t xml:space="preserve">Ye, L., Zhao, Y., Zeng, C., &amp; Zhang, C. (2017). Short-term wind power prediction based on spatial model.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101</w:t>
      </w:r>
      <w:r>
        <w:rPr>
          <w:rFonts w:ascii="Calibri" w:hAnsi="Calibri" w:cs="Calibri"/>
          <w:sz w:val="24"/>
        </w:rPr>
        <w:t>, 1067–1074. https://doi.org/10.1016/j.renene.2016.09.069</w:t>
      </w:r>
    </w:p>
    <w:p>
      <w:pPr>
        <w:pStyle w:val="36"/>
        <w:rPr>
          <w:rFonts w:eastAsia="Times New Roman" w:asciiTheme="minorHAnsi" w:hAnsiTheme="minorHAnsi" w:cstheme="minorHAnsi"/>
          <w:color w:val="262626"/>
          <w:sz w:val="24"/>
          <w:szCs w:val="24"/>
          <w:lang w:eastAsia="zh-CN"/>
        </w:rPr>
      </w:pPr>
      <w:r>
        <w:rPr>
          <w:rFonts w:eastAsia="Times New Roman" w:asciiTheme="minorHAnsi" w:hAnsiTheme="minorHAnsi" w:cstheme="minorHAnsi"/>
          <w:color w:val="262626"/>
          <w:sz w:val="24"/>
          <w:szCs w:val="24"/>
        </w:rPr>
        <w:fldChar w:fldCharType="end"/>
      </w:r>
    </w:p>
    <w:sectPr>
      <w:type w:val="continuous"/>
      <w:pgSz w:w="12240" w:h="15840"/>
      <w:pgMar w:top="1440" w:right="1440" w:bottom="1440" w:left="1440" w:header="432" w:footer="720" w:gutter="0"/>
      <w:lnNumType w:countBy="1" w:restart="continuous"/>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gkun" w:date="2026-03-23T15:56:00Z" w:initials="y">
    <w:p w14:paraId="12E80884">
      <w:pPr>
        <w:pStyle w:val="4"/>
      </w:pPr>
      <w:r>
        <w:rPr>
          <w:rFonts w:hint="eastAsia" w:ascii="宋体" w:hAnsi="宋体" w:eastAsia="宋体" w:cs="宋体"/>
          <w:lang w:val="en-US" w:eastAsia="zh-CN"/>
        </w:rPr>
        <w:t>在后面</w:t>
      </w:r>
      <w:r>
        <w:rPr>
          <w:rFonts w:hint="eastAsia" w:ascii="宋体" w:hAnsi="宋体" w:eastAsia="宋体" w:cs="宋体"/>
          <w:lang w:eastAsia="zh-CN"/>
        </w:rPr>
        <w:t>增加</w:t>
      </w:r>
      <w:r>
        <w:rPr>
          <w:rFonts w:hint="eastAsia" w:ascii="宋体" w:hAnsi="宋体" w:eastAsia="宋体" w:cs="宋体"/>
          <w:lang w:val="en-US" w:eastAsia="zh-CN"/>
        </w:rPr>
        <w:t>半句</w:t>
      </w:r>
      <w:r>
        <w:rPr>
          <w:rFonts w:hint="eastAsia" w:ascii="宋体" w:hAnsi="宋体" w:eastAsia="宋体" w:cs="宋体"/>
          <w:lang w:eastAsia="zh-CN"/>
        </w:rPr>
        <w:t>：</w:t>
      </w:r>
      <w:r>
        <w:rPr>
          <w:rFonts w:ascii="宋体" w:hAnsi="宋体" w:eastAsia="宋体" w:cs="宋体"/>
          <w:lang w:eastAsia="zh-CN"/>
        </w:rPr>
        <w:t xml:space="preserve">rotor-swept </w:t>
      </w:r>
      <w:r>
        <w:rPr>
          <w:rFonts w:hint="eastAsia" w:ascii="宋体" w:hAnsi="宋体" w:eastAsia="宋体" w:cs="宋体"/>
          <w:lang w:eastAsia="zh-CN"/>
        </w:rPr>
        <w:t>的高度风速受尾流影响反而不行</w:t>
      </w:r>
    </w:p>
  </w:comment>
  <w:comment w:id="1" w:author="yangkun" w:date="2026-03-23T15:57:00Z" w:initials="y">
    <w:p w14:paraId="45613880">
      <w:pPr>
        <w:pStyle w:val="4"/>
        <w:rPr>
          <w:lang w:eastAsia="zh-CN"/>
        </w:rPr>
      </w:pPr>
      <w:r>
        <w:rPr>
          <w:rFonts w:hint="eastAsia" w:ascii="宋体" w:hAnsi="宋体" w:eastAsia="宋体" w:cs="宋体"/>
          <w:lang w:eastAsia="zh-CN"/>
        </w:rPr>
        <w:t>指示的哪两种情况不清楚</w:t>
      </w:r>
    </w:p>
  </w:comment>
  <w:comment w:id="2" w:author="yangkun" w:date="2026-03-23T16:01:00Z" w:initials="y">
    <w:p w14:paraId="4E1701F1">
      <w:pPr>
        <w:pStyle w:val="4"/>
      </w:pPr>
      <w:r>
        <w:rPr>
          <w:rFonts w:hint="eastAsia" w:ascii="宋体" w:hAnsi="宋体" w:eastAsia="宋体" w:cs="宋体"/>
          <w:lang w:eastAsia="zh-CN"/>
        </w:rPr>
        <w:t>这句话有点多余</w:t>
      </w:r>
    </w:p>
  </w:comment>
  <w:comment w:id="3" w:author="yangkun" w:date="2026-03-24T16:21:14Z" w:initials="y">
    <w:p w14:paraId="04E321D9">
      <w:pPr>
        <w:pStyle w:val="4"/>
        <w:rPr>
          <w:rFonts w:hint="default"/>
          <w:lang w:val="en-US"/>
        </w:rPr>
      </w:pPr>
      <w:r>
        <w:rPr>
          <w:rFonts w:hint="eastAsia" w:eastAsia="宋体"/>
          <w:lang w:val="en-US" w:eastAsia="zh-CN"/>
        </w:rPr>
        <w:t>尽管Text S4已有说明，此处仍需要说明这四类correction的结果是输入到重新训练的功率模型还是上面对应的三个功率模型。建议单独成一段来说明这个</w:t>
      </w:r>
    </w:p>
  </w:comment>
  <w:comment w:id="4" w:author="yangkun" w:date="2026-03-24T16:29:06Z" w:initials="y">
    <w:p w14:paraId="445E6C02">
      <w:pPr>
        <w:pStyle w:val="4"/>
        <w:rPr>
          <w:rFonts w:hint="eastAsia" w:asciiTheme="minorHAnsi" w:hAnsiTheme="minorHAnsi" w:cstheme="minorHAnsi"/>
          <w:lang w:val="en-US" w:eastAsia="zh-CN"/>
        </w:rPr>
      </w:pPr>
      <w:r>
        <w:rPr>
          <w:rFonts w:hint="eastAsia" w:eastAsia="宋体"/>
          <w:lang w:val="en-US" w:eastAsia="zh-CN"/>
        </w:rPr>
        <w:t>表述没有问题，是否可更直观地表达为：</w:t>
      </w:r>
      <w:r>
        <w:rPr>
          <w:rFonts w:asciiTheme="minorHAnsi" w:hAnsiTheme="minorHAnsi" w:cstheme="minorHAnsi"/>
          <w:lang w:eastAsia="zh-CN"/>
        </w:rPr>
        <w:t xml:space="preserve"> this level </w:t>
      </w:r>
      <w:r>
        <w:rPr>
          <w:rFonts w:hint="eastAsia" w:asciiTheme="minorHAnsi" w:hAnsiTheme="minorHAnsi" w:cstheme="minorHAnsi"/>
          <w:lang w:val="en-US" w:eastAsia="zh-CN"/>
        </w:rPr>
        <w:t>is much less influenced by the</w:t>
      </w:r>
      <w:r>
        <w:rPr>
          <w:rFonts w:asciiTheme="minorHAnsi" w:hAnsiTheme="minorHAnsi" w:cstheme="minorHAnsi"/>
          <w:lang w:eastAsia="zh-CN"/>
        </w:rPr>
        <w:t xml:space="preserve"> wake</w:t>
      </w:r>
      <w:r>
        <w:rPr>
          <w:rFonts w:hint="eastAsia" w:asciiTheme="minorHAnsi" w:hAnsiTheme="minorHAnsi" w:cstheme="minorHAnsi"/>
          <w:lang w:val="en-US" w:eastAsia="zh-CN"/>
        </w:rPr>
        <w:t xml:space="preserve"> than the above layer</w:t>
      </w:r>
    </w:p>
    <w:p w14:paraId="3EDE16D0">
      <w:pPr>
        <w:pStyle w:val="4"/>
        <w:rPr>
          <w:rFonts w:hint="default" w:asciiTheme="minorHAnsi" w:hAnsiTheme="minorHAnsi" w:cstheme="minorHAnsi"/>
          <w:lang w:val="en-US" w:eastAsia="zh-CN"/>
        </w:rPr>
      </w:pPr>
      <w:r>
        <w:rPr>
          <w:rFonts w:hint="eastAsia" w:asciiTheme="minorHAnsi" w:hAnsiTheme="minorHAnsi" w:cstheme="minorHAnsi"/>
          <w:lang w:val="en-US" w:eastAsia="zh-CN"/>
        </w:rPr>
        <w:t>事实上，可能因为尾流引起的湍流增加了垂直交换，10m风速反而有所增加。我觉得这是将来可以研究的一个点。</w:t>
      </w:r>
    </w:p>
  </w:comment>
  <w:comment w:id="5" w:author="yangkun" w:date="2026-03-24T16:46:27Z" w:initials="y">
    <w:p w14:paraId="749D12B4">
      <w:pPr>
        <w:pStyle w:val="4"/>
        <w:rPr>
          <w:rFonts w:hint="default" w:eastAsia="宋体"/>
          <w:lang w:val="en-US" w:eastAsia="zh-CN"/>
        </w:rPr>
      </w:pPr>
      <w:r>
        <w:rPr>
          <w:rFonts w:hint="eastAsia" w:eastAsia="宋体"/>
          <w:lang w:val="en-US" w:eastAsia="zh-CN"/>
        </w:rPr>
        <w:t>这个缺少定义或者计算公式，如果就是R，需说明</w:t>
      </w:r>
    </w:p>
  </w:comment>
  <w:comment w:id="6" w:author="yangkun" w:date="2026-03-24T17:04:48Z" w:initials="y">
    <w:p w14:paraId="1BD93251">
      <w:pPr>
        <w:pStyle w:val="4"/>
        <w:rPr>
          <w:rFonts w:hint="eastAsia" w:eastAsia="宋体"/>
          <w:lang w:val="en-US" w:eastAsia="zh-CN"/>
        </w:rPr>
      </w:pPr>
      <w:r>
        <w:rPr>
          <w:rFonts w:hint="eastAsia" w:eastAsia="宋体"/>
          <w:lang w:val="en-US" w:eastAsia="zh-CN"/>
        </w:rPr>
        <w:t>图3A中的三个symbol对于一部分人来讲很难区分，建议多用空心实心或者不同形状</w:t>
      </w:r>
    </w:p>
    <w:p w14:paraId="13295085">
      <w:pPr>
        <w:pStyle w:val="4"/>
        <w:rPr>
          <w:rFonts w:hint="default" w:eastAsia="宋体"/>
          <w:lang w:val="en-US" w:eastAsia="zh-CN"/>
        </w:rPr>
      </w:pPr>
      <w:r>
        <w:rPr>
          <w:rFonts w:hint="eastAsia" w:eastAsia="宋体"/>
          <w:lang w:val="en-US" w:eastAsia="zh-CN"/>
        </w:rPr>
        <w:t>此外，尾流影响的尺度能到24hr吗？不一定要这么界定一个数字，而是界定一个范围是否更客观</w:t>
      </w:r>
    </w:p>
  </w:comment>
  <w:comment w:id="7" w:author="yangkun" w:date="2026-03-24T17:10:44Z" w:initials="y">
    <w:p w14:paraId="77664BF3">
      <w:pPr>
        <w:pStyle w:val="4"/>
        <w:rPr>
          <w:rFonts w:hint="default" w:eastAsia="宋体"/>
          <w:lang w:val="en-US" w:eastAsia="zh-CN"/>
        </w:rPr>
      </w:pPr>
      <w:r>
        <w:rPr>
          <w:rFonts w:hint="eastAsia" w:eastAsia="宋体"/>
          <w:lang w:val="en-US" w:eastAsia="zh-CN"/>
        </w:rPr>
        <w:t>已经用了scale-dependent，为什么要多出这个词？</w:t>
      </w:r>
    </w:p>
  </w:comment>
  <w:comment w:id="8" w:author="yangkun" w:date="2026-03-24T17:29:18Z" w:initials="y">
    <w:p w14:paraId="01CD2BCC">
      <w:pPr>
        <w:pStyle w:val="4"/>
        <w:rPr>
          <w:rFonts w:hint="default" w:eastAsia="宋体"/>
          <w:lang w:val="en-US" w:eastAsia="zh-CN"/>
        </w:rPr>
      </w:pPr>
      <w:r>
        <w:rPr>
          <w:rFonts w:hint="eastAsia" w:eastAsia="宋体"/>
          <w:lang w:val="en-US" w:eastAsia="zh-CN"/>
        </w:rPr>
        <w:t>这句话没理解：难道WDA不使用四个高度的预测风速吗？如果是这样，在method部分应该强调一下’</w:t>
      </w:r>
    </w:p>
  </w:comment>
  <w:comment w:id="9" w:author="yangkun" w:date="2026-03-24T18:13:12Z" w:initials="y">
    <w:p w14:paraId="38491FE2">
      <w:pPr>
        <w:pStyle w:val="4"/>
        <w:rPr>
          <w:rFonts w:hint="default" w:eastAsia="宋体"/>
          <w:lang w:val="en-US" w:eastAsia="zh-CN"/>
        </w:rPr>
      </w:pPr>
      <w:r>
        <w:rPr>
          <w:rFonts w:hint="eastAsia" w:eastAsia="宋体"/>
          <w:lang w:val="en-US" w:eastAsia="zh-CN"/>
        </w:rPr>
        <w:t>建议不缩写</w:t>
      </w:r>
    </w:p>
  </w:comment>
  <w:comment w:id="10" w:author="yangkun" w:date="2026-03-24T18:18:30Z" w:initials="y">
    <w:p w14:paraId="090E5E4B">
      <w:pPr>
        <w:pStyle w:val="4"/>
        <w:rPr>
          <w:rFonts w:hint="default" w:eastAsia="宋体"/>
          <w:lang w:val="en-US" w:eastAsia="zh-CN"/>
        </w:rPr>
      </w:pPr>
      <w:r>
        <w:rPr>
          <w:rFonts w:hint="eastAsia" w:eastAsia="宋体"/>
          <w:lang w:val="en-US" w:eastAsia="zh-CN"/>
        </w:rPr>
        <w:t>这个和</w:t>
      </w:r>
      <w:r>
        <w:rPr>
          <w:rFonts w:asciiTheme="minorHAnsi" w:hAnsiTheme="minorHAnsi" w:cstheme="minorHAnsi"/>
          <w:lang w:eastAsia="zh-CN"/>
        </w:rPr>
        <w:t xml:space="preserve">extended profile representation </w:t>
      </w:r>
      <w:r>
        <w:rPr>
          <w:rFonts w:hint="eastAsia" w:asciiTheme="minorHAnsi" w:hAnsiTheme="minorHAnsi" w:cstheme="minorHAnsi"/>
          <w:lang w:val="en-US" w:eastAsia="zh-CN"/>
        </w:rPr>
        <w:t>有什么关系</w:t>
      </w:r>
      <w:bookmarkStart w:id="13" w:name="_GoBack"/>
      <w:bookmarkEnd w:id="13"/>
    </w:p>
  </w:comment>
  <w:comment w:id="11" w:author="yangkun" w:date="2026-03-24T18:17:57Z" w:initials="y">
    <w:p w14:paraId="73DD331C">
      <w:pPr>
        <w:pStyle w:val="4"/>
        <w:rPr>
          <w:rFonts w:hint="default" w:eastAsia="宋体"/>
          <w:lang w:val="en-US" w:eastAsia="zh-CN"/>
        </w:rPr>
      </w:pPr>
      <w:r>
        <w:rPr>
          <w:rFonts w:hint="eastAsia" w:eastAsia="宋体"/>
          <w:lang w:val="en-US" w:eastAsia="zh-CN"/>
        </w:rPr>
        <w:t>这句话什么意思</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2E80884" w15:done="0"/>
  <w15:commentEx w15:paraId="45613880" w15:done="0"/>
  <w15:commentEx w15:paraId="4E1701F1" w15:done="0"/>
  <w15:commentEx w15:paraId="04E321D9" w15:done="0"/>
  <w15:commentEx w15:paraId="3EDE16D0" w15:done="0"/>
  <w15:commentEx w15:paraId="749D12B4" w15:done="0"/>
  <w15:commentEx w15:paraId="13295085" w15:done="0"/>
  <w15:commentEx w15:paraId="77664BF3" w15:done="0"/>
  <w15:commentEx w15:paraId="01CD2BCC" w15:done="0"/>
  <w15:commentEx w15:paraId="38491FE2" w15:done="0"/>
  <w15:commentEx w15:paraId="090E5E4B" w15:done="0"/>
  <w15:commentEx w15:paraId="73DD33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t xml:space="preserve">manuscript submitted to </w:t>
    </w:r>
    <w:r>
      <w:rPr>
        <w:i/>
      </w:rPr>
      <w:t>replace this text with name of AGU journal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t xml:space="preserve">Confidential manuscript submitted to </w:t>
    </w:r>
    <w:r>
      <w:rPr>
        <w:i/>
      </w:rPr>
      <w:t>replace this text with name of AGU journal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t xml:space="preserve">manuscript submitted to </w:t>
    </w:r>
    <w:r>
      <w:rPr>
        <w:i/>
      </w:rPr>
      <w:t>replace this text with name of AGU journal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t xml:space="preserve">Confidential manuscript submitted to </w:t>
    </w:r>
    <w:r>
      <w:rPr>
        <w:i/>
      </w:rPr>
      <w:t>replace this text with name of AGU journal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A61D63"/>
    <w:multiLevelType w:val="multilevel"/>
    <w:tmpl w:val="24A61D6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gkun">
    <w15:presenceInfo w15:providerId="None" w15:userId="yangku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1"/>
  <w:bordersDoNotSurroundFooter w:val="1"/>
  <w:hideSpellingErrors/>
  <w:hideGrammaticalError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077"/>
    <w:rsid w:val="000003FF"/>
    <w:rsid w:val="000037C2"/>
    <w:rsid w:val="000070C6"/>
    <w:rsid w:val="00013759"/>
    <w:rsid w:val="00014596"/>
    <w:rsid w:val="00014619"/>
    <w:rsid w:val="000147EC"/>
    <w:rsid w:val="000246E6"/>
    <w:rsid w:val="00024E8E"/>
    <w:rsid w:val="000301FC"/>
    <w:rsid w:val="0003099A"/>
    <w:rsid w:val="00031829"/>
    <w:rsid w:val="00032846"/>
    <w:rsid w:val="00035E63"/>
    <w:rsid w:val="000379AB"/>
    <w:rsid w:val="0004098E"/>
    <w:rsid w:val="00040CD1"/>
    <w:rsid w:val="00042644"/>
    <w:rsid w:val="000435E3"/>
    <w:rsid w:val="00043EB4"/>
    <w:rsid w:val="00044F21"/>
    <w:rsid w:val="00046DAB"/>
    <w:rsid w:val="00047444"/>
    <w:rsid w:val="000479D4"/>
    <w:rsid w:val="00052BAC"/>
    <w:rsid w:val="0005390B"/>
    <w:rsid w:val="00055DF9"/>
    <w:rsid w:val="00061E37"/>
    <w:rsid w:val="0007414F"/>
    <w:rsid w:val="0007476A"/>
    <w:rsid w:val="000804D8"/>
    <w:rsid w:val="00081AFE"/>
    <w:rsid w:val="00085C00"/>
    <w:rsid w:val="000879FD"/>
    <w:rsid w:val="000909D9"/>
    <w:rsid w:val="00092E5C"/>
    <w:rsid w:val="00093BDE"/>
    <w:rsid w:val="00093CAF"/>
    <w:rsid w:val="000945AB"/>
    <w:rsid w:val="000A2813"/>
    <w:rsid w:val="000A5D3B"/>
    <w:rsid w:val="000B1047"/>
    <w:rsid w:val="000B3907"/>
    <w:rsid w:val="000B4AFC"/>
    <w:rsid w:val="000B588F"/>
    <w:rsid w:val="000C0C0F"/>
    <w:rsid w:val="000C13E8"/>
    <w:rsid w:val="000C515E"/>
    <w:rsid w:val="000C6161"/>
    <w:rsid w:val="000C67F5"/>
    <w:rsid w:val="000C6B1A"/>
    <w:rsid w:val="000C7272"/>
    <w:rsid w:val="000D06B3"/>
    <w:rsid w:val="000D10A1"/>
    <w:rsid w:val="000D49B0"/>
    <w:rsid w:val="000D535D"/>
    <w:rsid w:val="000D5C87"/>
    <w:rsid w:val="000D6606"/>
    <w:rsid w:val="000D7E38"/>
    <w:rsid w:val="000E5754"/>
    <w:rsid w:val="000E5A70"/>
    <w:rsid w:val="000E7B65"/>
    <w:rsid w:val="000F0DA9"/>
    <w:rsid w:val="000F1881"/>
    <w:rsid w:val="000F1CE1"/>
    <w:rsid w:val="00101D9C"/>
    <w:rsid w:val="001058A4"/>
    <w:rsid w:val="00105D85"/>
    <w:rsid w:val="00107A81"/>
    <w:rsid w:val="00111ACE"/>
    <w:rsid w:val="00111D11"/>
    <w:rsid w:val="00124233"/>
    <w:rsid w:val="00125979"/>
    <w:rsid w:val="00125DB1"/>
    <w:rsid w:val="00130B21"/>
    <w:rsid w:val="00131A0D"/>
    <w:rsid w:val="00136660"/>
    <w:rsid w:val="0014203B"/>
    <w:rsid w:val="0015060D"/>
    <w:rsid w:val="001520C4"/>
    <w:rsid w:val="001531D5"/>
    <w:rsid w:val="00155033"/>
    <w:rsid w:val="00156784"/>
    <w:rsid w:val="00172067"/>
    <w:rsid w:val="0017243F"/>
    <w:rsid w:val="00173476"/>
    <w:rsid w:val="00176452"/>
    <w:rsid w:val="00176CA2"/>
    <w:rsid w:val="0018268D"/>
    <w:rsid w:val="00187556"/>
    <w:rsid w:val="0019027E"/>
    <w:rsid w:val="00194443"/>
    <w:rsid w:val="00195891"/>
    <w:rsid w:val="001A27FF"/>
    <w:rsid w:val="001A3DB0"/>
    <w:rsid w:val="001B1E3A"/>
    <w:rsid w:val="001B2B1A"/>
    <w:rsid w:val="001B3DAA"/>
    <w:rsid w:val="001B5FBE"/>
    <w:rsid w:val="001C2B0D"/>
    <w:rsid w:val="001C4293"/>
    <w:rsid w:val="001C4FD0"/>
    <w:rsid w:val="001C6D18"/>
    <w:rsid w:val="001D0AA1"/>
    <w:rsid w:val="001D3307"/>
    <w:rsid w:val="001D55C2"/>
    <w:rsid w:val="001D70C2"/>
    <w:rsid w:val="001E33EF"/>
    <w:rsid w:val="001F0E74"/>
    <w:rsid w:val="001F357F"/>
    <w:rsid w:val="001F4BD1"/>
    <w:rsid w:val="0020390B"/>
    <w:rsid w:val="00205265"/>
    <w:rsid w:val="00205ED3"/>
    <w:rsid w:val="002112B8"/>
    <w:rsid w:val="00212215"/>
    <w:rsid w:val="00216625"/>
    <w:rsid w:val="002205DA"/>
    <w:rsid w:val="00222796"/>
    <w:rsid w:val="00227565"/>
    <w:rsid w:val="00230693"/>
    <w:rsid w:val="002352A9"/>
    <w:rsid w:val="00235BA6"/>
    <w:rsid w:val="00240493"/>
    <w:rsid w:val="00247A6B"/>
    <w:rsid w:val="0025016C"/>
    <w:rsid w:val="002629F2"/>
    <w:rsid w:val="00267BBB"/>
    <w:rsid w:val="00271CE0"/>
    <w:rsid w:val="00272C13"/>
    <w:rsid w:val="00277699"/>
    <w:rsid w:val="00281FE6"/>
    <w:rsid w:val="002820F7"/>
    <w:rsid w:val="002869BE"/>
    <w:rsid w:val="00296DC1"/>
    <w:rsid w:val="002A048B"/>
    <w:rsid w:val="002A0855"/>
    <w:rsid w:val="002A2012"/>
    <w:rsid w:val="002A41EF"/>
    <w:rsid w:val="002A52F8"/>
    <w:rsid w:val="002B5FE3"/>
    <w:rsid w:val="002B6F74"/>
    <w:rsid w:val="002B71FE"/>
    <w:rsid w:val="002B7CA5"/>
    <w:rsid w:val="002C3263"/>
    <w:rsid w:val="002C3838"/>
    <w:rsid w:val="002D18C2"/>
    <w:rsid w:val="002D3D45"/>
    <w:rsid w:val="002D3D82"/>
    <w:rsid w:val="002D7273"/>
    <w:rsid w:val="002D73A6"/>
    <w:rsid w:val="002E1646"/>
    <w:rsid w:val="002E3FD1"/>
    <w:rsid w:val="002E49B3"/>
    <w:rsid w:val="002E7898"/>
    <w:rsid w:val="002E7DC3"/>
    <w:rsid w:val="002F2289"/>
    <w:rsid w:val="002F2FF8"/>
    <w:rsid w:val="002F39DE"/>
    <w:rsid w:val="002F3B11"/>
    <w:rsid w:val="002F410C"/>
    <w:rsid w:val="002F4D30"/>
    <w:rsid w:val="002F6A09"/>
    <w:rsid w:val="002F7905"/>
    <w:rsid w:val="00300AB9"/>
    <w:rsid w:val="00304FD1"/>
    <w:rsid w:val="003137C3"/>
    <w:rsid w:val="003200F9"/>
    <w:rsid w:val="0032135B"/>
    <w:rsid w:val="0032151C"/>
    <w:rsid w:val="00321596"/>
    <w:rsid w:val="003258E4"/>
    <w:rsid w:val="00332620"/>
    <w:rsid w:val="00332D53"/>
    <w:rsid w:val="003352DA"/>
    <w:rsid w:val="003355F2"/>
    <w:rsid w:val="003375FC"/>
    <w:rsid w:val="00346461"/>
    <w:rsid w:val="00352CA2"/>
    <w:rsid w:val="00353C9C"/>
    <w:rsid w:val="00354EDF"/>
    <w:rsid w:val="0035644F"/>
    <w:rsid w:val="0036140F"/>
    <w:rsid w:val="00361BA9"/>
    <w:rsid w:val="00362060"/>
    <w:rsid w:val="00366917"/>
    <w:rsid w:val="00370E2F"/>
    <w:rsid w:val="0037466A"/>
    <w:rsid w:val="0037517A"/>
    <w:rsid w:val="00376069"/>
    <w:rsid w:val="00380DF2"/>
    <w:rsid w:val="003812F8"/>
    <w:rsid w:val="00381939"/>
    <w:rsid w:val="0038438F"/>
    <w:rsid w:val="0039077D"/>
    <w:rsid w:val="00393A7A"/>
    <w:rsid w:val="00393BBE"/>
    <w:rsid w:val="00397829"/>
    <w:rsid w:val="00397F4C"/>
    <w:rsid w:val="003A2206"/>
    <w:rsid w:val="003A234C"/>
    <w:rsid w:val="003A3EEC"/>
    <w:rsid w:val="003A43C4"/>
    <w:rsid w:val="003A4B76"/>
    <w:rsid w:val="003A4C42"/>
    <w:rsid w:val="003B04FE"/>
    <w:rsid w:val="003B0614"/>
    <w:rsid w:val="003B6A3F"/>
    <w:rsid w:val="003C229D"/>
    <w:rsid w:val="003C273C"/>
    <w:rsid w:val="003D1D13"/>
    <w:rsid w:val="003D32F6"/>
    <w:rsid w:val="003D573A"/>
    <w:rsid w:val="003D692F"/>
    <w:rsid w:val="003D7A07"/>
    <w:rsid w:val="003E0023"/>
    <w:rsid w:val="003E013E"/>
    <w:rsid w:val="003E660A"/>
    <w:rsid w:val="003F0D1D"/>
    <w:rsid w:val="003F129F"/>
    <w:rsid w:val="003F199B"/>
    <w:rsid w:val="003F4DB9"/>
    <w:rsid w:val="00400425"/>
    <w:rsid w:val="004009A6"/>
    <w:rsid w:val="004028E2"/>
    <w:rsid w:val="00402D95"/>
    <w:rsid w:val="00406330"/>
    <w:rsid w:val="004072B0"/>
    <w:rsid w:val="0041018A"/>
    <w:rsid w:val="00410869"/>
    <w:rsid w:val="00416089"/>
    <w:rsid w:val="0041695E"/>
    <w:rsid w:val="00420C00"/>
    <w:rsid w:val="00421527"/>
    <w:rsid w:val="00421703"/>
    <w:rsid w:val="004253DD"/>
    <w:rsid w:val="00431134"/>
    <w:rsid w:val="0043355E"/>
    <w:rsid w:val="00440A22"/>
    <w:rsid w:val="00451B77"/>
    <w:rsid w:val="004529BB"/>
    <w:rsid w:val="00454756"/>
    <w:rsid w:val="00454AF8"/>
    <w:rsid w:val="00454D46"/>
    <w:rsid w:val="00463588"/>
    <w:rsid w:val="0046739F"/>
    <w:rsid w:val="004707F6"/>
    <w:rsid w:val="00476A65"/>
    <w:rsid w:val="00480DFD"/>
    <w:rsid w:val="00482B48"/>
    <w:rsid w:val="00485781"/>
    <w:rsid w:val="00486E15"/>
    <w:rsid w:val="004969B5"/>
    <w:rsid w:val="004A18E6"/>
    <w:rsid w:val="004B1338"/>
    <w:rsid w:val="004B29C0"/>
    <w:rsid w:val="004B537D"/>
    <w:rsid w:val="004B686E"/>
    <w:rsid w:val="004B6870"/>
    <w:rsid w:val="004B7F40"/>
    <w:rsid w:val="004C19B1"/>
    <w:rsid w:val="004D4C62"/>
    <w:rsid w:val="004D73B5"/>
    <w:rsid w:val="004E07CC"/>
    <w:rsid w:val="004E2969"/>
    <w:rsid w:val="004E2BD5"/>
    <w:rsid w:val="00505774"/>
    <w:rsid w:val="00506457"/>
    <w:rsid w:val="0051367B"/>
    <w:rsid w:val="0051453E"/>
    <w:rsid w:val="00514B45"/>
    <w:rsid w:val="005167EA"/>
    <w:rsid w:val="005170C7"/>
    <w:rsid w:val="0052595E"/>
    <w:rsid w:val="0052640B"/>
    <w:rsid w:val="00533B8E"/>
    <w:rsid w:val="00534D5F"/>
    <w:rsid w:val="005358D5"/>
    <w:rsid w:val="00540D2A"/>
    <w:rsid w:val="005453E9"/>
    <w:rsid w:val="00545B46"/>
    <w:rsid w:val="00545B6C"/>
    <w:rsid w:val="00560484"/>
    <w:rsid w:val="00561B20"/>
    <w:rsid w:val="00561BF1"/>
    <w:rsid w:val="00562C9F"/>
    <w:rsid w:val="00562D64"/>
    <w:rsid w:val="005675D1"/>
    <w:rsid w:val="00573BC8"/>
    <w:rsid w:val="0057441D"/>
    <w:rsid w:val="00575C0B"/>
    <w:rsid w:val="005774DA"/>
    <w:rsid w:val="00581536"/>
    <w:rsid w:val="00583B12"/>
    <w:rsid w:val="0058557A"/>
    <w:rsid w:val="00593E3E"/>
    <w:rsid w:val="005A1F41"/>
    <w:rsid w:val="005A3C3F"/>
    <w:rsid w:val="005A553B"/>
    <w:rsid w:val="005C4B4D"/>
    <w:rsid w:val="005D00E2"/>
    <w:rsid w:val="005D2C0A"/>
    <w:rsid w:val="005D3D09"/>
    <w:rsid w:val="005D5662"/>
    <w:rsid w:val="005E1969"/>
    <w:rsid w:val="005E3806"/>
    <w:rsid w:val="005E6E76"/>
    <w:rsid w:val="005F155B"/>
    <w:rsid w:val="005F2E15"/>
    <w:rsid w:val="005F551D"/>
    <w:rsid w:val="005F6380"/>
    <w:rsid w:val="006018CC"/>
    <w:rsid w:val="006057A6"/>
    <w:rsid w:val="0060601C"/>
    <w:rsid w:val="006129D8"/>
    <w:rsid w:val="006143D3"/>
    <w:rsid w:val="00624AD5"/>
    <w:rsid w:val="00624D02"/>
    <w:rsid w:val="0062533D"/>
    <w:rsid w:val="00627D9D"/>
    <w:rsid w:val="00627EAA"/>
    <w:rsid w:val="0063190A"/>
    <w:rsid w:val="00633166"/>
    <w:rsid w:val="006350D9"/>
    <w:rsid w:val="0063545B"/>
    <w:rsid w:val="006377AF"/>
    <w:rsid w:val="006414E0"/>
    <w:rsid w:val="006434C4"/>
    <w:rsid w:val="00651677"/>
    <w:rsid w:val="006565B5"/>
    <w:rsid w:val="00661DC1"/>
    <w:rsid w:val="006646DD"/>
    <w:rsid w:val="00670F38"/>
    <w:rsid w:val="00671751"/>
    <w:rsid w:val="006740D3"/>
    <w:rsid w:val="006771AE"/>
    <w:rsid w:val="00680E1A"/>
    <w:rsid w:val="006842EE"/>
    <w:rsid w:val="00687F24"/>
    <w:rsid w:val="006941C6"/>
    <w:rsid w:val="006A5752"/>
    <w:rsid w:val="006B2A3C"/>
    <w:rsid w:val="006B58D7"/>
    <w:rsid w:val="006B66EF"/>
    <w:rsid w:val="006B7352"/>
    <w:rsid w:val="006B76B4"/>
    <w:rsid w:val="006C4619"/>
    <w:rsid w:val="006C5DCA"/>
    <w:rsid w:val="006C77D6"/>
    <w:rsid w:val="006D0775"/>
    <w:rsid w:val="006D0D40"/>
    <w:rsid w:val="006D1020"/>
    <w:rsid w:val="006D127D"/>
    <w:rsid w:val="006D19B4"/>
    <w:rsid w:val="006D564B"/>
    <w:rsid w:val="006D6FD4"/>
    <w:rsid w:val="006E36FF"/>
    <w:rsid w:val="006E5466"/>
    <w:rsid w:val="006E61BA"/>
    <w:rsid w:val="006F0D4D"/>
    <w:rsid w:val="006F48CD"/>
    <w:rsid w:val="006F662E"/>
    <w:rsid w:val="006F6B2B"/>
    <w:rsid w:val="006F6D81"/>
    <w:rsid w:val="00711A83"/>
    <w:rsid w:val="00713BE0"/>
    <w:rsid w:val="00713EC2"/>
    <w:rsid w:val="007165D9"/>
    <w:rsid w:val="00720863"/>
    <w:rsid w:val="007275E7"/>
    <w:rsid w:val="00741863"/>
    <w:rsid w:val="00746229"/>
    <w:rsid w:val="007469CF"/>
    <w:rsid w:val="007473B3"/>
    <w:rsid w:val="00750CD0"/>
    <w:rsid w:val="00751F57"/>
    <w:rsid w:val="00752C1D"/>
    <w:rsid w:val="0075306D"/>
    <w:rsid w:val="00753FD7"/>
    <w:rsid w:val="0076073B"/>
    <w:rsid w:val="00760AB3"/>
    <w:rsid w:val="007621EC"/>
    <w:rsid w:val="00764184"/>
    <w:rsid w:val="00767596"/>
    <w:rsid w:val="007778ED"/>
    <w:rsid w:val="00777BB9"/>
    <w:rsid w:val="00780D20"/>
    <w:rsid w:val="007936ED"/>
    <w:rsid w:val="00793D97"/>
    <w:rsid w:val="00796FB8"/>
    <w:rsid w:val="007A2BA6"/>
    <w:rsid w:val="007A6EE2"/>
    <w:rsid w:val="007B274C"/>
    <w:rsid w:val="007B2B60"/>
    <w:rsid w:val="007B4B93"/>
    <w:rsid w:val="007B688A"/>
    <w:rsid w:val="007B7533"/>
    <w:rsid w:val="007C1187"/>
    <w:rsid w:val="007C21E8"/>
    <w:rsid w:val="007C302B"/>
    <w:rsid w:val="007C6C50"/>
    <w:rsid w:val="007D0919"/>
    <w:rsid w:val="007D1384"/>
    <w:rsid w:val="007D74E1"/>
    <w:rsid w:val="007E15DC"/>
    <w:rsid w:val="007E4423"/>
    <w:rsid w:val="007E7CC0"/>
    <w:rsid w:val="007F4D54"/>
    <w:rsid w:val="008009B4"/>
    <w:rsid w:val="00800B63"/>
    <w:rsid w:val="00804559"/>
    <w:rsid w:val="00805622"/>
    <w:rsid w:val="00807471"/>
    <w:rsid w:val="00807DC4"/>
    <w:rsid w:val="00813315"/>
    <w:rsid w:val="0081621A"/>
    <w:rsid w:val="00817B0C"/>
    <w:rsid w:val="00823732"/>
    <w:rsid w:val="008322EA"/>
    <w:rsid w:val="008323E7"/>
    <w:rsid w:val="00836A97"/>
    <w:rsid w:val="008452F6"/>
    <w:rsid w:val="00845729"/>
    <w:rsid w:val="00850691"/>
    <w:rsid w:val="00855B07"/>
    <w:rsid w:val="008569BD"/>
    <w:rsid w:val="00860E3F"/>
    <w:rsid w:val="00861765"/>
    <w:rsid w:val="00862116"/>
    <w:rsid w:val="008636BF"/>
    <w:rsid w:val="008855A8"/>
    <w:rsid w:val="0089406B"/>
    <w:rsid w:val="00897193"/>
    <w:rsid w:val="008A0D6F"/>
    <w:rsid w:val="008A4357"/>
    <w:rsid w:val="008A4469"/>
    <w:rsid w:val="008A6077"/>
    <w:rsid w:val="008B110D"/>
    <w:rsid w:val="008B3B80"/>
    <w:rsid w:val="008B3BB6"/>
    <w:rsid w:val="008B5E9E"/>
    <w:rsid w:val="008C4E4F"/>
    <w:rsid w:val="008C5028"/>
    <w:rsid w:val="008D3087"/>
    <w:rsid w:val="008D6DA1"/>
    <w:rsid w:val="008E019F"/>
    <w:rsid w:val="008E14C3"/>
    <w:rsid w:val="008E37C4"/>
    <w:rsid w:val="008E58E5"/>
    <w:rsid w:val="008E5C62"/>
    <w:rsid w:val="008E5EF8"/>
    <w:rsid w:val="008E6664"/>
    <w:rsid w:val="008E775F"/>
    <w:rsid w:val="008F1977"/>
    <w:rsid w:val="008F4FA1"/>
    <w:rsid w:val="008F5F94"/>
    <w:rsid w:val="008F7096"/>
    <w:rsid w:val="009007AE"/>
    <w:rsid w:val="009073D1"/>
    <w:rsid w:val="009106FF"/>
    <w:rsid w:val="009160EA"/>
    <w:rsid w:val="00921E54"/>
    <w:rsid w:val="00924611"/>
    <w:rsid w:val="00924DFF"/>
    <w:rsid w:val="0093366F"/>
    <w:rsid w:val="009440D6"/>
    <w:rsid w:val="009513BA"/>
    <w:rsid w:val="00951A33"/>
    <w:rsid w:val="00964E53"/>
    <w:rsid w:val="009716C0"/>
    <w:rsid w:val="00971717"/>
    <w:rsid w:val="0097213C"/>
    <w:rsid w:val="0097276C"/>
    <w:rsid w:val="009728B6"/>
    <w:rsid w:val="00972FAB"/>
    <w:rsid w:val="00975D9D"/>
    <w:rsid w:val="00977B01"/>
    <w:rsid w:val="00980548"/>
    <w:rsid w:val="00982D69"/>
    <w:rsid w:val="00983966"/>
    <w:rsid w:val="00983A3C"/>
    <w:rsid w:val="009859CB"/>
    <w:rsid w:val="00991D5C"/>
    <w:rsid w:val="00995CAA"/>
    <w:rsid w:val="009A1C68"/>
    <w:rsid w:val="009A2895"/>
    <w:rsid w:val="009A3CD0"/>
    <w:rsid w:val="009A4681"/>
    <w:rsid w:val="009B546F"/>
    <w:rsid w:val="009B57FB"/>
    <w:rsid w:val="009B5FE1"/>
    <w:rsid w:val="009B6127"/>
    <w:rsid w:val="009B68DA"/>
    <w:rsid w:val="009C0FA4"/>
    <w:rsid w:val="009C20B8"/>
    <w:rsid w:val="009C55BD"/>
    <w:rsid w:val="009C63D9"/>
    <w:rsid w:val="009D0178"/>
    <w:rsid w:val="009D2F48"/>
    <w:rsid w:val="009D5CCB"/>
    <w:rsid w:val="009E1040"/>
    <w:rsid w:val="009E2C46"/>
    <w:rsid w:val="009F3039"/>
    <w:rsid w:val="009F684F"/>
    <w:rsid w:val="009F7FCF"/>
    <w:rsid w:val="00A015C9"/>
    <w:rsid w:val="00A02F81"/>
    <w:rsid w:val="00A04594"/>
    <w:rsid w:val="00A045C3"/>
    <w:rsid w:val="00A07B70"/>
    <w:rsid w:val="00A1073D"/>
    <w:rsid w:val="00A10E40"/>
    <w:rsid w:val="00A21A94"/>
    <w:rsid w:val="00A22A1B"/>
    <w:rsid w:val="00A30C4D"/>
    <w:rsid w:val="00A30C90"/>
    <w:rsid w:val="00A42839"/>
    <w:rsid w:val="00A44E37"/>
    <w:rsid w:val="00A45BE4"/>
    <w:rsid w:val="00A46DAE"/>
    <w:rsid w:val="00A47847"/>
    <w:rsid w:val="00A50F35"/>
    <w:rsid w:val="00A5329C"/>
    <w:rsid w:val="00A573ED"/>
    <w:rsid w:val="00A649F1"/>
    <w:rsid w:val="00A65D63"/>
    <w:rsid w:val="00A67440"/>
    <w:rsid w:val="00A70749"/>
    <w:rsid w:val="00A70BA5"/>
    <w:rsid w:val="00A70D52"/>
    <w:rsid w:val="00A731B6"/>
    <w:rsid w:val="00A77187"/>
    <w:rsid w:val="00A77D4E"/>
    <w:rsid w:val="00A82998"/>
    <w:rsid w:val="00A85A57"/>
    <w:rsid w:val="00A91D1F"/>
    <w:rsid w:val="00A955E7"/>
    <w:rsid w:val="00AA11F3"/>
    <w:rsid w:val="00AA26B5"/>
    <w:rsid w:val="00AA32D8"/>
    <w:rsid w:val="00AA4063"/>
    <w:rsid w:val="00AB46CF"/>
    <w:rsid w:val="00AB59A9"/>
    <w:rsid w:val="00AB5DCD"/>
    <w:rsid w:val="00AC567C"/>
    <w:rsid w:val="00AC6B0A"/>
    <w:rsid w:val="00AD03B0"/>
    <w:rsid w:val="00AD0599"/>
    <w:rsid w:val="00AD0FE4"/>
    <w:rsid w:val="00AD1A65"/>
    <w:rsid w:val="00AD46B9"/>
    <w:rsid w:val="00AE08F7"/>
    <w:rsid w:val="00AE3485"/>
    <w:rsid w:val="00AE539F"/>
    <w:rsid w:val="00AE686B"/>
    <w:rsid w:val="00AF094E"/>
    <w:rsid w:val="00AF0E78"/>
    <w:rsid w:val="00AF1292"/>
    <w:rsid w:val="00AF1D53"/>
    <w:rsid w:val="00AF33DA"/>
    <w:rsid w:val="00AF3B2A"/>
    <w:rsid w:val="00AF4406"/>
    <w:rsid w:val="00AF490A"/>
    <w:rsid w:val="00B03B90"/>
    <w:rsid w:val="00B05DEF"/>
    <w:rsid w:val="00B05E75"/>
    <w:rsid w:val="00B0683E"/>
    <w:rsid w:val="00B1085A"/>
    <w:rsid w:val="00B120F3"/>
    <w:rsid w:val="00B14BFD"/>
    <w:rsid w:val="00B20945"/>
    <w:rsid w:val="00B20EA3"/>
    <w:rsid w:val="00B21D34"/>
    <w:rsid w:val="00B25EB9"/>
    <w:rsid w:val="00B26514"/>
    <w:rsid w:val="00B27B87"/>
    <w:rsid w:val="00B339C3"/>
    <w:rsid w:val="00B355DD"/>
    <w:rsid w:val="00B369D2"/>
    <w:rsid w:val="00B43321"/>
    <w:rsid w:val="00B4569B"/>
    <w:rsid w:val="00B527BC"/>
    <w:rsid w:val="00B5333E"/>
    <w:rsid w:val="00B6133C"/>
    <w:rsid w:val="00B644CD"/>
    <w:rsid w:val="00B65457"/>
    <w:rsid w:val="00B719C8"/>
    <w:rsid w:val="00B75A24"/>
    <w:rsid w:val="00B81C79"/>
    <w:rsid w:val="00B82556"/>
    <w:rsid w:val="00B828C4"/>
    <w:rsid w:val="00B901D2"/>
    <w:rsid w:val="00B94BEA"/>
    <w:rsid w:val="00BA08BE"/>
    <w:rsid w:val="00BA3A19"/>
    <w:rsid w:val="00BA3B9A"/>
    <w:rsid w:val="00BA4826"/>
    <w:rsid w:val="00BA4B3E"/>
    <w:rsid w:val="00BA6545"/>
    <w:rsid w:val="00BA6FFB"/>
    <w:rsid w:val="00BA7DB8"/>
    <w:rsid w:val="00BB2EB7"/>
    <w:rsid w:val="00BB7057"/>
    <w:rsid w:val="00BB770B"/>
    <w:rsid w:val="00BC03BF"/>
    <w:rsid w:val="00BC0776"/>
    <w:rsid w:val="00BC0D80"/>
    <w:rsid w:val="00BC29A3"/>
    <w:rsid w:val="00BC3066"/>
    <w:rsid w:val="00BC35C8"/>
    <w:rsid w:val="00BC3F79"/>
    <w:rsid w:val="00BC6CE9"/>
    <w:rsid w:val="00BD47BB"/>
    <w:rsid w:val="00BD4CFA"/>
    <w:rsid w:val="00BD5E8C"/>
    <w:rsid w:val="00BD71DE"/>
    <w:rsid w:val="00BE0CCC"/>
    <w:rsid w:val="00BE30ED"/>
    <w:rsid w:val="00BE3F7D"/>
    <w:rsid w:val="00BF0028"/>
    <w:rsid w:val="00BF1E63"/>
    <w:rsid w:val="00BF2FF0"/>
    <w:rsid w:val="00C05886"/>
    <w:rsid w:val="00C10CF1"/>
    <w:rsid w:val="00C236AD"/>
    <w:rsid w:val="00C237B8"/>
    <w:rsid w:val="00C24A99"/>
    <w:rsid w:val="00C33146"/>
    <w:rsid w:val="00C3475A"/>
    <w:rsid w:val="00C35B19"/>
    <w:rsid w:val="00C404F8"/>
    <w:rsid w:val="00C40F7E"/>
    <w:rsid w:val="00C44510"/>
    <w:rsid w:val="00C453BC"/>
    <w:rsid w:val="00C45B2D"/>
    <w:rsid w:val="00C53DA9"/>
    <w:rsid w:val="00C57D5E"/>
    <w:rsid w:val="00C57EB4"/>
    <w:rsid w:val="00C615CD"/>
    <w:rsid w:val="00C61DC1"/>
    <w:rsid w:val="00C76686"/>
    <w:rsid w:val="00C81368"/>
    <w:rsid w:val="00C81692"/>
    <w:rsid w:val="00C94AA5"/>
    <w:rsid w:val="00C95858"/>
    <w:rsid w:val="00CA52AF"/>
    <w:rsid w:val="00CB3207"/>
    <w:rsid w:val="00CB7BED"/>
    <w:rsid w:val="00CC1907"/>
    <w:rsid w:val="00CC4CBE"/>
    <w:rsid w:val="00CC793D"/>
    <w:rsid w:val="00CD000B"/>
    <w:rsid w:val="00CD0F79"/>
    <w:rsid w:val="00CD1FE5"/>
    <w:rsid w:val="00CD352B"/>
    <w:rsid w:val="00CD6F8E"/>
    <w:rsid w:val="00CE012C"/>
    <w:rsid w:val="00CE77A6"/>
    <w:rsid w:val="00CF1367"/>
    <w:rsid w:val="00CF1824"/>
    <w:rsid w:val="00CF3DEE"/>
    <w:rsid w:val="00CF5E65"/>
    <w:rsid w:val="00CF7549"/>
    <w:rsid w:val="00D00712"/>
    <w:rsid w:val="00D05691"/>
    <w:rsid w:val="00D1327F"/>
    <w:rsid w:val="00D160C5"/>
    <w:rsid w:val="00D16B49"/>
    <w:rsid w:val="00D216C1"/>
    <w:rsid w:val="00D23E02"/>
    <w:rsid w:val="00D24FFD"/>
    <w:rsid w:val="00D27D55"/>
    <w:rsid w:val="00D315EF"/>
    <w:rsid w:val="00D33E7B"/>
    <w:rsid w:val="00D4077F"/>
    <w:rsid w:val="00D43964"/>
    <w:rsid w:val="00D43DF8"/>
    <w:rsid w:val="00D448DB"/>
    <w:rsid w:val="00D50A01"/>
    <w:rsid w:val="00D528EA"/>
    <w:rsid w:val="00D52E0B"/>
    <w:rsid w:val="00D53368"/>
    <w:rsid w:val="00D55642"/>
    <w:rsid w:val="00D611FB"/>
    <w:rsid w:val="00D63358"/>
    <w:rsid w:val="00D66550"/>
    <w:rsid w:val="00D7269B"/>
    <w:rsid w:val="00D75F12"/>
    <w:rsid w:val="00D810E5"/>
    <w:rsid w:val="00D81797"/>
    <w:rsid w:val="00D823EC"/>
    <w:rsid w:val="00D85F00"/>
    <w:rsid w:val="00D9351A"/>
    <w:rsid w:val="00D94839"/>
    <w:rsid w:val="00D9528F"/>
    <w:rsid w:val="00DA0071"/>
    <w:rsid w:val="00DA491B"/>
    <w:rsid w:val="00DA7743"/>
    <w:rsid w:val="00DB43C5"/>
    <w:rsid w:val="00DB4755"/>
    <w:rsid w:val="00DC2C8C"/>
    <w:rsid w:val="00DD6745"/>
    <w:rsid w:val="00DE1259"/>
    <w:rsid w:val="00DE1A04"/>
    <w:rsid w:val="00DE2184"/>
    <w:rsid w:val="00DE3F91"/>
    <w:rsid w:val="00DE422C"/>
    <w:rsid w:val="00DF1CE4"/>
    <w:rsid w:val="00DF3AA1"/>
    <w:rsid w:val="00E021C8"/>
    <w:rsid w:val="00E02B58"/>
    <w:rsid w:val="00E03D94"/>
    <w:rsid w:val="00E06257"/>
    <w:rsid w:val="00E11BB9"/>
    <w:rsid w:val="00E14DD0"/>
    <w:rsid w:val="00E22C8A"/>
    <w:rsid w:val="00E2443C"/>
    <w:rsid w:val="00E31404"/>
    <w:rsid w:val="00E31513"/>
    <w:rsid w:val="00E36D40"/>
    <w:rsid w:val="00E42159"/>
    <w:rsid w:val="00E42522"/>
    <w:rsid w:val="00E463E2"/>
    <w:rsid w:val="00E54729"/>
    <w:rsid w:val="00E55046"/>
    <w:rsid w:val="00E55A0A"/>
    <w:rsid w:val="00E620DB"/>
    <w:rsid w:val="00E6492F"/>
    <w:rsid w:val="00E655E7"/>
    <w:rsid w:val="00E664DF"/>
    <w:rsid w:val="00E67B96"/>
    <w:rsid w:val="00E74D37"/>
    <w:rsid w:val="00E804AE"/>
    <w:rsid w:val="00E8072F"/>
    <w:rsid w:val="00E87609"/>
    <w:rsid w:val="00E87EAA"/>
    <w:rsid w:val="00E925B4"/>
    <w:rsid w:val="00E94E87"/>
    <w:rsid w:val="00EA0022"/>
    <w:rsid w:val="00EA3455"/>
    <w:rsid w:val="00EA6B19"/>
    <w:rsid w:val="00EB2895"/>
    <w:rsid w:val="00EB3DCF"/>
    <w:rsid w:val="00EB7078"/>
    <w:rsid w:val="00EC3434"/>
    <w:rsid w:val="00ED0AE8"/>
    <w:rsid w:val="00EE0310"/>
    <w:rsid w:val="00EE2437"/>
    <w:rsid w:val="00EE26E9"/>
    <w:rsid w:val="00EE433D"/>
    <w:rsid w:val="00EE4F27"/>
    <w:rsid w:val="00EE4F4D"/>
    <w:rsid w:val="00EE6DAC"/>
    <w:rsid w:val="00EE7369"/>
    <w:rsid w:val="00EF04CF"/>
    <w:rsid w:val="00EF5EA0"/>
    <w:rsid w:val="00EF5FFB"/>
    <w:rsid w:val="00EF6D73"/>
    <w:rsid w:val="00EF6E89"/>
    <w:rsid w:val="00F00657"/>
    <w:rsid w:val="00F02B9F"/>
    <w:rsid w:val="00F042E5"/>
    <w:rsid w:val="00F06692"/>
    <w:rsid w:val="00F06840"/>
    <w:rsid w:val="00F06CDF"/>
    <w:rsid w:val="00F07409"/>
    <w:rsid w:val="00F10172"/>
    <w:rsid w:val="00F11291"/>
    <w:rsid w:val="00F13598"/>
    <w:rsid w:val="00F1640F"/>
    <w:rsid w:val="00F20BE8"/>
    <w:rsid w:val="00F21080"/>
    <w:rsid w:val="00F213A2"/>
    <w:rsid w:val="00F31626"/>
    <w:rsid w:val="00F349A0"/>
    <w:rsid w:val="00F36C93"/>
    <w:rsid w:val="00F424D8"/>
    <w:rsid w:val="00F42DAD"/>
    <w:rsid w:val="00F45E57"/>
    <w:rsid w:val="00F52200"/>
    <w:rsid w:val="00F56E45"/>
    <w:rsid w:val="00F60E27"/>
    <w:rsid w:val="00F61079"/>
    <w:rsid w:val="00F61B2C"/>
    <w:rsid w:val="00F620F9"/>
    <w:rsid w:val="00F63C2E"/>
    <w:rsid w:val="00F70578"/>
    <w:rsid w:val="00F713B2"/>
    <w:rsid w:val="00F71CD1"/>
    <w:rsid w:val="00F74582"/>
    <w:rsid w:val="00F80F76"/>
    <w:rsid w:val="00F81B97"/>
    <w:rsid w:val="00F82FD3"/>
    <w:rsid w:val="00F83674"/>
    <w:rsid w:val="00F84CFC"/>
    <w:rsid w:val="00F8531E"/>
    <w:rsid w:val="00F8569D"/>
    <w:rsid w:val="00F90481"/>
    <w:rsid w:val="00F917A9"/>
    <w:rsid w:val="00F94728"/>
    <w:rsid w:val="00F9555C"/>
    <w:rsid w:val="00FA1277"/>
    <w:rsid w:val="00FA1FB7"/>
    <w:rsid w:val="00FA2158"/>
    <w:rsid w:val="00FA7BF2"/>
    <w:rsid w:val="00FB396F"/>
    <w:rsid w:val="00FB3F9E"/>
    <w:rsid w:val="00FB5913"/>
    <w:rsid w:val="00FC0DE0"/>
    <w:rsid w:val="00FC1D0A"/>
    <w:rsid w:val="00FC3EAC"/>
    <w:rsid w:val="00FC3FE4"/>
    <w:rsid w:val="00FC49C6"/>
    <w:rsid w:val="00FD58AD"/>
    <w:rsid w:val="00FE2AE2"/>
    <w:rsid w:val="00FF0A7D"/>
    <w:rsid w:val="00FF1B3C"/>
    <w:rsid w:val="00FF1FDE"/>
    <w:rsid w:val="00FF255D"/>
    <w:rsid w:val="00FF34E3"/>
    <w:rsid w:val="00FF4F42"/>
    <w:rsid w:val="00FF547D"/>
    <w:rsid w:val="00FF5E60"/>
    <w:rsid w:val="00FF687A"/>
    <w:rsid w:val="00FF70CB"/>
    <w:rsid w:val="1ACF9879"/>
    <w:rsid w:val="403D66A2"/>
    <w:rsid w:val="489466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Calibri" w:cs="Times New Roman"/>
      <w:sz w:val="20"/>
      <w:szCs w:val="20"/>
      <w:lang w:val="en-US" w:eastAsia="en-US" w:bidi="ar-SA"/>
    </w:rPr>
  </w:style>
  <w:style w:type="paragraph" w:styleId="2">
    <w:name w:val="heading 3"/>
    <w:basedOn w:val="1"/>
    <w:next w:val="1"/>
    <w:link w:val="39"/>
    <w:semiHidden/>
    <w:unhideWhenUsed/>
    <w:qFormat/>
    <w:uiPriority w:val="9"/>
    <w:pPr>
      <w:keepNext/>
      <w:keepLines/>
      <w:spacing w:before="260" w:after="260" w:line="416" w:lineRule="auto"/>
      <w:outlineLvl w:val="2"/>
    </w:pPr>
    <w:rPr>
      <w:b/>
      <w:bCs/>
      <w:sz w:val="32"/>
      <w:szCs w:val="32"/>
    </w:rPr>
  </w:style>
  <w:style w:type="paragraph" w:styleId="3">
    <w:name w:val="heading 4"/>
    <w:basedOn w:val="1"/>
    <w:next w:val="1"/>
    <w:link w:val="37"/>
    <w:qFormat/>
    <w:uiPriority w:val="9"/>
    <w:pPr>
      <w:spacing w:before="100" w:beforeAutospacing="1" w:after="100" w:afterAutospacing="1"/>
      <w:outlineLvl w:val="3"/>
    </w:pPr>
    <w:rPr>
      <w:rFonts w:ascii="宋体" w:hAnsi="宋体" w:eastAsia="宋体" w:cs="宋体"/>
      <w:b/>
      <w:bCs/>
      <w:sz w:val="24"/>
      <w:szCs w:val="24"/>
      <w:lang w:eastAsia="zh-CN"/>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44"/>
    <w:unhideWhenUsed/>
    <w:uiPriority w:val="99"/>
  </w:style>
  <w:style w:type="paragraph" w:styleId="5">
    <w:name w:val="Balloon Text"/>
    <w:basedOn w:val="1"/>
    <w:link w:val="34"/>
    <w:semiHidden/>
    <w:unhideWhenUsed/>
    <w:uiPriority w:val="99"/>
    <w:rPr>
      <w:rFonts w:ascii="Segoe UI" w:hAnsi="Segoe UI" w:cs="Segoe UI"/>
      <w:sz w:val="18"/>
      <w:szCs w:val="18"/>
    </w:rPr>
  </w:style>
  <w:style w:type="paragraph" w:styleId="6">
    <w:name w:val="footer"/>
    <w:basedOn w:val="1"/>
    <w:link w:val="31"/>
    <w:unhideWhenUsed/>
    <w:uiPriority w:val="99"/>
    <w:pPr>
      <w:tabs>
        <w:tab w:val="center" w:pos="4680"/>
        <w:tab w:val="right" w:pos="9360"/>
      </w:tabs>
    </w:pPr>
  </w:style>
  <w:style w:type="paragraph" w:styleId="7">
    <w:name w:val="header"/>
    <w:basedOn w:val="1"/>
    <w:link w:val="25"/>
    <w:unhideWhenUsed/>
    <w:uiPriority w:val="99"/>
    <w:pPr>
      <w:tabs>
        <w:tab w:val="center" w:pos="4680"/>
        <w:tab w:val="right" w:pos="9360"/>
      </w:tabs>
    </w:pPr>
  </w:style>
  <w:style w:type="paragraph" w:styleId="8">
    <w:name w:val="HTML Preformatted"/>
    <w:basedOn w:val="1"/>
    <w:link w:val="41"/>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eastAsia="宋体" w:cs="宋体"/>
      <w:sz w:val="24"/>
      <w:szCs w:val="24"/>
      <w:lang w:eastAsia="zh-CN"/>
    </w:rPr>
  </w:style>
  <w:style w:type="paragraph" w:styleId="9">
    <w:name w:val="Normal (Web)"/>
    <w:basedOn w:val="1"/>
    <w:semiHidden/>
    <w:unhideWhenUsed/>
    <w:uiPriority w:val="99"/>
    <w:rPr>
      <w:sz w:val="24"/>
      <w:szCs w:val="24"/>
    </w:rPr>
  </w:style>
  <w:style w:type="paragraph" w:styleId="10">
    <w:name w:val="Title"/>
    <w:basedOn w:val="1"/>
    <w:next w:val="1"/>
    <w:link w:val="29"/>
    <w:qFormat/>
    <w:uiPriority w:val="10"/>
    <w:pPr>
      <w:contextualSpacing/>
      <w:jc w:val="center"/>
    </w:pPr>
    <w:rPr>
      <w:rFonts w:eastAsiaTheme="majorEastAsia" w:cstheme="majorBidi"/>
      <w:b/>
      <w:spacing w:val="-10"/>
      <w:kern w:val="28"/>
      <w:sz w:val="28"/>
      <w:szCs w:val="56"/>
    </w:rPr>
  </w:style>
  <w:style w:type="paragraph" w:styleId="11">
    <w:name w:val="annotation subject"/>
    <w:basedOn w:val="4"/>
    <w:next w:val="4"/>
    <w:link w:val="45"/>
    <w:semiHidden/>
    <w:unhideWhenUsed/>
    <w:uiPriority w:val="99"/>
    <w:rPr>
      <w:b/>
      <w:bCs/>
    </w:rPr>
  </w:style>
  <w:style w:type="character" w:styleId="14">
    <w:name w:val="FollowedHyperlink"/>
    <w:basedOn w:val="13"/>
    <w:semiHidden/>
    <w:unhideWhenUsed/>
    <w:uiPriority w:val="99"/>
    <w:rPr>
      <w:color w:val="954F72" w:themeColor="followedHyperlink"/>
      <w:u w:val="single"/>
      <w14:textFill>
        <w14:solidFill>
          <w14:schemeClr w14:val="folHlink"/>
        </w14:solidFill>
      </w14:textFill>
    </w:rPr>
  </w:style>
  <w:style w:type="character" w:styleId="15">
    <w:name w:val="Emphasis"/>
    <w:basedOn w:val="13"/>
    <w:qFormat/>
    <w:uiPriority w:val="20"/>
    <w:rPr>
      <w:i/>
      <w:iCs/>
    </w:rPr>
  </w:style>
  <w:style w:type="character" w:styleId="16">
    <w:name w:val="line number"/>
    <w:basedOn w:val="13"/>
    <w:semiHidden/>
    <w:unhideWhenUsed/>
    <w:uiPriority w:val="99"/>
  </w:style>
  <w:style w:type="character" w:styleId="17">
    <w:name w:val="Hyperlink"/>
    <w:uiPriority w:val="0"/>
    <w:rPr>
      <w:color w:val="0000FF"/>
      <w:u w:val="single"/>
    </w:rPr>
  </w:style>
  <w:style w:type="character" w:styleId="18">
    <w:name w:val="annotation reference"/>
    <w:basedOn w:val="13"/>
    <w:semiHidden/>
    <w:unhideWhenUsed/>
    <w:uiPriority w:val="99"/>
    <w:rPr>
      <w:sz w:val="16"/>
      <w:szCs w:val="16"/>
    </w:rPr>
  </w:style>
  <w:style w:type="paragraph" w:customStyle="1" w:styleId="19">
    <w:name w:val="Reference"/>
    <w:basedOn w:val="1"/>
    <w:uiPriority w:val="0"/>
    <w:pPr>
      <w:spacing w:before="120"/>
      <w:ind w:left="720" w:hanging="720"/>
    </w:pPr>
    <w:rPr>
      <w:rFonts w:eastAsia="Times New Roman"/>
      <w:sz w:val="24"/>
      <w:szCs w:val="24"/>
    </w:rPr>
  </w:style>
  <w:style w:type="paragraph" w:customStyle="1" w:styleId="20">
    <w:name w:val="Heading-Secondary"/>
    <w:basedOn w:val="21"/>
    <w:qFormat/>
    <w:uiPriority w:val="0"/>
    <w:pPr>
      <w:ind w:left="720"/>
    </w:pPr>
    <w:rPr>
      <w:b w:val="0"/>
    </w:rPr>
  </w:style>
  <w:style w:type="paragraph" w:customStyle="1" w:styleId="21">
    <w:name w:val="Heading-Main"/>
    <w:basedOn w:val="1"/>
    <w:uiPriority w:val="0"/>
    <w:pPr>
      <w:keepNext/>
      <w:spacing w:before="240" w:after="120"/>
      <w:outlineLvl w:val="0"/>
    </w:pPr>
    <w:rPr>
      <w:rFonts w:eastAsia="Times New Roman"/>
      <w:b/>
      <w:bCs/>
      <w:kern w:val="28"/>
      <w:sz w:val="24"/>
      <w:szCs w:val="24"/>
    </w:rPr>
  </w:style>
  <w:style w:type="paragraph" w:customStyle="1" w:styleId="22">
    <w:name w:val="Authors"/>
    <w:basedOn w:val="1"/>
    <w:uiPriority w:val="0"/>
    <w:pPr>
      <w:spacing w:before="120" w:after="360"/>
    </w:pPr>
    <w:rPr>
      <w:rFonts w:eastAsia="Times New Roman"/>
      <w:b/>
      <w:sz w:val="24"/>
      <w:szCs w:val="24"/>
    </w:rPr>
  </w:style>
  <w:style w:type="paragraph" w:customStyle="1" w:styleId="23">
    <w:name w:val="Text"/>
    <w:basedOn w:val="1"/>
    <w:qFormat/>
    <w:uiPriority w:val="0"/>
    <w:pPr>
      <w:spacing w:before="120"/>
      <w:ind w:firstLine="720"/>
    </w:pPr>
    <w:rPr>
      <w:rFonts w:eastAsia="Times New Roman"/>
      <w:sz w:val="24"/>
      <w:szCs w:val="24"/>
    </w:rPr>
  </w:style>
  <w:style w:type="paragraph" w:customStyle="1" w:styleId="24">
    <w:name w:val="Figure or Table Caption"/>
    <w:basedOn w:val="1"/>
    <w:uiPriority w:val="0"/>
    <w:pPr>
      <w:keepNext/>
      <w:spacing w:before="240"/>
      <w:outlineLvl w:val="0"/>
    </w:pPr>
    <w:rPr>
      <w:rFonts w:eastAsia="Times New Roman"/>
      <w:kern w:val="28"/>
      <w:sz w:val="24"/>
      <w:szCs w:val="24"/>
    </w:rPr>
  </w:style>
  <w:style w:type="character" w:customStyle="1" w:styleId="25">
    <w:name w:val="页眉 字符"/>
    <w:basedOn w:val="13"/>
    <w:link w:val="7"/>
    <w:uiPriority w:val="99"/>
    <w:rPr>
      <w:rFonts w:ascii="Times New Roman" w:hAnsi="Times New Roman" w:eastAsia="Calibri" w:cs="Times New Roman"/>
      <w:sz w:val="20"/>
      <w:szCs w:val="20"/>
    </w:rPr>
  </w:style>
  <w:style w:type="paragraph" w:customStyle="1" w:styleId="26">
    <w:name w:val="Affiliation"/>
    <w:basedOn w:val="23"/>
    <w:qFormat/>
    <w:uiPriority w:val="0"/>
    <w:pPr>
      <w:ind w:firstLine="0"/>
    </w:pPr>
  </w:style>
  <w:style w:type="paragraph" w:customStyle="1" w:styleId="27">
    <w:name w:val="Key Points"/>
    <w:basedOn w:val="1"/>
    <w:uiPriority w:val="0"/>
    <w:pPr>
      <w:spacing w:before="120"/>
    </w:pPr>
    <w:rPr>
      <w:rFonts w:eastAsia="Times New Roman"/>
      <w:sz w:val="24"/>
      <w:szCs w:val="24"/>
    </w:rPr>
  </w:style>
  <w:style w:type="paragraph" w:customStyle="1" w:styleId="28">
    <w:name w:val="Abstract"/>
    <w:basedOn w:val="1"/>
    <w:qFormat/>
    <w:uiPriority w:val="0"/>
    <w:pPr>
      <w:spacing w:before="120"/>
    </w:pPr>
    <w:rPr>
      <w:rFonts w:eastAsia="Times New Roman"/>
      <w:sz w:val="24"/>
      <w:szCs w:val="24"/>
    </w:rPr>
  </w:style>
  <w:style w:type="character" w:customStyle="1" w:styleId="29">
    <w:name w:val="标题 字符"/>
    <w:basedOn w:val="13"/>
    <w:link w:val="10"/>
    <w:uiPriority w:val="10"/>
    <w:rPr>
      <w:rFonts w:ascii="Times New Roman" w:hAnsi="Times New Roman" w:eastAsiaTheme="majorEastAsia" w:cstheme="majorBidi"/>
      <w:b/>
      <w:spacing w:val="-10"/>
      <w:kern w:val="28"/>
      <w:sz w:val="28"/>
      <w:szCs w:val="56"/>
    </w:rPr>
  </w:style>
  <w:style w:type="paragraph" w:customStyle="1" w:styleId="30">
    <w:name w:val="Note"/>
    <w:basedOn w:val="1"/>
    <w:qFormat/>
    <w:uiPriority w:val="0"/>
    <w:pPr>
      <w:spacing w:before="240" w:after="240"/>
    </w:pPr>
    <w:rPr>
      <w:color w:val="00B0F0"/>
    </w:rPr>
  </w:style>
  <w:style w:type="character" w:customStyle="1" w:styleId="31">
    <w:name w:val="页脚 字符"/>
    <w:basedOn w:val="13"/>
    <w:link w:val="6"/>
    <w:uiPriority w:val="99"/>
    <w:rPr>
      <w:rFonts w:ascii="Times New Roman" w:hAnsi="Times New Roman" w:eastAsia="Calibri" w:cs="Times New Roman"/>
      <w:sz w:val="20"/>
      <w:szCs w:val="20"/>
    </w:rPr>
  </w:style>
  <w:style w:type="paragraph" w:styleId="32">
    <w:name w:val="List Paragraph"/>
    <w:basedOn w:val="1"/>
    <w:qFormat/>
    <w:uiPriority w:val="34"/>
    <w:pPr>
      <w:spacing w:after="200"/>
      <w:ind w:left="720"/>
      <w:contextualSpacing/>
    </w:pPr>
    <w:rPr>
      <w:rFonts w:asciiTheme="minorHAnsi" w:hAnsiTheme="minorHAnsi" w:eastAsiaTheme="minorEastAsia" w:cstheme="minorBidi"/>
      <w:sz w:val="24"/>
      <w:szCs w:val="24"/>
      <w:lang w:eastAsia="ja-JP"/>
    </w:rPr>
  </w:style>
  <w:style w:type="character" w:customStyle="1" w:styleId="33">
    <w:name w:val="未处理的提及1"/>
    <w:basedOn w:val="13"/>
    <w:uiPriority w:val="99"/>
    <w:rPr>
      <w:color w:val="808080"/>
      <w:shd w:val="clear" w:color="auto" w:fill="E6E6E6"/>
    </w:rPr>
  </w:style>
  <w:style w:type="character" w:customStyle="1" w:styleId="34">
    <w:name w:val="批注框文本 字符"/>
    <w:basedOn w:val="13"/>
    <w:link w:val="5"/>
    <w:semiHidden/>
    <w:uiPriority w:val="99"/>
    <w:rPr>
      <w:rFonts w:ascii="Segoe UI" w:hAnsi="Segoe UI" w:eastAsia="Calibri" w:cs="Segoe UI"/>
      <w:sz w:val="18"/>
      <w:szCs w:val="18"/>
    </w:rPr>
  </w:style>
  <w:style w:type="paragraph" w:customStyle="1" w:styleId="35">
    <w:name w:val="Revision"/>
    <w:hidden/>
    <w:semiHidden/>
    <w:uiPriority w:val="99"/>
    <w:rPr>
      <w:rFonts w:ascii="Times New Roman" w:hAnsi="Times New Roman" w:eastAsia="Calibri" w:cs="Times New Roman"/>
      <w:sz w:val="20"/>
      <w:szCs w:val="20"/>
      <w:lang w:val="en-US" w:eastAsia="en-US" w:bidi="ar-SA"/>
    </w:rPr>
  </w:style>
  <w:style w:type="paragraph" w:customStyle="1" w:styleId="36">
    <w:name w:val="Bibliography"/>
    <w:basedOn w:val="1"/>
    <w:next w:val="1"/>
    <w:unhideWhenUsed/>
    <w:uiPriority w:val="37"/>
    <w:pPr>
      <w:spacing w:line="480" w:lineRule="auto"/>
      <w:ind w:left="720" w:hanging="720"/>
    </w:pPr>
  </w:style>
  <w:style w:type="character" w:customStyle="1" w:styleId="37">
    <w:name w:val="标题 4 字符"/>
    <w:basedOn w:val="13"/>
    <w:link w:val="3"/>
    <w:uiPriority w:val="9"/>
    <w:rPr>
      <w:rFonts w:ascii="宋体" w:hAnsi="宋体" w:cs="宋体"/>
      <w:b/>
      <w:bCs/>
      <w:lang w:eastAsia="zh-CN"/>
    </w:rPr>
  </w:style>
  <w:style w:type="character" w:customStyle="1" w:styleId="38">
    <w:name w:val="ng-star-inserted"/>
    <w:basedOn w:val="13"/>
    <w:uiPriority w:val="0"/>
  </w:style>
  <w:style w:type="character" w:customStyle="1" w:styleId="39">
    <w:name w:val="标题 3 字符"/>
    <w:basedOn w:val="13"/>
    <w:link w:val="2"/>
    <w:semiHidden/>
    <w:uiPriority w:val="9"/>
    <w:rPr>
      <w:rFonts w:ascii="Times New Roman" w:hAnsi="Times New Roman" w:eastAsia="Calibri" w:cs="Times New Roman"/>
      <w:b/>
      <w:bCs/>
      <w:sz w:val="32"/>
      <w:szCs w:val="32"/>
    </w:rPr>
  </w:style>
  <w:style w:type="character" w:customStyle="1" w:styleId="40">
    <w:name w:val="apple-converted-space"/>
    <w:basedOn w:val="13"/>
    <w:uiPriority w:val="0"/>
  </w:style>
  <w:style w:type="character" w:customStyle="1" w:styleId="41">
    <w:name w:val="HTML 预设格式 字符"/>
    <w:basedOn w:val="13"/>
    <w:link w:val="8"/>
    <w:uiPriority w:val="99"/>
    <w:rPr>
      <w:rFonts w:ascii="宋体" w:hAnsi="宋体" w:cs="宋体"/>
      <w:lang w:eastAsia="zh-CN"/>
    </w:rPr>
  </w:style>
  <w:style w:type="character" w:customStyle="1" w:styleId="42">
    <w:name w:val="ng-star-inserted1"/>
    <w:basedOn w:val="13"/>
    <w:uiPriority w:val="0"/>
  </w:style>
  <w:style w:type="character" w:customStyle="1" w:styleId="43">
    <w:name w:val="未处理的提及2"/>
    <w:basedOn w:val="13"/>
    <w:semiHidden/>
    <w:unhideWhenUsed/>
    <w:uiPriority w:val="99"/>
    <w:rPr>
      <w:color w:val="605E5C"/>
      <w:shd w:val="clear" w:color="auto" w:fill="E1DFDD"/>
    </w:rPr>
  </w:style>
  <w:style w:type="character" w:customStyle="1" w:styleId="44">
    <w:name w:val="批注文字 字符"/>
    <w:basedOn w:val="13"/>
    <w:link w:val="4"/>
    <w:uiPriority w:val="99"/>
    <w:rPr>
      <w:rFonts w:ascii="Times New Roman" w:hAnsi="Times New Roman" w:eastAsia="Calibri" w:cs="Times New Roman"/>
      <w:sz w:val="20"/>
      <w:szCs w:val="20"/>
    </w:rPr>
  </w:style>
  <w:style w:type="character" w:customStyle="1" w:styleId="45">
    <w:name w:val="批注主题 字符"/>
    <w:basedOn w:val="44"/>
    <w:link w:val="11"/>
    <w:semiHidden/>
    <w:uiPriority w:val="99"/>
    <w:rPr>
      <w:rFonts w:ascii="Times New Roman" w:hAnsi="Times New Roman" w:eastAsia="Calibri" w:cs="Times New Roman"/>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19624</Words>
  <Characters>111861</Characters>
  <Lines>932</Lines>
  <Paragraphs>262</Paragraphs>
  <TotalTime>20</TotalTime>
  <ScaleCrop>false</ScaleCrop>
  <LinksUpToDate>false</LinksUpToDate>
  <CharactersWithSpaces>131223</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2026-03-10T07:44:00Z</dcterms:created>
  <dc:creator>Brooks Hanson</dc:creator>
  <cp:lastModifiedBy>yangkun</cp:lastModifiedBy>
  <dcterms:modified xsi:type="dcterms:W3CDTF">2026-03-24T10:39:05Z</dcterms:modified>
  <cp:revision>165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id="aRpZKhEX"/&gt;&lt;style id="http://www.zotero.org/styles/geophysical-research-letters" hasBibliography="1" bibliographyStyleHasBeenSet="1"/&gt;&lt;prefs&gt;&lt;pref name="fieldType" value="Field"/&gt;&lt;/prefs&gt;&lt;/data&gt;</vt:lpwstr>
  </property>
  <property fmtid="{D5CDD505-2E9C-101B-9397-08002B2CF9AE}" pid="3" name="KSOProductBuildVer">
    <vt:lpwstr>2052-11.8.2.11019</vt:lpwstr>
  </property>
  <property fmtid="{D5CDD505-2E9C-101B-9397-08002B2CF9AE}" pid="4" name="ICV">
    <vt:lpwstr>085A9B2396D041A2AA33C16CAF036344</vt:lpwstr>
  </property>
</Properties>
</file>