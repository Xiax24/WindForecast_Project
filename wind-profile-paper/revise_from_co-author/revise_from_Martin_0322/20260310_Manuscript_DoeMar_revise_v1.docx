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51FA1D" w14:textId="5F8C4483" w:rsidR="00BD47BB" w:rsidRPr="00850691" w:rsidRDefault="00BD47BB" w:rsidP="00216625">
      <w:pPr>
        <w:pStyle w:val="a3"/>
        <w:rPr>
          <w:rFonts w:asciiTheme="minorHAnsi" w:hAnsiTheme="minorHAnsi" w:cstheme="minorHAnsi"/>
          <w:lang w:eastAsia="zh-CN"/>
        </w:rPr>
        <w:sectPr w:rsidR="00BD47BB" w:rsidRPr="00850691" w:rsidSect="00E31404">
          <w:headerReference w:type="default" r:id="rId7"/>
          <w:footerReference w:type="default" r:id="rId8"/>
          <w:headerReference w:type="first" r:id="rId9"/>
          <w:pgSz w:w="12240" w:h="15840"/>
          <w:pgMar w:top="1440" w:right="1440" w:bottom="1440" w:left="1440" w:header="432" w:footer="720" w:gutter="0"/>
          <w:cols w:space="720"/>
          <w:docGrid w:linePitch="360"/>
        </w:sectPr>
      </w:pPr>
    </w:p>
    <w:p w14:paraId="6875C344" w14:textId="0D92FDF0" w:rsidR="00C94AA5" w:rsidRPr="00850691" w:rsidRDefault="00713BE0" w:rsidP="00713BE0">
      <w:pPr>
        <w:pStyle w:val="a3"/>
        <w:rPr>
          <w:rFonts w:asciiTheme="minorHAnsi" w:hAnsiTheme="minorHAnsi" w:cstheme="minorHAnsi"/>
        </w:rPr>
      </w:pPr>
      <w:r w:rsidRPr="00CC793D">
        <w:rPr>
          <w:rFonts w:asciiTheme="minorHAnsi" w:hAnsiTheme="minorHAnsi" w:cstheme="minorHAnsi"/>
          <w:lang w:eastAsia="zh-CN"/>
        </w:rPr>
        <w:lastRenderedPageBreak/>
        <w:t xml:space="preserve">Extended Profiles </w:t>
      </w:r>
      <w:r w:rsidR="00F60E27" w:rsidRPr="00F60E27">
        <w:rPr>
          <w:rFonts w:asciiTheme="minorHAnsi" w:hAnsiTheme="minorHAnsi" w:cstheme="minorHAnsi"/>
          <w:lang w:eastAsia="zh-CN"/>
        </w:rPr>
        <w:t>Including</w:t>
      </w:r>
      <w:r w:rsidR="00F60E27">
        <w:rPr>
          <w:rFonts w:asciiTheme="minorHAnsi" w:hAnsiTheme="minorHAnsi" w:cstheme="minorHAnsi" w:hint="eastAsia"/>
          <w:lang w:eastAsia="zh-CN"/>
        </w:rPr>
        <w:t xml:space="preserve"> </w:t>
      </w:r>
      <w:r w:rsidRPr="00CC793D">
        <w:rPr>
          <w:rFonts w:asciiTheme="minorHAnsi" w:hAnsiTheme="minorHAnsi" w:cstheme="minorHAnsi"/>
          <w:lang w:eastAsia="zh-CN"/>
        </w:rPr>
        <w:t>Surface-Layer Wind Speed Improve Farm-Scale Wind Power Forecasting</w:t>
      </w:r>
      <w:r w:rsidR="004B537D">
        <w:rPr>
          <w:rFonts w:asciiTheme="minorHAnsi" w:hAnsiTheme="minorHAnsi" w:cstheme="minorHAnsi" w:hint="eastAsia"/>
          <w:lang w:eastAsia="zh-CN"/>
        </w:rPr>
        <w:t xml:space="preserve"> </w:t>
      </w:r>
    </w:p>
    <w:p w14:paraId="32E6B0CF" w14:textId="41E5A4B2" w:rsidR="00C94AA5" w:rsidRPr="0051453E" w:rsidRDefault="003A234C" w:rsidP="00EB7078">
      <w:pPr>
        <w:pStyle w:val="Authors"/>
        <w:rPr>
          <w:rFonts w:asciiTheme="minorHAnsi" w:hAnsiTheme="minorHAnsi" w:cstheme="minorHAnsi"/>
          <w:lang w:eastAsia="zh-CN"/>
        </w:rPr>
      </w:pPr>
      <w:r w:rsidRPr="0051453E">
        <w:rPr>
          <w:rFonts w:asciiTheme="minorHAnsi" w:hAnsiTheme="minorHAnsi" w:cstheme="minorHAnsi"/>
        </w:rPr>
        <w:t>Xin Xia</w:t>
      </w:r>
      <w:r w:rsidR="00545B6C" w:rsidRPr="0051453E">
        <w:rPr>
          <w:rFonts w:asciiTheme="minorHAnsi" w:hAnsiTheme="minorHAnsi" w:cstheme="minorHAnsi"/>
          <w:vertAlign w:val="superscript"/>
        </w:rPr>
        <w:t>1</w:t>
      </w:r>
      <w:r w:rsidR="00C94AA5" w:rsidRPr="0051453E">
        <w:rPr>
          <w:rFonts w:asciiTheme="minorHAnsi" w:hAnsiTheme="minorHAnsi" w:cstheme="minorHAnsi"/>
        </w:rPr>
        <w:t xml:space="preserve">, </w:t>
      </w:r>
      <w:proofErr w:type="spellStart"/>
      <w:r w:rsidRPr="0051453E">
        <w:rPr>
          <w:rFonts w:asciiTheme="minorHAnsi" w:hAnsiTheme="minorHAnsi" w:cstheme="minorHAnsi"/>
        </w:rPr>
        <w:t>Rong</w:t>
      </w:r>
      <w:proofErr w:type="spellEnd"/>
      <w:r w:rsidRPr="0051453E">
        <w:rPr>
          <w:rFonts w:asciiTheme="minorHAnsi" w:hAnsiTheme="minorHAnsi" w:cstheme="minorHAnsi"/>
        </w:rPr>
        <w:t xml:space="preserve"> Zhu</w:t>
      </w:r>
      <w:r w:rsidR="007B2B60" w:rsidRPr="0051453E">
        <w:rPr>
          <w:rFonts w:asciiTheme="minorHAnsi" w:hAnsiTheme="minorHAnsi" w:cstheme="minorHAnsi"/>
          <w:vertAlign w:val="superscript"/>
        </w:rPr>
        <w:t>1,2</w:t>
      </w:r>
      <w:r w:rsidRPr="0051453E">
        <w:rPr>
          <w:rFonts w:asciiTheme="minorHAnsi" w:hAnsiTheme="minorHAnsi" w:cstheme="minorHAnsi"/>
        </w:rPr>
        <w:t xml:space="preserve">, </w:t>
      </w:r>
      <w:proofErr w:type="spellStart"/>
      <w:r w:rsidRPr="0051453E">
        <w:rPr>
          <w:rFonts w:asciiTheme="minorHAnsi" w:hAnsiTheme="minorHAnsi" w:cstheme="minorHAnsi"/>
        </w:rPr>
        <w:t>Rui</w:t>
      </w:r>
      <w:proofErr w:type="spellEnd"/>
      <w:r w:rsidRPr="0051453E">
        <w:rPr>
          <w:rFonts w:asciiTheme="minorHAnsi" w:hAnsiTheme="minorHAnsi" w:cstheme="minorHAnsi"/>
        </w:rPr>
        <w:t xml:space="preserve"> Chang</w:t>
      </w:r>
      <w:r w:rsidR="007B2B60" w:rsidRPr="0051453E">
        <w:rPr>
          <w:rFonts w:asciiTheme="minorHAnsi" w:hAnsiTheme="minorHAnsi" w:cstheme="minorHAnsi"/>
          <w:vertAlign w:val="superscript"/>
        </w:rPr>
        <w:t>2</w:t>
      </w:r>
      <w:r w:rsidR="00EB7078" w:rsidRPr="0051453E">
        <w:rPr>
          <w:rFonts w:asciiTheme="minorHAnsi" w:hAnsiTheme="minorHAnsi" w:cstheme="minorHAnsi"/>
        </w:rPr>
        <w:t>,</w:t>
      </w:r>
      <w:r w:rsidR="00C94AA5" w:rsidRPr="0051453E">
        <w:rPr>
          <w:rFonts w:asciiTheme="minorHAnsi" w:hAnsiTheme="minorHAnsi" w:cstheme="minorHAnsi"/>
        </w:rPr>
        <w:t xml:space="preserve"> </w:t>
      </w:r>
      <w:r w:rsidR="00750CD0" w:rsidRPr="0051453E">
        <w:rPr>
          <w:rFonts w:asciiTheme="minorHAnsi" w:hAnsiTheme="minorHAnsi" w:cstheme="minorHAnsi"/>
        </w:rPr>
        <w:t>Martin Dörenkämper</w:t>
      </w:r>
      <w:r w:rsidR="002629F2" w:rsidRPr="0051453E">
        <w:rPr>
          <w:rFonts w:asciiTheme="minorHAnsi" w:hAnsiTheme="minorHAnsi" w:cstheme="minorHAnsi"/>
          <w:vertAlign w:val="superscript"/>
        </w:rPr>
        <w:t>3</w:t>
      </w:r>
      <w:r w:rsidR="00EB7078" w:rsidRPr="0051453E">
        <w:rPr>
          <w:rFonts w:asciiTheme="minorHAnsi" w:hAnsiTheme="minorHAnsi" w:cstheme="minorHAnsi"/>
        </w:rPr>
        <w:t xml:space="preserve">, </w:t>
      </w:r>
      <w:r w:rsidR="000945AB">
        <w:rPr>
          <w:rFonts w:asciiTheme="minorHAnsi" w:hAnsiTheme="minorHAnsi" w:cstheme="minorHAnsi"/>
        </w:rPr>
        <w:t>Kun Yang</w:t>
      </w:r>
      <w:r w:rsidR="000945AB">
        <w:rPr>
          <w:rFonts w:asciiTheme="minorHAnsi" w:hAnsiTheme="minorHAnsi" w:cstheme="minorHAnsi"/>
          <w:vertAlign w:val="superscript"/>
        </w:rPr>
        <w:t>1</w:t>
      </w:r>
      <w:r w:rsidR="000945AB">
        <w:rPr>
          <w:rFonts w:asciiTheme="minorHAnsi" w:hAnsiTheme="minorHAnsi" w:cstheme="minorHAnsi"/>
        </w:rPr>
        <w:t xml:space="preserve">, </w:t>
      </w:r>
      <w:proofErr w:type="spellStart"/>
      <w:r w:rsidR="00EB7078" w:rsidRPr="0051453E">
        <w:rPr>
          <w:rFonts w:asciiTheme="minorHAnsi" w:hAnsiTheme="minorHAnsi" w:cstheme="minorHAnsi"/>
        </w:rPr>
        <w:t>Peidu</w:t>
      </w:r>
      <w:proofErr w:type="spellEnd"/>
      <w:r w:rsidR="00EB7078" w:rsidRPr="0051453E">
        <w:rPr>
          <w:rFonts w:asciiTheme="minorHAnsi" w:hAnsiTheme="minorHAnsi" w:cstheme="minorHAnsi"/>
        </w:rPr>
        <w:t xml:space="preserve"> Li</w:t>
      </w:r>
      <w:r w:rsidR="002629F2" w:rsidRPr="0051453E">
        <w:rPr>
          <w:rFonts w:asciiTheme="minorHAnsi" w:hAnsiTheme="minorHAnsi" w:cstheme="minorHAnsi"/>
          <w:vertAlign w:val="superscript"/>
        </w:rPr>
        <w:t>4</w:t>
      </w:r>
      <w:r w:rsidR="00EB7078" w:rsidRPr="0051453E">
        <w:rPr>
          <w:rFonts w:asciiTheme="minorHAnsi" w:hAnsiTheme="minorHAnsi" w:cstheme="minorHAnsi"/>
        </w:rPr>
        <w:t>, and Yong Luo</w:t>
      </w:r>
      <w:proofErr w:type="gramStart"/>
      <w:r w:rsidR="00EB7078" w:rsidRPr="0051453E">
        <w:rPr>
          <w:rFonts w:asciiTheme="minorHAnsi" w:hAnsiTheme="minorHAnsi" w:cstheme="minorHAnsi"/>
          <w:vertAlign w:val="superscript"/>
        </w:rPr>
        <w:t>1</w:t>
      </w:r>
      <w:r w:rsidR="00687F24" w:rsidRPr="0051453E">
        <w:rPr>
          <w:rFonts w:asciiTheme="minorHAnsi" w:hAnsiTheme="minorHAnsi" w:cstheme="minorHAnsi"/>
          <w:vertAlign w:val="superscript"/>
          <w:lang w:eastAsia="zh-CN"/>
        </w:rPr>
        <w:t>,*</w:t>
      </w:r>
      <w:proofErr w:type="gramEnd"/>
    </w:p>
    <w:p w14:paraId="73070F61" w14:textId="21025C59" w:rsidR="004B7F40" w:rsidRPr="0051453E" w:rsidRDefault="008A6077" w:rsidP="00B719C8">
      <w:pPr>
        <w:pStyle w:val="Affiliation"/>
        <w:rPr>
          <w:rFonts w:asciiTheme="minorHAnsi" w:hAnsiTheme="minorHAnsi" w:cstheme="minorHAnsi"/>
          <w:vertAlign w:val="superscript"/>
        </w:rPr>
      </w:pPr>
      <w:r w:rsidRPr="0051453E">
        <w:rPr>
          <w:rFonts w:asciiTheme="minorHAnsi" w:hAnsiTheme="minorHAnsi" w:cstheme="minorHAnsi"/>
          <w:vertAlign w:val="superscript"/>
        </w:rPr>
        <w:t>1</w:t>
      </w:r>
      <w:r w:rsidR="004B7F40" w:rsidRPr="0051453E">
        <w:rPr>
          <w:rFonts w:asciiTheme="minorHAnsi" w:hAnsiTheme="minorHAnsi" w:cstheme="minorHAnsi"/>
        </w:rPr>
        <w:t>Ministry of Education Key Laboratory for Earth System Modeling, Department of Earth System Science, Tsinghua University, Beijing 100084, China</w:t>
      </w:r>
    </w:p>
    <w:p w14:paraId="76A132C7" w14:textId="201E21A8" w:rsidR="004B7F40" w:rsidRPr="0051453E" w:rsidRDefault="00545B6C" w:rsidP="004B7F40">
      <w:pPr>
        <w:pStyle w:val="Affiliation"/>
        <w:rPr>
          <w:rFonts w:asciiTheme="minorHAnsi" w:hAnsiTheme="minorHAnsi" w:cstheme="minorHAnsi"/>
        </w:rPr>
      </w:pPr>
      <w:r w:rsidRPr="0051453E">
        <w:rPr>
          <w:rFonts w:asciiTheme="minorHAnsi" w:hAnsiTheme="minorHAnsi" w:cstheme="minorHAnsi"/>
          <w:vertAlign w:val="superscript"/>
        </w:rPr>
        <w:t>2</w:t>
      </w:r>
      <w:r w:rsidR="004B7F40" w:rsidRPr="0051453E">
        <w:rPr>
          <w:rFonts w:asciiTheme="minorHAnsi" w:hAnsiTheme="minorHAnsi" w:cstheme="minorHAnsi"/>
        </w:rPr>
        <w:t>National Climate Center of China Meteorological Administration (CMA), Beijing 100081, China</w:t>
      </w:r>
      <w:r w:rsidR="004B7F40" w:rsidRPr="0051453E">
        <w:rPr>
          <w:rFonts w:asciiTheme="minorHAnsi" w:hAnsiTheme="minorHAnsi" w:cstheme="minorHAnsi"/>
          <w:vertAlign w:val="superscript"/>
        </w:rPr>
        <w:t xml:space="preserve"> </w:t>
      </w:r>
    </w:p>
    <w:p w14:paraId="59E35802" w14:textId="4A56087D" w:rsidR="00FF70CB" w:rsidRPr="0051453E" w:rsidRDefault="00FF70CB" w:rsidP="00B719C8">
      <w:pPr>
        <w:pStyle w:val="Affiliation"/>
        <w:rPr>
          <w:rFonts w:asciiTheme="minorHAnsi" w:hAnsiTheme="minorHAnsi" w:cstheme="minorHAnsi"/>
        </w:rPr>
      </w:pPr>
      <w:r w:rsidRPr="0051453E">
        <w:rPr>
          <w:rFonts w:asciiTheme="minorHAnsi" w:hAnsiTheme="minorHAnsi" w:cstheme="minorHAnsi"/>
          <w:vertAlign w:val="superscript"/>
        </w:rPr>
        <w:t>3</w:t>
      </w:r>
      <w:r w:rsidRPr="0051453E">
        <w:rPr>
          <w:rFonts w:asciiTheme="minorHAnsi" w:hAnsiTheme="minorHAnsi" w:cstheme="minorHAnsi"/>
        </w:rPr>
        <w:t>Fraunhofer Institute for Wind Energy Systems</w:t>
      </w:r>
      <w:r w:rsidR="00AF094E">
        <w:rPr>
          <w:rFonts w:asciiTheme="minorHAnsi" w:hAnsiTheme="minorHAnsi" w:cstheme="minorHAnsi"/>
        </w:rPr>
        <w:t>, Küpkersweg70, 26129 Oldenburg, Germany</w:t>
      </w:r>
    </w:p>
    <w:p w14:paraId="2B6A347A" w14:textId="007256D8" w:rsidR="004B7F40" w:rsidRPr="0051453E" w:rsidRDefault="004B7F40" w:rsidP="004B7F40">
      <w:pPr>
        <w:pStyle w:val="Affiliation"/>
        <w:rPr>
          <w:rFonts w:asciiTheme="minorHAnsi" w:hAnsiTheme="minorHAnsi" w:cstheme="minorHAnsi"/>
        </w:rPr>
      </w:pPr>
      <w:r w:rsidRPr="0051453E">
        <w:rPr>
          <w:rFonts w:asciiTheme="minorHAnsi" w:hAnsiTheme="minorHAnsi" w:cstheme="minorHAnsi"/>
          <w:vertAlign w:val="superscript"/>
        </w:rPr>
        <w:t>4</w:t>
      </w:r>
      <w:r w:rsidRPr="0051453E">
        <w:rPr>
          <w:rFonts w:asciiTheme="minorHAnsi" w:hAnsiTheme="minorHAnsi" w:cstheme="minorHAnsi"/>
        </w:rPr>
        <w:t>Plateau Atmosphere and Environment Key Laboratory of Sichuan Province, School of At-</w:t>
      </w:r>
      <w:proofErr w:type="spellStart"/>
      <w:r w:rsidRPr="0051453E">
        <w:rPr>
          <w:rFonts w:asciiTheme="minorHAnsi" w:hAnsiTheme="minorHAnsi" w:cstheme="minorHAnsi"/>
        </w:rPr>
        <w:t>mospheric</w:t>
      </w:r>
      <w:proofErr w:type="spellEnd"/>
      <w:r w:rsidRPr="0051453E">
        <w:rPr>
          <w:rFonts w:asciiTheme="minorHAnsi" w:hAnsiTheme="minorHAnsi" w:cstheme="minorHAnsi"/>
        </w:rPr>
        <w:t xml:space="preserve"> Sciences, Chengdu University of Information Technology, Chengdu 610225, China</w:t>
      </w:r>
    </w:p>
    <w:p w14:paraId="5614852F" w14:textId="51EEBABF" w:rsidR="00DE3F91" w:rsidRPr="0051453E" w:rsidRDefault="00804559" w:rsidP="003137C3">
      <w:pPr>
        <w:pStyle w:val="Affiliation"/>
        <w:rPr>
          <w:rFonts w:asciiTheme="minorHAnsi" w:hAnsiTheme="minorHAnsi" w:cstheme="minorHAnsi"/>
          <w:lang w:eastAsia="zh-CN"/>
        </w:rPr>
      </w:pPr>
      <w:r w:rsidRPr="0051453E">
        <w:rPr>
          <w:rFonts w:asciiTheme="minorHAnsi" w:hAnsiTheme="minorHAnsi" w:cstheme="minorHAnsi"/>
        </w:rPr>
        <w:t>*</w:t>
      </w:r>
      <w:r w:rsidR="008A6077" w:rsidRPr="0051453E">
        <w:rPr>
          <w:rFonts w:asciiTheme="minorHAnsi" w:hAnsiTheme="minorHAnsi" w:cstheme="minorHAnsi"/>
        </w:rPr>
        <w:t>Correspond</w:t>
      </w:r>
      <w:r w:rsidR="00DE3F91" w:rsidRPr="0051453E">
        <w:rPr>
          <w:rFonts w:asciiTheme="minorHAnsi" w:hAnsiTheme="minorHAnsi" w:cstheme="minorHAnsi"/>
        </w:rPr>
        <w:t>ing</w:t>
      </w:r>
      <w:r w:rsidR="008A6077" w:rsidRPr="0051453E">
        <w:rPr>
          <w:rFonts w:asciiTheme="minorHAnsi" w:hAnsiTheme="minorHAnsi" w:cstheme="minorHAnsi"/>
        </w:rPr>
        <w:t xml:space="preserve"> </w:t>
      </w:r>
      <w:r w:rsidR="006F662E" w:rsidRPr="0051453E">
        <w:rPr>
          <w:rFonts w:asciiTheme="minorHAnsi" w:hAnsiTheme="minorHAnsi" w:cstheme="minorHAnsi"/>
        </w:rPr>
        <w:t>author:</w:t>
      </w:r>
      <w:r w:rsidR="008A6077" w:rsidRPr="0051453E">
        <w:rPr>
          <w:rFonts w:asciiTheme="minorHAnsi" w:hAnsiTheme="minorHAnsi" w:cstheme="minorHAnsi"/>
        </w:rPr>
        <w:t xml:space="preserve"> </w:t>
      </w:r>
      <w:r w:rsidR="001B1E3A" w:rsidRPr="0051453E">
        <w:rPr>
          <w:rFonts w:asciiTheme="minorHAnsi" w:hAnsiTheme="minorHAnsi" w:cstheme="minorHAnsi"/>
        </w:rPr>
        <w:t>Yong Luo</w:t>
      </w:r>
      <w:r w:rsidR="00DE3F91" w:rsidRPr="0051453E">
        <w:rPr>
          <w:rFonts w:asciiTheme="minorHAnsi" w:hAnsiTheme="minorHAnsi" w:cstheme="minorHAnsi"/>
        </w:rPr>
        <w:t xml:space="preserve"> </w:t>
      </w:r>
      <w:r w:rsidR="00C45B2D" w:rsidRPr="00C45B2D">
        <w:rPr>
          <w:rFonts w:asciiTheme="minorHAnsi" w:hAnsiTheme="minorHAnsi" w:cstheme="minorHAnsi"/>
        </w:rPr>
        <w:t>(</w:t>
      </w:r>
      <w:hyperlink r:id="rId10" w:history="1">
        <w:r w:rsidR="00C45B2D" w:rsidRPr="00550606">
          <w:rPr>
            <w:rStyle w:val="a7"/>
            <w:rFonts w:asciiTheme="minorHAnsi" w:hAnsiTheme="minorHAnsi" w:cstheme="minorHAnsi"/>
          </w:rPr>
          <w:t>Yongluo@tsinghua.edu.cn</w:t>
        </w:r>
      </w:hyperlink>
      <w:r w:rsidR="00C45B2D" w:rsidRPr="00C45B2D">
        <w:rPr>
          <w:rFonts w:asciiTheme="minorHAnsi" w:hAnsiTheme="minorHAnsi" w:cstheme="minorHAnsi"/>
        </w:rPr>
        <w:t>)</w:t>
      </w:r>
    </w:p>
    <w:p w14:paraId="52EAA876" w14:textId="0F4D9CB3" w:rsidR="00C94AA5" w:rsidRPr="0051453E" w:rsidRDefault="00C94AA5" w:rsidP="005358D5">
      <w:pPr>
        <w:pStyle w:val="Heading-Main"/>
        <w:rPr>
          <w:rFonts w:asciiTheme="minorHAnsi" w:hAnsiTheme="minorHAnsi" w:cstheme="minorHAnsi"/>
        </w:rPr>
      </w:pPr>
      <w:r w:rsidRPr="0051453E">
        <w:rPr>
          <w:rFonts w:asciiTheme="minorHAnsi" w:hAnsiTheme="minorHAnsi" w:cstheme="minorHAnsi"/>
        </w:rPr>
        <w:t>Key Points:</w:t>
      </w:r>
    </w:p>
    <w:p w14:paraId="7B123B73" w14:textId="106A55B6" w:rsidR="00F52200" w:rsidRPr="0051453E" w:rsidRDefault="00F52200" w:rsidP="00C81368">
      <w:pPr>
        <w:pStyle w:val="KeyPoints"/>
        <w:numPr>
          <w:ilvl w:val="0"/>
          <w:numId w:val="9"/>
        </w:numPr>
        <w:rPr>
          <w:rFonts w:asciiTheme="minorHAnsi" w:hAnsiTheme="minorHAnsi" w:cstheme="minorHAnsi"/>
        </w:rPr>
      </w:pPr>
      <w:bookmarkStart w:id="0" w:name="OLE_LINK4"/>
      <w:r w:rsidRPr="0051453E">
        <w:rPr>
          <w:rFonts w:asciiTheme="minorHAnsi" w:hAnsiTheme="minorHAnsi" w:cstheme="minorHAnsi"/>
        </w:rPr>
        <w:t>Farm-scale wind power is better represented by vertical wind profiles extending below the rotor-swept layer.</w:t>
      </w:r>
    </w:p>
    <w:bookmarkEnd w:id="0"/>
    <w:p w14:paraId="5C295B6D" w14:textId="7D95376F" w:rsidR="006E36FF" w:rsidRPr="0051453E" w:rsidRDefault="006E36FF" w:rsidP="00C81368">
      <w:pPr>
        <w:pStyle w:val="KeyPoints"/>
        <w:numPr>
          <w:ilvl w:val="0"/>
          <w:numId w:val="9"/>
        </w:numPr>
        <w:rPr>
          <w:rFonts w:asciiTheme="minorHAnsi" w:hAnsiTheme="minorHAnsi" w:cstheme="minorHAnsi"/>
        </w:rPr>
      </w:pPr>
      <w:r w:rsidRPr="0051453E">
        <w:rPr>
          <w:rFonts w:asciiTheme="minorHAnsi" w:hAnsiTheme="minorHAnsi" w:cstheme="minorHAnsi"/>
        </w:rPr>
        <w:t>Under free-stream flow, full vertical profile matters, whereas under wake-influenced flow surfac</w:t>
      </w:r>
      <w:commentRangeStart w:id="1"/>
      <w:commentRangeStart w:id="2"/>
      <w:r w:rsidRPr="0051453E">
        <w:rPr>
          <w:rFonts w:asciiTheme="minorHAnsi" w:hAnsiTheme="minorHAnsi" w:cstheme="minorHAnsi"/>
        </w:rPr>
        <w:t>e wind indicates profile intensity.</w:t>
      </w:r>
      <w:commentRangeEnd w:id="1"/>
      <w:r w:rsidR="00AF094E">
        <w:rPr>
          <w:rStyle w:val="af3"/>
          <w:rFonts w:asciiTheme="minorHAnsi" w:hAnsiTheme="minorHAnsi" w:cstheme="minorHAnsi"/>
          <w:sz w:val="24"/>
          <w:szCs w:val="24"/>
        </w:rPr>
        <w:commentReference w:id="1"/>
      </w:r>
      <w:commentRangeEnd w:id="2"/>
      <w:r w:rsidR="00CD000B">
        <w:rPr>
          <w:rStyle w:val="af3"/>
          <w:rFonts w:eastAsia="Calibri"/>
        </w:rPr>
        <w:commentReference w:id="2"/>
      </w:r>
    </w:p>
    <w:p w14:paraId="2D806D7B" w14:textId="6AD5408F" w:rsidR="00EB3DCF" w:rsidRPr="0051453E" w:rsidRDefault="00EB3DCF" w:rsidP="00C81368">
      <w:pPr>
        <w:pStyle w:val="KeyPoints"/>
        <w:numPr>
          <w:ilvl w:val="0"/>
          <w:numId w:val="9"/>
        </w:numPr>
        <w:rPr>
          <w:rFonts w:asciiTheme="minorHAnsi" w:hAnsiTheme="minorHAnsi" w:cstheme="minorHAnsi"/>
        </w:rPr>
      </w:pPr>
      <w:r w:rsidRPr="0051453E">
        <w:rPr>
          <w:rFonts w:asciiTheme="minorHAnsi" w:hAnsiTheme="minorHAnsi" w:cstheme="minorHAnsi"/>
        </w:rPr>
        <w:t>Extended profiles improve observational power reconstruction, and a wind-direction-aware strategy enhances day-ahead forecasting.</w:t>
      </w:r>
    </w:p>
    <w:p w14:paraId="06AFBE45" w14:textId="5B782C8F" w:rsidR="003F0D1D" w:rsidRDefault="003F0D1D" w:rsidP="003F0D1D">
      <w:pPr>
        <w:rPr>
          <w:rFonts w:asciiTheme="minorHAnsi" w:eastAsia="Times New Roman" w:hAnsiTheme="minorHAnsi" w:cstheme="minorHAnsi"/>
          <w:sz w:val="24"/>
          <w:szCs w:val="24"/>
          <w:lang w:eastAsia="zh-CN"/>
        </w:rPr>
      </w:pPr>
    </w:p>
    <w:p w14:paraId="2F86A517" w14:textId="420A7BE1" w:rsidR="003F0D1D" w:rsidRDefault="003F0D1D" w:rsidP="003F0D1D">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br w:type="page"/>
      </w:r>
    </w:p>
    <w:p w14:paraId="7B5DF08F" w14:textId="2C3DC321" w:rsidR="005D00E2" w:rsidRPr="003F0D1D" w:rsidRDefault="005D00E2" w:rsidP="003F0D1D">
      <w:pPr>
        <w:rPr>
          <w:rFonts w:asciiTheme="minorHAnsi" w:eastAsia="Times New Roman" w:hAnsiTheme="minorHAnsi" w:cstheme="minorHAnsi"/>
          <w:sz w:val="24"/>
          <w:szCs w:val="24"/>
          <w:lang w:eastAsia="zh-CN"/>
        </w:rPr>
        <w:sectPr w:rsidR="005D00E2" w:rsidRPr="003F0D1D" w:rsidSect="005D00E2">
          <w:headerReference w:type="default" r:id="rId13"/>
          <w:footerReference w:type="default" r:id="rId14"/>
          <w:headerReference w:type="first" r:id="rId15"/>
          <w:type w:val="continuous"/>
          <w:pgSz w:w="12240" w:h="15840"/>
          <w:pgMar w:top="1440" w:right="1440" w:bottom="1440" w:left="1440" w:header="432" w:footer="720" w:gutter="0"/>
          <w:cols w:space="720"/>
          <w:docGrid w:linePitch="360"/>
        </w:sectPr>
      </w:pPr>
    </w:p>
    <w:p w14:paraId="2659CCE1" w14:textId="63FC4FA3" w:rsidR="002F3B11" w:rsidRPr="00195891" w:rsidRDefault="008A6077" w:rsidP="00C81368">
      <w:pPr>
        <w:pStyle w:val="Heading-Main"/>
        <w:rPr>
          <w:rFonts w:asciiTheme="minorHAnsi" w:hAnsiTheme="minorHAnsi" w:cstheme="minorHAnsi"/>
        </w:rPr>
      </w:pPr>
      <w:r w:rsidRPr="00195891">
        <w:rPr>
          <w:rFonts w:asciiTheme="minorHAnsi" w:hAnsiTheme="minorHAnsi" w:cstheme="minorHAnsi"/>
        </w:rPr>
        <w:lastRenderedPageBreak/>
        <w:t>Abstract</w:t>
      </w:r>
    </w:p>
    <w:p w14:paraId="475DC170" w14:textId="786D6E59" w:rsidR="006350D9" w:rsidRPr="00FB3F9E" w:rsidRDefault="006350D9" w:rsidP="00DE3F91">
      <w:pPr>
        <w:pStyle w:val="Abstract"/>
        <w:rPr>
          <w:rFonts w:asciiTheme="minorHAnsi" w:hAnsiTheme="minorHAnsi" w:cstheme="minorHAnsi"/>
          <w:lang w:eastAsia="zh-CN"/>
        </w:rPr>
      </w:pPr>
      <w:r w:rsidRPr="006350D9">
        <w:rPr>
          <w:rFonts w:asciiTheme="minorHAnsi" w:hAnsiTheme="minorHAnsi" w:cstheme="minorHAnsi"/>
          <w:lang w:eastAsia="zh-CN"/>
        </w:rPr>
        <w:t>Wind farm power production reflects atmospheric variability integrated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w:t>
      </w:r>
      <w:commentRangeStart w:id="4"/>
      <w:commentRangeStart w:id="5"/>
      <w:r w:rsidRPr="006350D9">
        <w:rPr>
          <w:rFonts w:asciiTheme="minorHAnsi" w:hAnsiTheme="minorHAnsi" w:cstheme="minorHAnsi"/>
          <w:lang w:eastAsia="zh-CN"/>
        </w:rPr>
        <w:t>flow profile intensity</w:t>
      </w:r>
      <w:commentRangeEnd w:id="4"/>
      <w:r w:rsidR="00AF094E" w:rsidRPr="006350D9">
        <w:rPr>
          <w:rStyle w:val="af3"/>
          <w:rFonts w:asciiTheme="minorHAnsi" w:hAnsiTheme="minorHAnsi" w:cstheme="minorHAnsi"/>
          <w:sz w:val="24"/>
          <w:szCs w:val="24"/>
          <w:lang w:eastAsia="zh-CN"/>
        </w:rPr>
        <w:commentReference w:id="4"/>
      </w:r>
      <w:commentRangeEnd w:id="5"/>
      <w:r w:rsidR="00E55A0A">
        <w:rPr>
          <w:rStyle w:val="af3"/>
          <w:rFonts w:eastAsia="Calibri"/>
        </w:rPr>
        <w:commentReference w:id="5"/>
      </w:r>
      <w:r w:rsidRPr="006350D9">
        <w:rPr>
          <w:rFonts w:asciiTheme="minorHAnsi" w:hAnsiTheme="minorHAnsi" w:cstheme="minorHAnsi"/>
          <w:lang w:eastAsia="zh-CN"/>
        </w:rPr>
        <w:t xml:space="preserve">. This effectiveness arises from strong vertical coherence at synoptic time scales, enabling 10-m wind to characterize overall profile intensity across regimes. An </w:t>
      </w:r>
      <w:r w:rsidR="00C40F7E">
        <w:rPr>
          <w:rFonts w:asciiTheme="minorHAnsi" w:hAnsiTheme="minorHAnsi" w:cstheme="minorHAnsi" w:hint="eastAsia"/>
          <w:lang w:eastAsia="zh-CN"/>
        </w:rPr>
        <w:t>e</w:t>
      </w:r>
      <w:r w:rsidRPr="006350D9">
        <w:rPr>
          <w:rFonts w:asciiTheme="minorHAnsi" w:hAnsiTheme="minorHAnsi" w:cstheme="minorHAnsi"/>
          <w:lang w:eastAsia="zh-CN"/>
        </w:rPr>
        <w:t xml:space="preserve">xtended </w:t>
      </w:r>
      <w:r w:rsidR="00C40F7E">
        <w:rPr>
          <w:rFonts w:asciiTheme="minorHAnsi" w:hAnsiTheme="minorHAnsi" w:cstheme="minorHAnsi"/>
          <w:lang w:eastAsia="zh-CN"/>
        </w:rPr>
        <w:t>p</w:t>
      </w:r>
      <w:r w:rsidRPr="006350D9">
        <w:rPr>
          <w:rFonts w:asciiTheme="minorHAnsi" w:hAnsiTheme="minorHAnsi" w:cstheme="minorHAnsi"/>
          <w:lang w:eastAsia="zh-CN"/>
        </w:rPr>
        <w:t>rofile representation demonstrates consistent gains in observational power reconstruction (R² = 0.72 versus 0.61) and NWP-driven day-ahead forecasting, confirming its physical relevance. These results clarify how vertical wind structure governs farm-scale power variability and inform wind-to-power representation in operational forecasting.</w:t>
      </w:r>
    </w:p>
    <w:p w14:paraId="69A5DBFD" w14:textId="5331CD54" w:rsidR="00FC3EAC" w:rsidRPr="000A2813" w:rsidRDefault="00FC3EAC" w:rsidP="00DE3F91">
      <w:pPr>
        <w:pStyle w:val="Abstract"/>
        <w:rPr>
          <w:rFonts w:asciiTheme="minorHAnsi" w:hAnsiTheme="minorHAnsi" w:cstheme="minorHAnsi"/>
          <w:b/>
          <w:lang w:eastAsia="zh-CN"/>
        </w:rPr>
      </w:pPr>
      <w:r w:rsidRPr="000A2813">
        <w:rPr>
          <w:rFonts w:asciiTheme="minorHAnsi" w:hAnsiTheme="minorHAnsi" w:cstheme="minorHAnsi"/>
          <w:b/>
        </w:rPr>
        <w:t>Plain Language Summary</w:t>
      </w:r>
    </w:p>
    <w:p w14:paraId="3E1F40A2" w14:textId="41BDD4B6" w:rsidR="00FC3EAC" w:rsidRPr="00AB59A9" w:rsidRDefault="0043355E" w:rsidP="000D49B0">
      <w:pPr>
        <w:pStyle w:val="Abstract"/>
        <w:rPr>
          <w:rFonts w:asciiTheme="minorHAnsi" w:hAnsiTheme="minorHAnsi" w:cstheme="minorHAnsi"/>
          <w:lang w:eastAsia="zh-CN"/>
        </w:rPr>
      </w:pPr>
      <w:r w:rsidRPr="0043355E">
        <w:rPr>
          <w:rFonts w:asciiTheme="minorHAnsi" w:hAnsiTheme="minorHAnsi" w:cstheme="minorHAnsi"/>
          <w:lang w:eastAsia="zh-CN"/>
        </w:rPr>
        <w:t xml:space="preserve">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Using observations from a wind farm </w:t>
      </w:r>
      <w:r w:rsidR="00AF094E">
        <w:rPr>
          <w:rFonts w:asciiTheme="minorHAnsi" w:hAnsiTheme="minorHAnsi" w:cstheme="minorHAnsi"/>
          <w:lang w:eastAsia="zh-CN"/>
        </w:rPr>
        <w:t>in</w:t>
      </w:r>
      <w:r w:rsidRPr="0043355E">
        <w:rPr>
          <w:rFonts w:asciiTheme="minorHAnsi" w:hAnsiTheme="minorHAnsi" w:cstheme="minorHAnsi"/>
          <w:lang w:eastAsia="zh-CN"/>
        </w:rPr>
        <w:t xml:space="preserve"> flat terrain, we found that wind measured close to the ground, at just 10 meters, can be </w:t>
      </w:r>
      <w:proofErr w:type="spellStart"/>
      <w:ins w:id="6" w:author="win" w:date="2026-03-21T14:44:00Z">
        <w:r w:rsidR="00C24A99" w:rsidRPr="00C24A99">
          <w:rPr>
            <w:rFonts w:asciiTheme="minorHAnsi" w:hAnsiTheme="minorHAnsi" w:cstheme="minorHAnsi"/>
            <w:lang w:eastAsia="zh-CN"/>
          </w:rPr>
          <w:t>particularly</w:t>
        </w:r>
      </w:ins>
      <w:commentRangeStart w:id="7"/>
      <w:del w:id="8" w:author="win" w:date="2026-03-21T14:44:00Z">
        <w:r w:rsidRPr="0043355E" w:rsidDel="00C24A99">
          <w:rPr>
            <w:rFonts w:asciiTheme="minorHAnsi" w:hAnsiTheme="minorHAnsi" w:cstheme="minorHAnsi"/>
            <w:lang w:eastAsia="zh-CN"/>
          </w:rPr>
          <w:delText>surprisingly</w:delText>
        </w:r>
        <w:commentRangeEnd w:id="7"/>
        <w:r w:rsidR="00AF094E" w:rsidRPr="0043355E" w:rsidDel="00C24A99">
          <w:rPr>
            <w:rStyle w:val="af3"/>
            <w:rFonts w:asciiTheme="minorHAnsi" w:hAnsiTheme="minorHAnsi" w:cstheme="minorHAnsi"/>
            <w:sz w:val="24"/>
            <w:szCs w:val="24"/>
            <w:lang w:eastAsia="zh-CN"/>
          </w:rPr>
          <w:commentReference w:id="7"/>
        </w:r>
        <w:r w:rsidRPr="0043355E" w:rsidDel="00C24A99">
          <w:rPr>
            <w:rFonts w:asciiTheme="minorHAnsi" w:hAnsiTheme="minorHAnsi" w:cstheme="minorHAnsi"/>
            <w:lang w:eastAsia="zh-CN"/>
          </w:rPr>
          <w:delText xml:space="preserve"> </w:delText>
        </w:r>
      </w:del>
      <w:r w:rsidRPr="0043355E">
        <w:rPr>
          <w:rFonts w:asciiTheme="minorHAnsi" w:hAnsiTheme="minorHAnsi" w:cstheme="minorHAnsi"/>
          <w:lang w:eastAsia="zh-CN"/>
        </w:rPr>
        <w:t>informative</w:t>
      </w:r>
      <w:proofErr w:type="spellEnd"/>
      <w:r w:rsidRPr="0043355E">
        <w:rPr>
          <w:rFonts w:asciiTheme="minorHAnsi" w:hAnsiTheme="minorHAnsi" w:cstheme="minorHAnsi"/>
          <w:lang w:eastAsia="zh-CN"/>
        </w:rPr>
        <w:t xml:space="preserve"> in some situations.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sidRPr="0043355E">
        <w:rPr>
          <w:rFonts w:asciiTheme="minorHAnsi" w:hAnsiTheme="minorHAnsi" w:cstheme="minorHAnsi"/>
          <w:lang w:eastAsia="zh-CN"/>
        </w:rPr>
        <w:t>days time</w:t>
      </w:r>
      <w:proofErr w:type="spellEnd"/>
      <w:r w:rsidRPr="0043355E">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w:t>
      </w:r>
      <w:r w:rsidR="000D49B0" w:rsidRPr="000D49B0">
        <w:rPr>
          <w:rFonts w:asciiTheme="minorHAnsi" w:hAnsiTheme="minorHAnsi" w:cstheme="minorHAnsi"/>
          <w:lang w:eastAsia="zh-CN"/>
        </w:rPr>
        <w:t>These findings suggest that existing weather towers and surface observations near wind farms can be used more effectively, and may also help inform how observational networks are designed and used for wind energy applications.</w:t>
      </w:r>
      <w:r w:rsidR="00AB59A9">
        <w:rPr>
          <w:rFonts w:asciiTheme="minorHAnsi" w:hAnsiTheme="minorHAnsi" w:cstheme="minorHAnsi"/>
        </w:rPr>
        <w:br w:type="page"/>
      </w:r>
    </w:p>
    <w:p w14:paraId="16752E20" w14:textId="77777777" w:rsidR="002F3B11" w:rsidRPr="00850691" w:rsidRDefault="002F3B11" w:rsidP="00C81368">
      <w:pPr>
        <w:pStyle w:val="Heading-Main"/>
        <w:rPr>
          <w:rFonts w:asciiTheme="minorHAnsi" w:hAnsiTheme="minorHAnsi" w:cstheme="minorHAnsi"/>
        </w:rPr>
      </w:pPr>
      <w:bookmarkStart w:id="9" w:name="_Hlk221745210"/>
      <w:r w:rsidRPr="00850691">
        <w:rPr>
          <w:rFonts w:asciiTheme="minorHAnsi" w:hAnsiTheme="minorHAnsi" w:cstheme="minorHAnsi"/>
        </w:rPr>
        <w:lastRenderedPageBreak/>
        <w:t>1 Introduction</w:t>
      </w:r>
    </w:p>
    <w:p w14:paraId="62A89A53" w14:textId="386BB6E1" w:rsidR="002F3B11" w:rsidRDefault="007D1384" w:rsidP="002F3B11">
      <w:pPr>
        <w:pStyle w:val="Text"/>
        <w:rPr>
          <w:rFonts w:ascii="宋体" w:eastAsia="宋体" w:hAnsi="宋体" w:cstheme="minorHAnsi"/>
          <w:lang w:eastAsia="zh-CN"/>
        </w:rPr>
      </w:pPr>
      <w:bookmarkStart w:id="10" w:name="OLE_LINK1"/>
      <w:bookmarkStart w:id="11" w:name="OLE_LINK6"/>
      <w:r w:rsidRPr="007D1384">
        <w:rPr>
          <w:rFonts w:asciiTheme="minorHAnsi" w:hAnsiTheme="minorHAnsi" w:cstheme="minorHAnsi"/>
        </w:rPr>
        <w:t>Accurate day-ahead wind power forecasting is essential for power-system operation, electricity marke</w:t>
      </w:r>
      <w:bookmarkEnd w:id="10"/>
      <w:r w:rsidRPr="007D1384">
        <w:rPr>
          <w:rFonts w:asciiTheme="minorHAnsi" w:hAnsiTheme="minorHAnsi" w:cstheme="minorHAnsi"/>
        </w:rPr>
        <w:t xml:space="preserve">t, and the large-scale integration of variable renewable energy </w:t>
      </w:r>
      <w:r w:rsidR="00F620F9">
        <w:rPr>
          <w:rFonts w:asciiTheme="minorHAnsi" w:hAnsiTheme="minorHAnsi" w:cstheme="minorHAnsi"/>
        </w:rPr>
        <w:fldChar w:fldCharType="begin"/>
      </w:r>
      <w:r w:rsidR="007B274C">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F620F9">
        <w:rPr>
          <w:rFonts w:asciiTheme="minorHAnsi" w:hAnsiTheme="minorHAnsi" w:cstheme="minorHAnsi"/>
        </w:rPr>
        <w:fldChar w:fldCharType="separate"/>
      </w:r>
      <w:r w:rsidR="00F620F9" w:rsidRPr="00F620F9">
        <w:rPr>
          <w:rFonts w:ascii="Calibri" w:hAnsi="Calibri" w:cs="Calibri"/>
        </w:rPr>
        <w:t>(Holttinen, 2005; Mahoney et al., 2012)</w:t>
      </w:r>
      <w:r w:rsidR="00F620F9">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Forecasting performance has been substantially advanced in recent years, including through the development of deep learning models</w:t>
      </w:r>
      <w:r w:rsidRPr="007D1384">
        <w:rPr>
          <w:rFonts w:asciiTheme="minorHAnsi" w:hAnsiTheme="minorHAnsi" w:cstheme="minorHAnsi"/>
        </w:rPr>
        <w:t xml:space="preserve"> </w:t>
      </w:r>
      <w:r w:rsidR="00D81797">
        <w:rPr>
          <w:rFonts w:asciiTheme="minorHAnsi" w:hAnsiTheme="minorHAnsi" w:cstheme="minorHAnsi"/>
        </w:rPr>
        <w:fldChar w:fldCharType="begin"/>
      </w:r>
      <w:r w:rsidR="007B274C">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(Liu &amp; Zhang, 2024)</w:t>
      </w:r>
      <w:r w:rsidR="00D81797">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and depends not only on model capability but fundamentally on the physical relevance of meteorological inputs</w:t>
      </w:r>
      <w:r w:rsidRPr="007D1384">
        <w:rPr>
          <w:rFonts w:asciiTheme="minorHAnsi" w:hAnsiTheme="minorHAnsi" w:cstheme="minorHAnsi"/>
        </w:rPr>
        <w:t xml:space="preserve"> </w:t>
      </w:r>
      <w:r w:rsidR="00D81797">
        <w:rPr>
          <w:rFonts w:asciiTheme="minorHAnsi" w:hAnsiTheme="minorHAnsi" w:cstheme="minorHAnsi"/>
        </w:rPr>
        <w:fldChar w:fldCharType="begin"/>
      </w:r>
      <w:r w:rsidR="007B274C">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(Optis &amp; Perr-Sauer, 2019)</w:t>
      </w:r>
      <w:r w:rsidR="00D81797">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 xml:space="preserve">Previous research has largely focused on model development, including architecture innovation </w:t>
      </w:r>
      <w:r w:rsidR="00D81797">
        <w:rPr>
          <w:rFonts w:asciiTheme="minorHAnsi" w:hAnsiTheme="minorHAnsi" w:cstheme="minorHAnsi"/>
        </w:rPr>
        <w:fldChar w:fldCharType="begin"/>
      </w:r>
      <w:r w:rsidR="007B274C">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(Bentsen et al., 2023)</w:t>
      </w:r>
      <w:r w:rsidR="00D81797">
        <w:rPr>
          <w:rFonts w:asciiTheme="minorHAnsi" w:hAnsiTheme="minorHAnsi" w:cstheme="minorHAnsi"/>
        </w:rPr>
        <w:fldChar w:fldCharType="end"/>
      </w:r>
      <w:r w:rsidRPr="007D1384">
        <w:rPr>
          <w:rFonts w:asciiTheme="minorHAnsi" w:hAnsiTheme="minorHAnsi" w:cstheme="minorHAnsi"/>
        </w:rPr>
        <w:t xml:space="preserve">, </w:t>
      </w:r>
      <w:proofErr w:type="spellStart"/>
      <w:r w:rsidRPr="007D1384">
        <w:rPr>
          <w:rFonts w:asciiTheme="minorHAnsi" w:hAnsiTheme="minorHAnsi" w:cstheme="minorHAnsi"/>
        </w:rPr>
        <w:t>hyperparameter</w:t>
      </w:r>
      <w:proofErr w:type="spellEnd"/>
      <w:r w:rsidRPr="007D1384">
        <w:rPr>
          <w:rFonts w:asciiTheme="minorHAnsi" w:hAnsiTheme="minorHAnsi" w:cstheme="minorHAnsi"/>
        </w:rPr>
        <w:t xml:space="preserve"> optimization</w:t>
      </w:r>
      <w:r w:rsidR="004B6870">
        <w:rPr>
          <w:rFonts w:asciiTheme="minorHAnsi" w:hAnsiTheme="minorHAnsi" w:cstheme="minorHAnsi" w:hint="eastAsia"/>
          <w:lang w:eastAsia="zh-CN"/>
        </w:rPr>
        <w:t xml:space="preserve"> </w:t>
      </w:r>
      <w:r w:rsidR="00D81797">
        <w:rPr>
          <w:rFonts w:asciiTheme="minorHAnsi" w:hAnsiTheme="minorHAnsi" w:cstheme="minorHAnsi"/>
        </w:rPr>
        <w:fldChar w:fldCharType="begin"/>
      </w:r>
      <w:r w:rsidR="007B274C">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(Hanifi et al., 2024)</w:t>
      </w:r>
      <w:r w:rsidR="00D81797">
        <w:rPr>
          <w:rFonts w:asciiTheme="minorHAnsi" w:hAnsiTheme="minorHAnsi" w:cstheme="minorHAnsi"/>
        </w:rPr>
        <w:fldChar w:fldCharType="end"/>
      </w:r>
      <w:r w:rsidRPr="007D1384">
        <w:rPr>
          <w:rFonts w:asciiTheme="minorHAnsi" w:hAnsiTheme="minorHAnsi" w:cstheme="minorHAnsi"/>
        </w:rPr>
        <w:t>, and po</w:t>
      </w:r>
      <w:r w:rsidR="00D81797">
        <w:rPr>
          <w:rFonts w:asciiTheme="minorHAnsi" w:hAnsiTheme="minorHAnsi" w:cstheme="minorHAnsi"/>
        </w:rPr>
        <w:t xml:space="preserve">st-processing </w:t>
      </w:r>
      <w:r w:rsidR="00BC0D80">
        <w:rPr>
          <w:rFonts w:asciiTheme="minorHAnsi" w:hAnsiTheme="minorHAnsi" w:cstheme="minorHAnsi"/>
        </w:rPr>
        <w:fldChar w:fldCharType="begin"/>
      </w:r>
      <w:r w:rsidR="007B274C">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sidR="00BC0D80">
        <w:rPr>
          <w:rFonts w:asciiTheme="minorHAnsi" w:hAnsiTheme="minorHAnsi" w:cstheme="minorHAnsi"/>
        </w:rPr>
        <w:fldChar w:fldCharType="separate"/>
      </w:r>
      <w:r w:rsidR="00BC0D80">
        <w:rPr>
          <w:rFonts w:asciiTheme="minorHAnsi" w:hAnsiTheme="minorHAnsi" w:cstheme="minorHAnsi"/>
          <w:noProof/>
        </w:rPr>
        <w:t>(Xia et al., 2026</w:t>
      </w:r>
      <w:r w:rsidR="002D3D82">
        <w:rPr>
          <w:rFonts w:asciiTheme="minorHAnsi" w:hAnsiTheme="minorHAnsi" w:cstheme="minorHAnsi"/>
          <w:noProof/>
        </w:rPr>
        <w:t>b</w:t>
      </w:r>
      <w:r w:rsidR="00BC0D80">
        <w:rPr>
          <w:rFonts w:asciiTheme="minorHAnsi" w:hAnsiTheme="minorHAnsi" w:cstheme="minorHAnsi"/>
          <w:noProof/>
        </w:rPr>
        <w:t>)</w:t>
      </w:r>
      <w:r w:rsidR="00BC0D80">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 xml:space="preserve">In comparison, input feature selection has received less mechanistic consideration. </w:t>
      </w:r>
      <w:commentRangeStart w:id="12"/>
      <w:r w:rsidR="00B94BEA" w:rsidRPr="00B94BEA">
        <w:rPr>
          <w:rFonts w:asciiTheme="minorHAnsi" w:hAnsiTheme="minorHAnsi" w:cstheme="minorHAnsi"/>
        </w:rPr>
        <w:t xml:space="preserve">Consequently, </w:t>
      </w:r>
      <w:del w:id="13" w:author="win" w:date="2026-03-21T15:02:00Z">
        <w:r w:rsidR="00B94BEA" w:rsidRPr="00B94BEA" w:rsidDel="000B588F">
          <w:rPr>
            <w:rFonts w:asciiTheme="minorHAnsi" w:hAnsiTheme="minorHAnsi" w:cstheme="minorHAnsi"/>
          </w:rPr>
          <w:delText xml:space="preserve">although </w:delText>
        </w:r>
      </w:del>
      <w:r w:rsidR="00B94BEA" w:rsidRPr="00B94BEA">
        <w:rPr>
          <w:rFonts w:asciiTheme="minorHAnsi" w:hAnsiTheme="minorHAnsi" w:cstheme="minorHAnsi"/>
        </w:rPr>
        <w:t xml:space="preserve">the atmospheric physics governing farm-scale power production is increasingly </w:t>
      </w:r>
      <w:ins w:id="14" w:author="win" w:date="2026-03-21T15:02:00Z">
        <w:r w:rsidR="000B588F">
          <w:rPr>
            <w:rFonts w:asciiTheme="minorHAnsi" w:hAnsiTheme="minorHAnsi" w:cstheme="minorHAnsi"/>
          </w:rPr>
          <w:t xml:space="preserve">well </w:t>
        </w:r>
      </w:ins>
      <w:r w:rsidR="00B94BEA" w:rsidRPr="00B94BEA">
        <w:rPr>
          <w:rFonts w:asciiTheme="minorHAnsi" w:hAnsiTheme="minorHAnsi" w:cstheme="minorHAnsi"/>
        </w:rPr>
        <w:t>understood</w:t>
      </w:r>
      <w:ins w:id="15" w:author="win" w:date="2026-03-21T15:02:00Z">
        <w:r w:rsidR="000B588F">
          <w:rPr>
            <w:rFonts w:asciiTheme="minorHAnsi" w:hAnsiTheme="minorHAnsi" w:cstheme="minorHAnsi"/>
          </w:rPr>
          <w:t>. However,</w:t>
        </w:r>
      </w:ins>
      <w:del w:id="16" w:author="win" w:date="2026-03-21T15:02:00Z">
        <w:r w:rsidR="00B94BEA" w:rsidRPr="00B94BEA" w:rsidDel="000B588F">
          <w:rPr>
            <w:rFonts w:asciiTheme="minorHAnsi" w:hAnsiTheme="minorHAnsi" w:cstheme="minorHAnsi"/>
          </w:rPr>
          <w:delText>,</w:delText>
        </w:r>
      </w:del>
      <w:r w:rsidR="00B94BEA" w:rsidRPr="00B94BEA">
        <w:rPr>
          <w:rFonts w:asciiTheme="minorHAnsi" w:hAnsiTheme="minorHAnsi" w:cstheme="minorHAnsi"/>
        </w:rPr>
        <w:t xml:space="preserve"> this </w:t>
      </w:r>
      <w:ins w:id="17" w:author="win" w:date="2026-03-21T15:03:00Z">
        <w:r w:rsidR="000B588F">
          <w:rPr>
            <w:rFonts w:asciiTheme="minorHAnsi" w:hAnsiTheme="minorHAnsi" w:cstheme="minorHAnsi"/>
          </w:rPr>
          <w:t xml:space="preserve">understanding </w:t>
        </w:r>
      </w:ins>
      <w:del w:id="18" w:author="win" w:date="2026-03-21T15:03:00Z">
        <w:r w:rsidR="00B94BEA" w:rsidRPr="00B94BEA" w:rsidDel="000B588F">
          <w:rPr>
            <w:rFonts w:asciiTheme="minorHAnsi" w:hAnsiTheme="minorHAnsi" w:cstheme="minorHAnsi"/>
          </w:rPr>
          <w:delText>knowledge,</w:delText>
        </w:r>
      </w:del>
      <w:del w:id="19" w:author="win" w:date="2026-03-21T15:04:00Z">
        <w:r w:rsidR="00B94BEA" w:rsidRPr="00B94BEA" w:rsidDel="000B588F">
          <w:rPr>
            <w:rFonts w:asciiTheme="minorHAnsi" w:hAnsiTheme="minorHAnsi" w:cstheme="minorHAnsi"/>
          </w:rPr>
          <w:delText xml:space="preserve"> </w:delText>
        </w:r>
      </w:del>
      <w:ins w:id="20" w:author="win" w:date="2026-03-21T15:03:00Z">
        <w:r w:rsidR="000B588F" w:rsidRPr="00B94BEA">
          <w:rPr>
            <w:rFonts w:asciiTheme="minorHAnsi" w:hAnsiTheme="minorHAnsi" w:cstheme="minorHAnsi"/>
          </w:rPr>
          <w:t xml:space="preserve">has not </w:t>
        </w:r>
      </w:ins>
      <w:ins w:id="21" w:author="win" w:date="2026-03-21T15:04:00Z">
        <w:r w:rsidR="000B588F">
          <w:rPr>
            <w:rFonts w:asciiTheme="minorHAnsi" w:hAnsiTheme="minorHAnsi" w:cstheme="minorHAnsi"/>
          </w:rPr>
          <w:t xml:space="preserve">yet </w:t>
        </w:r>
      </w:ins>
      <w:ins w:id="22" w:author="win" w:date="2026-03-21T15:03:00Z">
        <w:r w:rsidR="000B588F" w:rsidRPr="00B94BEA">
          <w:rPr>
            <w:rFonts w:asciiTheme="minorHAnsi" w:hAnsiTheme="minorHAnsi" w:cstheme="minorHAnsi"/>
          </w:rPr>
          <w:t xml:space="preserve">been effectively translated into </w:t>
        </w:r>
      </w:ins>
      <w:ins w:id="23" w:author="win" w:date="2026-03-21T15:04:00Z">
        <w:r w:rsidR="000B588F" w:rsidRPr="00B94BEA">
          <w:rPr>
            <w:rFonts w:asciiTheme="minorHAnsi" w:hAnsiTheme="minorHAnsi" w:cstheme="minorHAnsi"/>
          </w:rPr>
          <w:t xml:space="preserve">forecasting </w:t>
        </w:r>
      </w:ins>
      <w:ins w:id="24" w:author="win" w:date="2026-03-21T15:03:00Z">
        <w:r w:rsidR="000B588F" w:rsidRPr="00B94BEA">
          <w:rPr>
            <w:rFonts w:asciiTheme="minorHAnsi" w:hAnsiTheme="minorHAnsi" w:cstheme="minorHAnsi"/>
          </w:rPr>
          <w:t>feature selection</w:t>
        </w:r>
      </w:ins>
      <w:ins w:id="25" w:author="win" w:date="2026-03-21T15:04:00Z">
        <w:r w:rsidR="000B588F">
          <w:rPr>
            <w:rFonts w:asciiTheme="minorHAnsi" w:hAnsiTheme="minorHAnsi" w:cstheme="minorHAnsi"/>
          </w:rPr>
          <w:t>,</w:t>
        </w:r>
      </w:ins>
      <w:ins w:id="26" w:author="win" w:date="2026-03-21T15:03:00Z">
        <w:r w:rsidR="000B588F" w:rsidRPr="00B94BEA">
          <w:rPr>
            <w:rFonts w:asciiTheme="minorHAnsi" w:hAnsiTheme="minorHAnsi" w:cstheme="minorHAnsi"/>
          </w:rPr>
          <w:t xml:space="preserve"> </w:t>
        </w:r>
      </w:ins>
      <w:r w:rsidR="00B94BEA" w:rsidRPr="00B94BEA">
        <w:rPr>
          <w:rFonts w:asciiTheme="minorHAnsi" w:hAnsiTheme="minorHAnsi" w:cstheme="minorHAnsi"/>
        </w:rPr>
        <w:t xml:space="preserve">particularly </w:t>
      </w:r>
      <w:ins w:id="27" w:author="win" w:date="2026-03-21T15:05:00Z">
        <w:r w:rsidR="000B588F">
          <w:rPr>
            <w:rFonts w:asciiTheme="minorHAnsi" w:hAnsiTheme="minorHAnsi" w:cstheme="minorHAnsi"/>
          </w:rPr>
          <w:t xml:space="preserve">for </w:t>
        </w:r>
      </w:ins>
      <w:del w:id="28" w:author="win" w:date="2026-03-21T15:05:00Z">
        <w:r w:rsidR="00B94BEA" w:rsidRPr="00B94BEA" w:rsidDel="000B588F">
          <w:rPr>
            <w:rFonts w:asciiTheme="minorHAnsi" w:hAnsiTheme="minorHAnsi" w:cstheme="minorHAnsi"/>
          </w:rPr>
          <w:delText xml:space="preserve">regarding </w:delText>
        </w:r>
      </w:del>
      <w:r w:rsidR="00B94BEA" w:rsidRPr="00B94BEA">
        <w:rPr>
          <w:rFonts w:asciiTheme="minorHAnsi" w:hAnsiTheme="minorHAnsi" w:cstheme="minorHAnsi"/>
        </w:rPr>
        <w:t xml:space="preserve">vertical wind structure </w:t>
      </w:r>
      <w:ins w:id="29" w:author="win" w:date="2026-03-21T15:05:00Z">
        <w:r w:rsidR="000B588F">
          <w:rPr>
            <w:rFonts w:asciiTheme="minorHAnsi" w:hAnsiTheme="minorHAnsi" w:cstheme="minorHAnsi"/>
          </w:rPr>
          <w:t xml:space="preserve">represented by </w:t>
        </w:r>
      </w:ins>
      <w:del w:id="30" w:author="win" w:date="2026-03-21T15:05:00Z">
        <w:r w:rsidR="00B94BEA" w:rsidRPr="00B94BEA" w:rsidDel="000B588F">
          <w:rPr>
            <w:rFonts w:asciiTheme="minorHAnsi" w:hAnsiTheme="minorHAnsi" w:cstheme="minorHAnsi"/>
          </w:rPr>
          <w:delText xml:space="preserve">as reflected in </w:delText>
        </w:r>
      </w:del>
      <w:r w:rsidR="00B94BEA" w:rsidRPr="00B94BEA">
        <w:rPr>
          <w:rFonts w:asciiTheme="minorHAnsi" w:hAnsiTheme="minorHAnsi" w:cstheme="minorHAnsi"/>
        </w:rPr>
        <w:t>commonly available multi-height observations</w:t>
      </w:r>
      <w:del w:id="31" w:author="win" w:date="2026-03-21T15:05:00Z">
        <w:r w:rsidR="00B94BEA" w:rsidRPr="00B94BEA" w:rsidDel="000B588F">
          <w:rPr>
            <w:rFonts w:asciiTheme="minorHAnsi" w:hAnsiTheme="minorHAnsi" w:cstheme="minorHAnsi"/>
          </w:rPr>
          <w:delText>,</w:delText>
        </w:r>
      </w:del>
      <w:del w:id="32" w:author="win" w:date="2026-03-21T15:03:00Z">
        <w:r w:rsidR="00B94BEA" w:rsidRPr="00B94BEA" w:rsidDel="000B588F">
          <w:rPr>
            <w:rFonts w:asciiTheme="minorHAnsi" w:hAnsiTheme="minorHAnsi" w:cstheme="minorHAnsi"/>
          </w:rPr>
          <w:delText xml:space="preserve"> has not been effectively translated into feature selection for forecasting</w:delText>
        </w:r>
      </w:del>
      <w:r w:rsidR="00B94BEA" w:rsidRPr="00B94BEA">
        <w:rPr>
          <w:rFonts w:asciiTheme="minorHAnsi" w:hAnsiTheme="minorHAnsi" w:cstheme="minorHAnsi"/>
        </w:rPr>
        <w:t>.</w:t>
      </w:r>
      <w:commentRangeEnd w:id="12"/>
      <w:r w:rsidR="00AF094E">
        <w:rPr>
          <w:rStyle w:val="af3"/>
          <w:rFonts w:ascii="宋体" w:eastAsia="宋体" w:hAnsi="宋体" w:cstheme="minorHAnsi"/>
          <w:sz w:val="24"/>
          <w:szCs w:val="24"/>
          <w:lang w:eastAsia="zh-CN"/>
        </w:rPr>
        <w:commentReference w:id="12"/>
      </w:r>
    </w:p>
    <w:p w14:paraId="3E6464BB" w14:textId="01D158A9" w:rsidR="007D1384" w:rsidRDefault="009F684F" w:rsidP="002F3B11">
      <w:pPr>
        <w:pStyle w:val="Text"/>
        <w:rPr>
          <w:rFonts w:ascii="Calibri" w:eastAsia="宋体" w:hAnsi="Calibri" w:cs="Calibri"/>
          <w:color w:val="000000"/>
          <w:lang w:eastAsia="zh-CN"/>
        </w:rPr>
      </w:pPr>
      <w:bookmarkStart w:id="33" w:name="_Hlk221716200"/>
      <w:bookmarkEnd w:id="11"/>
      <w:r w:rsidRPr="009F684F">
        <w:rPr>
          <w:rFonts w:ascii="Calibri" w:eastAsia="宋体" w:hAnsi="Calibri" w:cs="Calibri"/>
          <w:color w:val="000000"/>
        </w:rPr>
        <w:t>Traditionally, wind speed at hub height has been the primary input for wind power forecasting</w:t>
      </w:r>
      <w:r w:rsidR="007D1384" w:rsidRPr="00EC629C">
        <w:rPr>
          <w:rFonts w:ascii="Calibri" w:eastAsia="宋体" w:hAnsi="Calibri" w:cs="Calibri"/>
          <w:color w:val="000000"/>
        </w:rPr>
        <w:t xml:space="preserve"> </w:t>
      </w:r>
      <w:r w:rsidR="007D1384" w:rsidRPr="00FD3B7A">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sidR="007D1384" w:rsidRPr="00FD3B7A">
        <w:rPr>
          <w:rFonts w:ascii="Calibri" w:eastAsia="宋体" w:hAnsi="Calibri" w:cs="Calibri"/>
          <w:color w:val="000000"/>
        </w:rPr>
        <w:fldChar w:fldCharType="separate"/>
      </w:r>
      <w:r w:rsidR="007D1384" w:rsidRPr="007F3284">
        <w:rPr>
          <w:rFonts w:ascii="Calibri" w:hAnsi="Calibri" w:cs="Calibri"/>
        </w:rPr>
        <w:t>(Mahoney et al., 2012; Ye et al., 2017; Che et al., 2022; Sun &amp; Yang, 2023)</w:t>
      </w:r>
      <w:r w:rsidR="007D1384" w:rsidRPr="00FD3B7A">
        <w:rPr>
          <w:rFonts w:ascii="Calibri" w:eastAsia="宋体" w:hAnsi="Calibri" w:cs="Calibri"/>
          <w:color w:val="000000"/>
        </w:rPr>
        <w:fldChar w:fldCharType="end"/>
      </w:r>
      <w:r w:rsidR="00043EB4" w:rsidRPr="00043EB4">
        <w:rPr>
          <w:rFonts w:ascii="Calibri" w:eastAsia="宋体" w:hAnsi="Calibri" w:cs="Calibri"/>
          <w:color w:val="000000"/>
          <w:lang w:eastAsia="zh-CN"/>
        </w:rPr>
        <w:t>,</w:t>
      </w:r>
      <w:r w:rsidR="00E22C8A">
        <w:rPr>
          <w:rFonts w:ascii="Calibri" w:eastAsia="宋体" w:hAnsi="Calibri" w:cs="Calibri" w:hint="eastAsia"/>
          <w:color w:val="000000"/>
          <w:lang w:eastAsia="zh-CN"/>
        </w:rPr>
        <w:t xml:space="preserve"> </w:t>
      </w:r>
      <w:r w:rsidR="00043EB4" w:rsidRPr="00043EB4">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sidR="007D1384">
        <w:rPr>
          <w:rFonts w:ascii="Calibri" w:eastAsia="宋体" w:hAnsi="Calibri" w:cs="Calibri" w:hint="eastAsia"/>
          <w:color w:val="000000"/>
        </w:rPr>
        <w:t xml:space="preserve"> </w:t>
      </w:r>
      <w:r w:rsidR="007D1384">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7D1384">
        <w:rPr>
          <w:rFonts w:ascii="Calibri" w:eastAsia="宋体" w:hAnsi="Calibri" w:cs="Calibri"/>
          <w:color w:val="000000"/>
        </w:rPr>
        <w:fldChar w:fldCharType="separate"/>
      </w:r>
      <w:r w:rsidR="007D1384" w:rsidRPr="00401647">
        <w:rPr>
          <w:rFonts w:ascii="Calibri" w:hAnsi="Calibri" w:cs="Calibri"/>
          <w:color w:val="000000"/>
        </w:rPr>
        <w:t>(Turbines—Part, 2005)</w:t>
      </w:r>
      <w:r w:rsidR="007D1384">
        <w:rPr>
          <w:rFonts w:ascii="Calibri" w:eastAsia="宋体" w:hAnsi="Calibri" w:cs="Calibri"/>
          <w:color w:val="000000"/>
        </w:rPr>
        <w:fldChar w:fldCharType="end"/>
      </w:r>
      <w:r w:rsidR="00043EB4">
        <w:rPr>
          <w:rFonts w:ascii="Calibri" w:eastAsia="宋体" w:hAnsi="Calibri" w:cs="Calibri"/>
          <w:color w:val="000000"/>
        </w:rPr>
        <w:t>.</w:t>
      </w:r>
      <w:r w:rsidR="007D1384">
        <w:rPr>
          <w:rFonts w:ascii="Calibri" w:eastAsia="宋体" w:hAnsi="Calibri" w:cs="Calibri" w:hint="eastAsia"/>
          <w:color w:val="000000"/>
        </w:rPr>
        <w:t xml:space="preserve"> </w:t>
      </w:r>
      <w:r w:rsidR="0060601C" w:rsidRPr="0060601C">
        <w:rPr>
          <w:rFonts w:ascii="Calibri" w:eastAsia="宋体" w:hAnsi="Calibri" w:cs="Calibri"/>
          <w:color w:val="000000"/>
        </w:rPr>
        <w:t>This practice is further supported by the strong correlation between hub-height wind speed and single-turbine power</w:t>
      </w:r>
      <w:r w:rsidR="007D1384">
        <w:rPr>
          <w:rFonts w:ascii="Calibri" w:eastAsia="宋体" w:hAnsi="Calibri" w:cs="Calibri" w:hint="eastAsia"/>
          <w:color w:val="000000"/>
        </w:rPr>
        <w:t xml:space="preserve"> </w:t>
      </w:r>
      <w:r w:rsidR="007D1384">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7D1384">
        <w:rPr>
          <w:rFonts w:ascii="Calibri" w:eastAsia="宋体" w:hAnsi="Calibri" w:cs="Calibri"/>
          <w:color w:val="000000"/>
        </w:rPr>
        <w:fldChar w:fldCharType="separate"/>
      </w:r>
      <w:r w:rsidR="007D1384">
        <w:rPr>
          <w:rFonts w:ascii="Calibri" w:eastAsia="宋体" w:hAnsi="Calibri" w:cs="Calibri"/>
          <w:noProof/>
          <w:color w:val="000000"/>
        </w:rPr>
        <w:t>(Clifton et al., 2013)</w:t>
      </w:r>
      <w:r w:rsidR="007D1384">
        <w:rPr>
          <w:rFonts w:ascii="Calibri" w:eastAsia="宋体" w:hAnsi="Calibri" w:cs="Calibri"/>
          <w:color w:val="000000"/>
        </w:rPr>
        <w:fldChar w:fldCharType="end"/>
      </w:r>
      <w:r w:rsidR="007D1384" w:rsidRPr="00EC629C">
        <w:rPr>
          <w:rFonts w:ascii="Calibri" w:eastAsia="宋体" w:hAnsi="Calibri" w:cs="Calibri"/>
          <w:color w:val="000000"/>
        </w:rPr>
        <w:t xml:space="preserve">. </w:t>
      </w:r>
      <w:bookmarkStart w:id="34" w:name="OLE_LINK5"/>
      <w:del w:id="35" w:author="win" w:date="2026-03-21T16:06:00Z">
        <w:r w:rsidR="000070C6" w:rsidRPr="000070C6" w:rsidDel="0075306D">
          <w:rPr>
            <w:rFonts w:ascii="Calibri" w:eastAsia="宋体" w:hAnsi="Calibri" w:cs="Calibri"/>
            <w:color w:val="000000"/>
          </w:rPr>
          <w:delText xml:space="preserve">At the wind farm scale, however, this simplification becomes </w:delText>
        </w:r>
        <w:r w:rsidR="00793D97" w:rsidRPr="00793D97" w:rsidDel="0075306D">
          <w:rPr>
            <w:rFonts w:ascii="Calibri" w:eastAsia="宋体" w:hAnsi="Calibri" w:cs="Calibri"/>
            <w:color w:val="000000"/>
          </w:rPr>
          <w:delText>insufficient</w:delText>
        </w:r>
        <w:r w:rsidR="000070C6" w:rsidRPr="000070C6" w:rsidDel="0075306D">
          <w:rPr>
            <w:rFonts w:ascii="Calibri" w:eastAsia="宋体" w:hAnsi="Calibri" w:cs="Calibri"/>
            <w:color w:val="000000"/>
          </w:rPr>
          <w:delText>.</w:delText>
        </w:r>
        <w:r w:rsidR="007D1384" w:rsidRPr="00EC629C" w:rsidDel="0075306D">
          <w:rPr>
            <w:rFonts w:ascii="Calibri" w:eastAsia="宋体" w:hAnsi="Calibri" w:cs="Calibri"/>
            <w:color w:val="000000"/>
          </w:rPr>
          <w:delText xml:space="preserve"> </w:delText>
        </w:r>
      </w:del>
      <w:commentRangeStart w:id="36"/>
      <w:del w:id="37" w:author="win" w:date="2026-03-21T16:03:00Z">
        <w:r w:rsidR="0060601C" w:rsidRPr="0060601C" w:rsidDel="00124233">
          <w:rPr>
            <w:rFonts w:ascii="Calibri" w:eastAsia="宋体" w:hAnsi="Calibri" w:cs="Calibri"/>
            <w:color w:val="000000"/>
          </w:rPr>
          <w:delText>Because</w:delText>
        </w:r>
      </w:del>
      <w:ins w:id="38" w:author="win" w:date="2026-03-21T16:10:00Z">
        <w:r w:rsidR="00421703" w:rsidRPr="00421703">
          <w:rPr>
            <w:rFonts w:ascii="Calibri" w:eastAsia="宋体" w:hAnsi="Calibri" w:cs="Calibri"/>
            <w:color w:val="000000"/>
          </w:rPr>
          <w:t xml:space="preserve">At the wind farm scale, however, this simplification becomes insufficient because aggregate power depends not only on the inflow at individual turbines but also on wake interactions across the farm </w:t>
        </w:r>
      </w:ins>
      <w:r w:rsidR="007B274C">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sidR="007B274C">
        <w:rPr>
          <w:rFonts w:ascii="Calibri" w:eastAsia="宋体" w:hAnsi="Calibri" w:cs="Calibri"/>
          <w:color w:val="000000"/>
        </w:rPr>
        <w:fldChar w:fldCharType="separate"/>
      </w:r>
      <w:r w:rsidR="007B274C" w:rsidRPr="007B274C">
        <w:rPr>
          <w:rFonts w:ascii="Calibri" w:eastAsia="宋体" w:hAnsi="Calibri" w:cs="Calibri"/>
        </w:rPr>
        <w:t>(Barthelmie et al., 2010)</w:t>
      </w:r>
      <w:r w:rsidR="007B274C">
        <w:rPr>
          <w:rFonts w:ascii="Calibri" w:eastAsia="宋体" w:hAnsi="Calibri" w:cs="Calibri"/>
          <w:color w:val="000000"/>
        </w:rPr>
        <w:fldChar w:fldCharType="end"/>
      </w:r>
      <w:ins w:id="39" w:author="win" w:date="2026-03-21T16:10:00Z">
        <w:r w:rsidR="00421703" w:rsidRPr="00421703">
          <w:rPr>
            <w:rFonts w:ascii="Calibri" w:eastAsia="宋体" w:hAnsi="Calibri" w:cs="Calibri"/>
            <w:color w:val="000000"/>
          </w:rPr>
          <w:t xml:space="preserve">. Wake development and recovery are strongly influenced by boundary-layer structure, including wind shear, turbulence, and atmospheric stability </w:t>
        </w:r>
      </w:ins>
      <w:r w:rsidR="005675D1">
        <w:rPr>
          <w:rFonts w:ascii="Calibri" w:eastAsia="宋体" w:hAnsi="Calibri" w:cs="Calibri"/>
          <w:color w:val="000000"/>
        </w:rPr>
        <w:fldChar w:fldCharType="begin"/>
      </w:r>
      <w:r w:rsidR="005675D1">
        <w:rPr>
          <w:rFonts w:ascii="Calibri" w:eastAsia="宋体" w:hAnsi="Calibri"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sidR="005675D1">
        <w:rPr>
          <w:rFonts w:ascii="Calibri" w:eastAsia="宋体" w:hAnsi="Calibri" w:cs="Calibri"/>
          <w:color w:val="000000"/>
        </w:rPr>
        <w:fldChar w:fldCharType="separate"/>
      </w:r>
      <w:r w:rsidR="005675D1" w:rsidRPr="005675D1">
        <w:rPr>
          <w:rFonts w:ascii="Calibri" w:hAnsi="Calibri" w:cs="Calibri"/>
        </w:rPr>
        <w:t>(Abkar &amp; Porté-Agel, 2015)</w:t>
      </w:r>
      <w:r w:rsidR="005675D1">
        <w:rPr>
          <w:rFonts w:ascii="Calibri" w:eastAsia="宋体" w:hAnsi="Calibri" w:cs="Calibri"/>
          <w:color w:val="000000"/>
        </w:rPr>
        <w:fldChar w:fldCharType="end"/>
      </w:r>
      <w:ins w:id="40" w:author="win" w:date="2026-03-21T16:10:00Z">
        <w:r w:rsidR="00421703" w:rsidRPr="00421703">
          <w:rPr>
            <w:rFonts w:ascii="Calibri" w:eastAsia="宋体" w:hAnsi="Calibri" w:cs="Calibri"/>
            <w:color w:val="000000"/>
          </w:rPr>
          <w:t>. As a result, forecasting based solely on hub-height wind speed often fails to fully capture the atmospheric drivers of farm-scale power variability.</w:t>
        </w:r>
      </w:ins>
      <w:ins w:id="41" w:author="win" w:date="2026-03-21T16:08:00Z">
        <w:r w:rsidR="00E2443C">
          <w:rPr>
            <w:rFonts w:ascii="Calibri" w:eastAsia="宋体" w:hAnsi="Calibri" w:cs="Calibri"/>
            <w:color w:val="000000"/>
          </w:rPr>
          <w:t xml:space="preserve"> </w:t>
        </w:r>
      </w:ins>
      <w:del w:id="42" w:author="win" w:date="2026-03-21T16:03:00Z">
        <w:r w:rsidR="0060601C" w:rsidRPr="0060601C" w:rsidDel="00124233">
          <w:rPr>
            <w:rFonts w:ascii="Calibri" w:eastAsia="宋体" w:hAnsi="Calibri" w:cs="Calibri"/>
            <w:color w:val="000000"/>
          </w:rPr>
          <w:delText xml:space="preserve"> wind farms operate within a boundary layer characterized by pronounced spatial heterogeneity, forecasting based solely on hub-height wind speed often provides an incomplete representation of farm-scale inflow variability</w:delText>
        </w:r>
        <w:r w:rsidR="0060601C" w:rsidDel="00124233">
          <w:rPr>
            <w:rFonts w:ascii="Calibri" w:eastAsia="宋体" w:hAnsi="Calibri" w:cs="Calibri"/>
            <w:color w:val="000000"/>
          </w:rPr>
          <w:delText xml:space="preserve"> </w:delText>
        </w:r>
        <w:r w:rsidR="0060601C" w:rsidDel="00124233">
          <w:rPr>
            <w:rFonts w:ascii="Calibri" w:eastAsia="宋体" w:hAnsi="Calibri" w:cs="Calibri"/>
            <w:color w:val="000000"/>
          </w:rPr>
          <w:fldChar w:fldCharType="begin"/>
        </w:r>
      </w:del>
      <w:r w:rsidR="00EA3455">
        <w:rPr>
          <w:rFonts w:ascii="Calibri" w:eastAsia="宋体" w:hAnsi="Calibri" w:cs="Calibri"/>
          <w:color w:val="000000"/>
        </w:rPr>
        <w:instrText xml:space="preserve"> ADDIN ZOTERO_ITEM CSL_CITATION {"citationID":"d0hmDyvN","properties":{"formattedCitation":"(Buhan et al., 2016)","plainCitation":"(Buhan et al., 2016)","noteIndex":0},"citationItems":[{"id":1746,"uris":["http://zotero.org/users/14274501/items/ECRFFUKQ"],"itemData":{"id":1746,"type":"article-journal","abstract":"A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ﬁrst, NWP data are combined using adaptive boosting (AdaBoost) machine-learning algorithm to provide a proper combination of meteorological grid data from a set of grids around each WPP. Then, combined grid data are clustered, and for each cluster, an artiﬁcial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ﬁnal 48-h-ahead wind-electric power forecasts. The proposed model has been successfully applied to seven WPPs with installed capacities in the range from 10 to </w:instrText>
      </w:r>
      <w:r w:rsidR="00EA3455">
        <w:rPr>
          <w:rFonts w:ascii="Cambria Math" w:eastAsia="宋体" w:hAnsi="Cambria Math" w:cs="Cambria Math"/>
          <w:color w:val="000000"/>
        </w:rPr>
        <w:instrText>∼</w:instrText>
      </w:r>
      <w:r w:rsidR="00EA3455">
        <w:rPr>
          <w:rFonts w:ascii="Calibri" w:eastAsia="宋体" w:hAnsi="Calibri" w:cs="Calibri"/>
          <w:color w:val="000000"/>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del w:id="43" w:author="win" w:date="2026-03-21T16:03:00Z">
        <w:r w:rsidR="0060601C" w:rsidDel="00124233">
          <w:rPr>
            <w:rFonts w:ascii="Calibri" w:eastAsia="宋体" w:hAnsi="Calibri" w:cs="Calibri"/>
            <w:color w:val="000000"/>
          </w:rPr>
          <w:fldChar w:fldCharType="separate"/>
        </w:r>
        <w:r w:rsidR="0060601C" w:rsidDel="00124233">
          <w:rPr>
            <w:rFonts w:ascii="Calibri" w:eastAsia="宋体" w:hAnsi="Calibri" w:cs="Calibri"/>
            <w:noProof/>
            <w:color w:val="000000"/>
          </w:rPr>
          <w:delText>(Buhan et al., 2016)</w:delText>
        </w:r>
        <w:r w:rsidR="0060601C" w:rsidDel="00124233">
          <w:rPr>
            <w:rFonts w:ascii="Calibri" w:eastAsia="宋体" w:hAnsi="Calibri" w:cs="Calibri"/>
            <w:color w:val="000000"/>
          </w:rPr>
          <w:fldChar w:fldCharType="end"/>
        </w:r>
        <w:bookmarkEnd w:id="34"/>
        <w:r w:rsidR="0060601C" w:rsidDel="00124233">
          <w:rPr>
            <w:rFonts w:ascii="Calibri" w:eastAsia="宋体" w:hAnsi="Calibri" w:cs="Calibri"/>
            <w:color w:val="000000"/>
          </w:rPr>
          <w:delText xml:space="preserve">. </w:delText>
        </w:r>
        <w:commentRangeEnd w:id="36"/>
        <w:r w:rsidR="00A70BA5" w:rsidRPr="003B2E39" w:rsidDel="00124233">
          <w:rPr>
            <w:rStyle w:val="af3"/>
            <w:rFonts w:ascii="Calibri" w:eastAsia="宋体" w:hAnsi="Calibri" w:cs="Calibri"/>
            <w:color w:val="000000"/>
            <w:sz w:val="24"/>
            <w:szCs w:val="24"/>
          </w:rPr>
          <w:commentReference w:id="36"/>
        </w:r>
      </w:del>
      <w:r w:rsidR="007D1384" w:rsidRPr="003B2E39">
        <w:rPr>
          <w:rFonts w:ascii="Calibri" w:eastAsia="宋体" w:hAnsi="Calibri" w:cs="Calibri"/>
          <w:color w:val="000000"/>
        </w:rPr>
        <w:t xml:space="preserve">Physical studies have demonstrated that rotor-equivalent wind speed (REWS) </w:t>
      </w:r>
      <w:r w:rsidR="007D1384" w:rsidRPr="003B2E39">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7B274C">
        <w:rPr>
          <w:rFonts w:ascii="Calibri" w:eastAsia="宋体" w:hAnsi="Calibri" w:cs="Calibri" w:hint="eastAsia"/>
          <w:color w:val="000000"/>
        </w:rPr>
        <w:instrText>‐</w:instrText>
      </w:r>
      <w:r w:rsidR="007B274C">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sidR="007B274C">
        <w:rPr>
          <w:rFonts w:ascii="Calibri" w:eastAsia="宋体" w:hAnsi="Calibri" w:cs="Calibri" w:hint="eastAsia"/>
          <w:color w:val="000000"/>
        </w:rPr>
        <w:instrText>‐</w:instrText>
      </w:r>
      <w:r w:rsidR="007B274C">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7B274C">
        <w:rPr>
          <w:rFonts w:ascii="Calibri" w:eastAsia="宋体" w:hAnsi="Calibri" w:cs="Calibri" w:hint="eastAsia"/>
          <w:color w:val="000000"/>
        </w:rPr>
        <w:instrText>ount. Electrical power is found to correlate significantly better to the equivalent wind speed than to the single point hub</w:instrText>
      </w:r>
      <w:r w:rsidR="007B274C">
        <w:rPr>
          <w:rFonts w:ascii="Calibri" w:eastAsia="宋体" w:hAnsi="Calibri" w:cs="Calibri" w:hint="eastAsia"/>
          <w:color w:val="000000"/>
        </w:rPr>
        <w:instrText>‐</w:instrText>
      </w:r>
      <w:r w:rsidR="007B274C">
        <w:rPr>
          <w:rFonts w:ascii="Calibri" w:eastAsia="宋体" w:hAnsi="Calibri" w:cs="Calibri" w:hint="eastAsia"/>
          <w:color w:val="000000"/>
        </w:rPr>
        <w:instrText>height wind speed. Copyright © 2008 John Wiley &amp; Sons, Ltd.","container-title":"Wind Energy","DOI":"10.1002/we.297","ISSN":"1095-42</w:instrText>
      </w:r>
      <w:r w:rsidR="007B274C">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7D1384" w:rsidRPr="003B2E39">
        <w:rPr>
          <w:rFonts w:ascii="Calibri" w:eastAsia="宋体" w:hAnsi="Calibri" w:cs="Calibri"/>
          <w:color w:val="000000"/>
        </w:rPr>
        <w:fldChar w:fldCharType="separate"/>
      </w:r>
      <w:r w:rsidR="007D1384" w:rsidRPr="003B2E39">
        <w:rPr>
          <w:rFonts w:ascii="Calibri" w:hAnsi="Calibri" w:cs="Calibri"/>
        </w:rPr>
        <w:t>(Wagner et al., 2009)</w:t>
      </w:r>
      <w:r w:rsidR="007D1384" w:rsidRPr="003B2E39">
        <w:rPr>
          <w:rFonts w:ascii="Calibri" w:eastAsia="宋体" w:hAnsi="Calibri" w:cs="Calibri"/>
          <w:color w:val="000000"/>
        </w:rPr>
        <w:fldChar w:fldCharType="end"/>
      </w:r>
      <w:r w:rsidR="007D1384" w:rsidRPr="003B2E39">
        <w:rPr>
          <w:rFonts w:ascii="Calibri" w:eastAsia="宋体" w:hAnsi="Calibri" w:cs="Calibri" w:hint="eastAsia"/>
          <w:color w:val="000000"/>
        </w:rPr>
        <w:t xml:space="preserve">, which </w:t>
      </w:r>
      <w:r w:rsidR="003E013E" w:rsidRPr="003E013E">
        <w:rPr>
          <w:rFonts w:ascii="Calibri" w:eastAsia="宋体" w:hAnsi="Calibri" w:cs="Calibri"/>
          <w:color w:val="000000"/>
        </w:rPr>
        <w:t>integrates wind speeds across the rotor-swept layer</w:t>
      </w:r>
      <w:r w:rsidR="003E013E">
        <w:rPr>
          <w:rFonts w:ascii="Calibri" w:eastAsia="宋体" w:hAnsi="Calibri" w:cs="Calibri"/>
          <w:color w:val="000000"/>
          <w:lang w:eastAsia="zh-CN"/>
        </w:rPr>
        <w:t>,</w:t>
      </w:r>
      <w:r w:rsidR="007D1384" w:rsidRPr="003B2E39">
        <w:rPr>
          <w:rFonts w:ascii="Calibri" w:eastAsia="宋体" w:hAnsi="Calibri" w:cs="Calibri" w:hint="eastAsia"/>
          <w:color w:val="000000"/>
        </w:rPr>
        <w:t xml:space="preserve"> </w:t>
      </w:r>
      <w:r w:rsidR="007D1384" w:rsidRPr="003B2E39">
        <w:rPr>
          <w:rFonts w:ascii="Calibri" w:eastAsia="宋体" w:hAnsi="Calibri" w:cs="Calibri"/>
          <w:color w:val="000000"/>
        </w:rPr>
        <w:t>outperforms single-</w:t>
      </w:r>
      <w:r w:rsidR="007D1384" w:rsidRPr="003B2E39">
        <w:rPr>
          <w:rFonts w:ascii="Calibri" w:eastAsia="宋体" w:hAnsi="Calibri" w:cs="Calibri" w:hint="eastAsia"/>
          <w:color w:val="000000"/>
        </w:rPr>
        <w:t>height</w:t>
      </w:r>
      <w:r w:rsidR="007D1384" w:rsidRPr="003B2E39">
        <w:rPr>
          <w:rFonts w:ascii="Calibri" w:eastAsia="宋体" w:hAnsi="Calibri" w:cs="Calibri"/>
          <w:color w:val="000000"/>
        </w:rPr>
        <w:t xml:space="preserve"> measurements</w:t>
      </w:r>
      <w:r w:rsidR="007D1384" w:rsidRPr="003B2E39">
        <w:rPr>
          <w:rFonts w:ascii="Calibri" w:eastAsia="宋体" w:hAnsi="Calibri" w:cs="Calibri" w:hint="eastAsia"/>
          <w:color w:val="000000"/>
        </w:rPr>
        <w:t xml:space="preserve"> in forecasting farm-scale power</w:t>
      </w:r>
      <w:r w:rsidR="007D1384" w:rsidRPr="003B2E39">
        <w:rPr>
          <w:rFonts w:ascii="Calibri" w:eastAsia="宋体" w:hAnsi="Calibri" w:cs="Calibri"/>
          <w:color w:val="000000"/>
        </w:rPr>
        <w:t xml:space="preserve"> </w:t>
      </w:r>
      <w:r w:rsidR="007D1384" w:rsidRPr="003B2E39">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7D1384" w:rsidRPr="003B2E39">
        <w:rPr>
          <w:rFonts w:ascii="Calibri" w:eastAsia="宋体" w:hAnsi="Calibri" w:cs="Calibri"/>
          <w:color w:val="000000"/>
        </w:rPr>
        <w:fldChar w:fldCharType="separate"/>
      </w:r>
      <w:r w:rsidR="007D1384" w:rsidRPr="003B2E39">
        <w:rPr>
          <w:rFonts w:ascii="Calibri" w:eastAsia="宋体" w:hAnsi="Calibri" w:cs="Calibri"/>
          <w:noProof/>
          <w:color w:val="000000"/>
        </w:rPr>
        <w:t>(Sasser et al., 2022)</w:t>
      </w:r>
      <w:r w:rsidR="007D1384" w:rsidRPr="003B2E39">
        <w:rPr>
          <w:rFonts w:ascii="Calibri" w:eastAsia="宋体" w:hAnsi="Calibri" w:cs="Calibri"/>
          <w:color w:val="000000"/>
        </w:rPr>
        <w:fldChar w:fldCharType="end"/>
      </w:r>
      <w:r w:rsidR="007D1384" w:rsidRPr="003B2E39">
        <w:rPr>
          <w:rFonts w:ascii="Calibri" w:eastAsia="宋体" w:hAnsi="Calibri" w:cs="Calibri"/>
          <w:color w:val="000000"/>
        </w:rPr>
        <w:t>.</w:t>
      </w:r>
      <w:r w:rsidR="007D1384" w:rsidRPr="00EC629C">
        <w:rPr>
          <w:rFonts w:ascii="Calibri" w:eastAsia="宋体" w:hAnsi="Calibri" w:cs="Calibri"/>
          <w:color w:val="000000"/>
        </w:rPr>
        <w:t xml:space="preserve"> </w:t>
      </w:r>
      <w:r w:rsidR="0060601C" w:rsidRPr="0060601C">
        <w:rPr>
          <w:rFonts w:ascii="Calibri" w:eastAsia="宋体" w:hAnsi="Calibri" w:cs="Calibri"/>
          <w:color w:val="000000"/>
        </w:rPr>
        <w:t xml:space="preserve">Even with this </w:t>
      </w:r>
      <w:r w:rsidR="00B94BEA" w:rsidRPr="00B94BEA">
        <w:rPr>
          <w:rFonts w:ascii="Calibri" w:eastAsia="宋体" w:hAnsi="Calibri" w:cs="Calibri"/>
          <w:color w:val="000000"/>
        </w:rPr>
        <w:t>advance</w:t>
      </w:r>
      <w:r w:rsidR="0060601C" w:rsidRPr="0060601C">
        <w:rPr>
          <w:rFonts w:ascii="Calibri" w:eastAsia="宋体" w:hAnsi="Calibri" w:cs="Calibri"/>
          <w:color w:val="000000"/>
        </w:rPr>
        <w:t xml:space="preserve">, atmospheric stability can induce 15–20% power variations at the same nominal wind speed, and turbulent kinetic energy has been identified as a dominant modulation factor </w:t>
      </w:r>
      <w:r w:rsidR="0060601C">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60601C">
        <w:rPr>
          <w:rFonts w:ascii="Calibri" w:eastAsia="宋体" w:hAnsi="Calibri" w:cs="Calibri"/>
          <w:color w:val="000000"/>
        </w:rPr>
        <w:fldChar w:fldCharType="separate"/>
      </w:r>
      <w:r w:rsidR="0060601C">
        <w:rPr>
          <w:rFonts w:ascii="Calibri" w:eastAsia="宋体" w:hAnsi="Calibri" w:cs="Calibri"/>
          <w:noProof/>
          <w:color w:val="000000"/>
        </w:rPr>
        <w:t>(Wharton &amp; Lundquist, 2012)</w:t>
      </w:r>
      <w:r w:rsidR="0060601C">
        <w:rPr>
          <w:rFonts w:ascii="Calibri" w:eastAsia="宋体" w:hAnsi="Calibri" w:cs="Calibri"/>
          <w:color w:val="000000"/>
        </w:rPr>
        <w:fldChar w:fldCharType="end"/>
      </w:r>
      <w:r w:rsidR="0060601C" w:rsidRPr="0060601C">
        <w:rPr>
          <w:rFonts w:ascii="Calibri" w:eastAsia="宋体" w:hAnsi="Calibri" w:cs="Calibri"/>
          <w:color w:val="000000"/>
        </w:rPr>
        <w:t xml:space="preserve">. </w:t>
      </w:r>
      <w:r w:rsidR="00421703" w:rsidRPr="00421703">
        <w:rPr>
          <w:rFonts w:ascii="Calibri" w:eastAsia="宋体" w:hAnsi="Calibri" w:cs="Calibri"/>
          <w:color w:val="000000"/>
        </w:rPr>
        <w:t>Confining vertical integration to the rotor-swept layer therefore remains insufficient to capture the influence of vertical structure and its governing scales on farm-scale power variability.</w:t>
      </w:r>
    </w:p>
    <w:p w14:paraId="626597CF" w14:textId="1FF3AC83" w:rsidR="007D1384" w:rsidRDefault="00A22A1B" w:rsidP="00485781">
      <w:pPr>
        <w:pStyle w:val="Text"/>
        <w:rPr>
          <w:rFonts w:ascii="Calibri" w:eastAsia="宋体" w:hAnsi="Calibri" w:cs="Calibri"/>
          <w:color w:val="000000"/>
          <w:lang w:eastAsia="zh-CN"/>
        </w:rPr>
      </w:pPr>
      <w:bookmarkStart w:id="44" w:name="OLE_LINK7"/>
      <w:bookmarkEnd w:id="33"/>
      <w:r w:rsidRPr="00A22A1B">
        <w:rPr>
          <w:rFonts w:ascii="Calibri" w:eastAsia="宋体" w:hAnsi="Calibri" w:cs="Calibri"/>
          <w:color w:val="000000"/>
        </w:rPr>
        <w:t>Flow-regime variability adds another dimension to farm-scale power representation.</w:t>
      </w:r>
      <w:r w:rsidR="007D1384" w:rsidRPr="00EC629C">
        <w:rPr>
          <w:rFonts w:ascii="Calibri" w:eastAsia="宋体" w:hAnsi="Calibri" w:cs="Calibri"/>
          <w:color w:val="000000"/>
        </w:rPr>
        <w:t xml:space="preserve"> </w:t>
      </w:r>
      <w:r w:rsidR="00485781" w:rsidRPr="00485781">
        <w:rPr>
          <w:rFonts w:ascii="Calibri" w:eastAsia="宋体" w:hAnsi="Calibri" w:cs="Calibri"/>
          <w:color w:val="000000"/>
        </w:rPr>
        <w:t xml:space="preserve">Wind farms operate in environments that encompass both free-stream inflow and </w:t>
      </w:r>
      <w:r w:rsidR="000435E3" w:rsidRPr="000435E3">
        <w:rPr>
          <w:rFonts w:ascii="Calibri" w:eastAsia="宋体" w:hAnsi="Calibri" w:cs="Calibri"/>
          <w:color w:val="000000"/>
        </w:rPr>
        <w:t>wake-influenced flow</w:t>
      </w:r>
      <w:r w:rsidR="00485781" w:rsidRPr="00485781">
        <w:rPr>
          <w:rFonts w:ascii="Calibri" w:eastAsia="宋体" w:hAnsi="Calibri" w:cs="Calibri"/>
          <w:color w:val="000000"/>
        </w:rPr>
        <w:t xml:space="preserve">, within which the dominant drivers of power production differ. Wake interactions can cause 10–20% power losses and elevate turbulence intensity </w:t>
      </w:r>
      <w:r w:rsidR="00485781" w:rsidRPr="00FD3B7A">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sidR="007B274C">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sidR="007B274C">
        <w:rPr>
          <w:rFonts w:ascii="Calibri" w:eastAsia="宋体" w:hAnsi="Calibri" w:cs="Calibri" w:hint="eastAsia"/>
          <w:color w:val="000000"/>
        </w:rPr>
        <w:instrText>‐</w:instrText>
      </w:r>
      <w:r w:rsidR="007B274C">
        <w:rPr>
          <w:rFonts w:ascii="Calibri" w:eastAsia="宋体" w:hAnsi="Calibri" w:cs="Calibri" w:hint="eastAsia"/>
          <w:color w:val="000000"/>
        </w:rPr>
        <w:instrText>of</w:instrText>
      </w:r>
      <w:r w:rsidR="007B274C">
        <w:rPr>
          <w:rFonts w:ascii="Calibri" w:eastAsia="宋体" w:hAnsi="Calibri" w:cs="Calibri" w:hint="eastAsia"/>
          <w:color w:val="000000"/>
        </w:rPr>
        <w:instrText>‐</w:instrText>
      </w:r>
      <w:r w:rsidR="007B274C">
        <w:rPr>
          <w:rFonts w:ascii="Calibri" w:eastAsia="宋体" w:hAnsi="Calibri" w:cs="Calibri" w:hint="eastAsia"/>
          <w:color w:val="000000"/>
        </w:rPr>
        <w:instrText>the</w:instrText>
      </w:r>
      <w:r w:rsidR="007B274C">
        <w:rPr>
          <w:rFonts w:ascii="Calibri" w:eastAsia="宋体" w:hAnsi="Calibri" w:cs="Calibri" w:hint="eastAsia"/>
          <w:color w:val="000000"/>
        </w:rPr>
        <w:instrText>‐</w:instrText>
      </w:r>
      <w:r w:rsidR="007B274C">
        <w:rPr>
          <w:rFonts w:ascii="Calibri" w:eastAsia="宋体" w:hAnsi="Calibri" w:cs="Calibri" w:hint="eastAsia"/>
          <w:color w:val="000000"/>
        </w:rPr>
        <w:instrText>art models. Observed power losses due solely to wakes are approximately 10% on average. Thes</w:instrText>
      </w:r>
      <w:r w:rsidR="007B274C">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7B274C">
        <w:rPr>
          <w:rFonts w:ascii="Calibri" w:eastAsia="宋体" w:hAnsi="Calibri" w:cs="Calibri" w:hint="eastAsia"/>
          <w:color w:val="000000"/>
        </w:rPr>
        <w:instrText>:"M. N."},{"family":"Pryor","given":"S. C."},{"family":"Rethore","given":"P.</w:instrText>
      </w:r>
      <w:r w:rsidR="007B274C">
        <w:rPr>
          <w:rFonts w:ascii="Calibri" w:eastAsia="宋体" w:hAnsi="Calibri" w:cs="Calibri" w:hint="eastAsia"/>
          <w:color w:val="000000"/>
        </w:rPr>
        <w:instrText>‐</w:instrText>
      </w:r>
      <w:r w:rsidR="007B274C">
        <w:rPr>
          <w:rFonts w:ascii="Calibri" w:eastAsia="宋体" w:hAnsi="Calibri" w:cs="Calibri" w:hint="eastAsia"/>
          <w:color w:val="000000"/>
        </w:rPr>
        <w:instrText>E."},{"family":"Jørgensen","given":"H. E."}],"issued":{"date-parts":[["2007",11]]}}},{"id":1748,"uris":["http://zotero.org/users/14274501/items/IK6DQM6L"],"itemData":{"id":1748,"</w:instrText>
      </w:r>
      <w:r w:rsidR="007B274C">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485781" w:rsidRPr="00FD3B7A">
        <w:rPr>
          <w:rFonts w:ascii="Calibri" w:eastAsia="宋体" w:hAnsi="Calibri" w:cs="Calibri"/>
          <w:color w:val="000000"/>
        </w:rPr>
        <w:fldChar w:fldCharType="separate"/>
      </w:r>
      <w:r w:rsidR="00485781" w:rsidRPr="00FD3B7A">
        <w:rPr>
          <w:rFonts w:ascii="Calibri" w:eastAsia="宋体" w:hAnsi="Calibri" w:cs="Calibri"/>
          <w:noProof/>
          <w:color w:val="000000"/>
        </w:rPr>
        <w:t>(Barthelmie et al., 2007; Feroz et al., 2020)</w:t>
      </w:r>
      <w:r w:rsidR="00485781" w:rsidRPr="00FD3B7A">
        <w:rPr>
          <w:rFonts w:ascii="Calibri" w:eastAsia="宋体" w:hAnsi="Calibri" w:cs="Calibri"/>
          <w:color w:val="000000"/>
        </w:rPr>
        <w:fldChar w:fldCharType="end"/>
      </w:r>
      <w:r w:rsidR="00485781" w:rsidRPr="00485781">
        <w:rPr>
          <w:rFonts w:ascii="Calibri" w:eastAsia="宋体" w:hAnsi="Calibri" w:cs="Calibri"/>
          <w:color w:val="000000"/>
        </w:rPr>
        <w:t xml:space="preserve">, implying that the physical controls on power output vary dynamically </w:t>
      </w:r>
      <w:r w:rsidR="00485781" w:rsidRPr="00485781">
        <w:rPr>
          <w:rFonts w:ascii="Calibri" w:eastAsia="宋体" w:hAnsi="Calibri" w:cs="Calibri"/>
          <w:color w:val="000000"/>
        </w:rPr>
        <w:lastRenderedPageBreak/>
        <w:t>with flow regime and atmospheric stability.</w:t>
      </w:r>
      <w:r w:rsidR="00485781" w:rsidRPr="00485781">
        <w:t xml:space="preserve"> </w:t>
      </w:r>
      <w:r w:rsidR="00485781" w:rsidRPr="00485781">
        <w:rPr>
          <w:rFonts w:ascii="Calibri" w:eastAsia="宋体" w:hAnsi="Calibri" w:cs="Calibri"/>
          <w:color w:val="000000"/>
        </w:rPr>
        <w:t>Recent explainable-AI analyses also rank turbulence-related variables, including turbulent kinetic energy and turbulence intensity, among the most informative predictors of farm-scale power, second only to wind speed</w:t>
      </w:r>
      <w:r w:rsidR="00485781" w:rsidRPr="00EC629C">
        <w:rPr>
          <w:rFonts w:ascii="Calibri" w:eastAsia="宋体" w:hAnsi="Calibri" w:cs="Calibri"/>
          <w:color w:val="000000"/>
        </w:rPr>
        <w:t xml:space="preserve"> </w:t>
      </w:r>
      <w:r w:rsidR="00485781">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485781">
        <w:rPr>
          <w:rFonts w:ascii="Calibri" w:eastAsia="宋体" w:hAnsi="Calibri" w:cs="Calibri"/>
          <w:color w:val="000000"/>
        </w:rPr>
        <w:fldChar w:fldCharType="separate"/>
      </w:r>
      <w:r w:rsidR="00485781">
        <w:rPr>
          <w:rFonts w:ascii="Calibri" w:eastAsia="宋体" w:hAnsi="Calibri" w:cs="Calibri"/>
          <w:noProof/>
          <w:color w:val="000000"/>
        </w:rPr>
        <w:t>(Optis &amp; Perr-Sauer, 2019; Kim &amp; Kim, 2023)</w:t>
      </w:r>
      <w:r w:rsidR="00485781">
        <w:rPr>
          <w:rFonts w:ascii="Calibri" w:eastAsia="宋体" w:hAnsi="Calibri" w:cs="Calibri"/>
          <w:color w:val="000000"/>
        </w:rPr>
        <w:fldChar w:fldCharType="end"/>
      </w:r>
      <w:r w:rsidR="00485781" w:rsidRPr="00485781">
        <w:rPr>
          <w:rFonts w:ascii="Calibri" w:eastAsia="宋体" w:hAnsi="Calibri" w:cs="Calibri"/>
          <w:color w:val="000000"/>
        </w:rPr>
        <w:t>, further suggesting regime-dependent modulation of inflow–power relationships.</w:t>
      </w:r>
      <w:r w:rsidR="00485781">
        <w:rPr>
          <w:rFonts w:ascii="Calibri" w:eastAsia="宋体" w:hAnsi="Calibri" w:cs="Calibri" w:hint="eastAsia"/>
          <w:color w:val="000000"/>
          <w:lang w:eastAsia="zh-CN"/>
        </w:rPr>
        <w:t xml:space="preserve"> </w:t>
      </w:r>
      <w:r w:rsidR="00EC3434" w:rsidRPr="00EC3434">
        <w:rPr>
          <w:rFonts w:ascii="Calibri" w:eastAsia="宋体" w:hAnsi="Calibri" w:cs="Calibri"/>
          <w:color w:val="000000"/>
          <w:lang w:eastAsia="zh-CN"/>
        </w:rPr>
        <w:t>Yet data-driven forecasting models commonly incorporate multi-height meteorological inputs as homogeneous predictors</w:t>
      </w:r>
      <w:r w:rsidR="00485781" w:rsidRPr="00485781">
        <w:rPr>
          <w:rFonts w:ascii="Calibri" w:eastAsia="宋体" w:hAnsi="Calibri" w:cs="Calibri"/>
          <w:color w:val="000000"/>
          <w:lang w:eastAsia="zh-CN"/>
        </w:rPr>
        <w:t>, without explicitly accounting for flow-regime-dependent mechanisms.</w:t>
      </w:r>
      <w:r w:rsidR="00485781">
        <w:rPr>
          <w:rFonts w:ascii="Calibri" w:eastAsia="宋体" w:hAnsi="Calibri" w:cs="Calibri" w:hint="eastAsia"/>
          <w:color w:val="000000"/>
          <w:lang w:eastAsia="zh-CN"/>
        </w:rPr>
        <w:t xml:space="preserve"> </w:t>
      </w:r>
      <w:r w:rsidR="00485781" w:rsidRPr="00485781">
        <w:rPr>
          <w:rFonts w:ascii="Calibri" w:eastAsia="宋体" w:hAnsi="Calibri" w:cs="Calibri"/>
          <w:color w:val="000000"/>
          <w:lang w:eastAsia="zh-CN"/>
        </w:rPr>
        <w:t>When distinct flow regimes are aggregated, underlying physical differences can manifest as persistent empirical correlations that lack clear physical interpretation.</w:t>
      </w:r>
      <w:r w:rsidR="00485781">
        <w:rPr>
          <w:rFonts w:ascii="Calibri" w:eastAsia="宋体" w:hAnsi="Calibri" w:cs="Calibri" w:hint="eastAsia"/>
          <w:color w:val="000000"/>
          <w:lang w:eastAsia="zh-CN"/>
        </w:rPr>
        <w:t xml:space="preserve"> </w:t>
      </w:r>
      <w:r w:rsidR="00485781" w:rsidRPr="00485781">
        <w:rPr>
          <w:rFonts w:ascii="Calibri" w:eastAsia="宋体" w:hAnsi="Calibri" w:cs="Calibri"/>
          <w:color w:val="000000"/>
          <w:lang w:eastAsia="zh-CN"/>
        </w:rPr>
        <w:t>One such example is the consistently reported high correlation between near-surface wind speeds (e.g., 10-m wind) and total wind-farm power output</w:t>
      </w:r>
      <w:r w:rsidR="00485781">
        <w:rPr>
          <w:rFonts w:ascii="Calibri" w:eastAsia="宋体" w:hAnsi="Calibri" w:cs="Calibri" w:hint="eastAsia"/>
          <w:color w:val="000000"/>
          <w:lang w:eastAsia="zh-CN"/>
        </w:rPr>
        <w:t xml:space="preserve"> </w:t>
      </w:r>
      <w:r w:rsidR="00485781" w:rsidRPr="00FD3B7A">
        <w:rPr>
          <w:rFonts w:ascii="Calibri" w:eastAsia="宋体" w:hAnsi="Calibri" w:cs="Calibri"/>
          <w:color w:val="000000"/>
        </w:rPr>
        <w:fldChar w:fldCharType="begin"/>
      </w:r>
      <w:r w:rsidR="007B274C">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485781" w:rsidRPr="00FD3B7A">
        <w:rPr>
          <w:rFonts w:ascii="Calibri" w:eastAsia="宋体" w:hAnsi="Calibri" w:cs="Calibri"/>
          <w:color w:val="000000"/>
        </w:rPr>
        <w:fldChar w:fldCharType="separate"/>
      </w:r>
      <w:r w:rsidR="00485781" w:rsidRPr="00FD3B7A">
        <w:rPr>
          <w:rFonts w:ascii="Calibri" w:eastAsia="宋体" w:hAnsi="Calibri" w:cs="Calibri"/>
          <w:noProof/>
          <w:color w:val="000000"/>
        </w:rPr>
        <w:t>(Rubanenko et al., 2020; Chen &amp; Xu, 2022)</w:t>
      </w:r>
      <w:r w:rsidR="00485781" w:rsidRPr="00FD3B7A">
        <w:rPr>
          <w:rFonts w:ascii="Calibri" w:eastAsia="宋体" w:hAnsi="Calibri" w:cs="Calibri"/>
          <w:color w:val="000000"/>
        </w:rPr>
        <w:fldChar w:fldCharType="end"/>
      </w:r>
      <w:r w:rsidR="00485781" w:rsidRPr="00485781">
        <w:rPr>
          <w:rFonts w:ascii="Calibri" w:eastAsia="宋体" w:hAnsi="Calibri" w:cs="Calibri"/>
          <w:color w:val="000000"/>
          <w:lang w:eastAsia="zh-CN"/>
        </w:rPr>
        <w:t>, whose physical basis remains unclear.</w:t>
      </w:r>
    </w:p>
    <w:bookmarkEnd w:id="44"/>
    <w:p w14:paraId="3F4C890E" w14:textId="60A41C20" w:rsidR="007D1384" w:rsidRPr="00850691" w:rsidRDefault="00024E8E" w:rsidP="002F3B11">
      <w:pPr>
        <w:pStyle w:val="Text"/>
        <w:rPr>
          <w:rFonts w:asciiTheme="minorHAnsi" w:hAnsiTheme="minorHAnsi" w:cstheme="minorHAnsi"/>
          <w:lang w:eastAsia="zh-CN"/>
        </w:rPr>
      </w:pPr>
      <w:r w:rsidRPr="00024E8E">
        <w:rPr>
          <w:rFonts w:ascii="Calibri" w:eastAsia="宋体" w:hAnsi="Calibri" w:cs="Calibri"/>
          <w:color w:val="000000"/>
        </w:rPr>
        <w:t>In this study, w</w:t>
      </w:r>
      <w:commentRangeStart w:id="45"/>
      <w:commentRangeStart w:id="46"/>
      <w:r w:rsidRPr="00024E8E">
        <w:rPr>
          <w:rFonts w:ascii="Calibri" w:eastAsia="宋体" w:hAnsi="Calibri" w:cs="Calibri"/>
          <w:color w:val="000000"/>
        </w:rPr>
        <w:t xml:space="preserve">e link atmospheric flow physics to farm-scale power forecasting by explicitly partitioning inflow regimes and examining the regime-dependent roles of multi-height wind observations </w:t>
      </w:r>
      <w:ins w:id="47" w:author="win" w:date="2026-03-21T17:01:00Z">
        <w:r w:rsidR="00A77D4E" w:rsidRPr="00E14DD0">
          <w:rPr>
            <w:rFonts w:ascii="Calibri" w:eastAsia="宋体" w:hAnsi="Calibri" w:cs="Calibri"/>
            <w:color w:val="000000"/>
          </w:rPr>
          <w:t>spanning</w:t>
        </w:r>
      </w:ins>
      <w:ins w:id="48" w:author="win" w:date="2026-03-21T16:59:00Z">
        <w:r w:rsidR="00E14DD0" w:rsidRPr="00E14DD0">
          <w:rPr>
            <w:rFonts w:ascii="Calibri" w:eastAsia="宋体" w:hAnsi="Calibri" w:cs="Calibri"/>
            <w:color w:val="000000"/>
          </w:rPr>
          <w:t xml:space="preserve"> 10 to 70 m, </w:t>
        </w:r>
      </w:ins>
      <w:ins w:id="49" w:author="win" w:date="2026-03-21T17:01:00Z">
        <w:r w:rsidR="00540D2A">
          <w:rPr>
            <w:rFonts w:ascii="Calibri" w:eastAsia="宋体" w:hAnsi="Calibri" w:cs="Calibri"/>
            <w:color w:val="000000"/>
          </w:rPr>
          <w:t xml:space="preserve">from </w:t>
        </w:r>
      </w:ins>
      <w:ins w:id="50" w:author="win" w:date="2026-03-21T16:59:00Z">
        <w:r w:rsidR="00E14DD0" w:rsidRPr="00E14DD0">
          <w:rPr>
            <w:rFonts w:ascii="Calibri" w:eastAsia="宋体" w:hAnsi="Calibri" w:cs="Calibri"/>
            <w:color w:val="000000"/>
          </w:rPr>
          <w:t>near-surface to hub-height levels</w:t>
        </w:r>
      </w:ins>
      <w:del w:id="51" w:author="win" w:date="2026-03-21T16:59:00Z">
        <w:r w:rsidRPr="00024E8E" w:rsidDel="00E14DD0">
          <w:rPr>
            <w:rFonts w:ascii="Calibri" w:eastAsia="宋体" w:hAnsi="Calibri" w:cs="Calibri"/>
            <w:color w:val="000000"/>
          </w:rPr>
          <w:delText>(10, 30, 50, and 70 m)</w:delText>
        </w:r>
      </w:del>
      <w:r w:rsidRPr="00024E8E">
        <w:rPr>
          <w:rFonts w:ascii="Calibri" w:eastAsia="宋体" w:hAnsi="Calibri" w:cs="Calibri"/>
          <w:color w:val="000000"/>
        </w:rPr>
        <w:t>.</w:t>
      </w:r>
      <w:commentRangeEnd w:id="45"/>
      <w:r w:rsidR="00A70BA5" w:rsidRPr="00024E8E">
        <w:rPr>
          <w:rStyle w:val="af3"/>
          <w:rFonts w:ascii="Calibri" w:eastAsia="宋体" w:hAnsi="Calibri" w:cs="Calibri"/>
          <w:color w:val="000000"/>
          <w:sz w:val="24"/>
          <w:szCs w:val="24"/>
        </w:rPr>
        <w:commentReference w:id="45"/>
      </w:r>
      <w:commentRangeEnd w:id="46"/>
      <w:r w:rsidR="00A70BA5" w:rsidRPr="00024E8E">
        <w:rPr>
          <w:rStyle w:val="af3"/>
          <w:rFonts w:ascii="Calibri" w:eastAsia="宋体" w:hAnsi="Calibri" w:cs="Calibri"/>
          <w:color w:val="000000"/>
          <w:sz w:val="24"/>
          <w:szCs w:val="24"/>
        </w:rPr>
        <w:commentReference w:id="46"/>
      </w:r>
      <w:r w:rsidRPr="00024E8E">
        <w:rPr>
          <w:rFonts w:ascii="Calibri" w:eastAsia="宋体" w:hAnsi="Calibri" w:cs="Calibri"/>
          <w:color w:val="000000"/>
        </w:rPr>
        <w:t xml:space="preserve">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t>
      </w:r>
      <w:r w:rsidR="00FF687A" w:rsidRPr="00FF687A">
        <w:rPr>
          <w:rFonts w:ascii="Calibri" w:eastAsia="宋体" w:hAnsi="Calibri" w:cs="Calibri"/>
          <w:color w:val="000000"/>
        </w:rPr>
        <w:t>We show that incorporating regime-dependent profile information outperforms both single hub-height input and undifferentiated multi-height predictors in observational power reconstruction and</w:t>
      </w:r>
      <w:r w:rsidRPr="00024E8E">
        <w:rPr>
          <w:rFonts w:ascii="Calibri" w:eastAsia="宋体" w:hAnsi="Calibri" w:cs="Calibri"/>
          <w:color w:val="000000"/>
        </w:rPr>
        <w:t xml:space="preserve"> Numerical Weather Prediction (NWP)-driven day-ahead forecasting. </w:t>
      </w:r>
      <w:r w:rsidR="00B94BEA" w:rsidRPr="00B94BEA">
        <w:rPr>
          <w:rFonts w:ascii="Calibri" w:eastAsia="宋体" w:hAnsi="Calibri" w:cs="Calibri"/>
          <w:color w:val="000000"/>
        </w:rPr>
        <w:t>By revealing that governing atmospheric time scales and vertical coherence underpin the relevance of non-hub-height winds to farm-scale power, the results provide a mechanistic basis for improving wind-to-power representation in operational forecasting.</w:t>
      </w:r>
    </w:p>
    <w:bookmarkEnd w:id="9"/>
    <w:p w14:paraId="7A8760A4" w14:textId="6719CD5D" w:rsidR="002F3B11" w:rsidRPr="00850691" w:rsidRDefault="002F3B11" w:rsidP="00F36C93">
      <w:pPr>
        <w:pStyle w:val="Heading-Main"/>
        <w:rPr>
          <w:rFonts w:asciiTheme="minorHAnsi" w:hAnsiTheme="minorHAnsi" w:cstheme="minorHAnsi"/>
          <w:lang w:eastAsia="zh-CN"/>
        </w:rPr>
      </w:pPr>
      <w:r w:rsidRPr="00296DC1">
        <w:rPr>
          <w:rFonts w:asciiTheme="minorHAnsi" w:hAnsiTheme="minorHAnsi" w:cstheme="minorHAnsi"/>
        </w:rPr>
        <w:t>2 Materials and Methods</w:t>
      </w:r>
    </w:p>
    <w:p w14:paraId="5A16F0D8" w14:textId="229980A7" w:rsidR="002F3B11" w:rsidRDefault="002F3B11" w:rsidP="00C81368">
      <w:pPr>
        <w:pStyle w:val="Heading-Secondary"/>
        <w:rPr>
          <w:rFonts w:asciiTheme="minorHAnsi" w:hAnsiTheme="minorHAnsi" w:cstheme="minorHAnsi"/>
          <w:lang w:eastAsia="zh-CN"/>
        </w:rPr>
      </w:pPr>
      <w:bookmarkStart w:id="52" w:name="OLE_LINK8"/>
      <w:r w:rsidRPr="00850691">
        <w:rPr>
          <w:rFonts w:asciiTheme="minorHAnsi" w:hAnsiTheme="minorHAnsi" w:cstheme="minorHAnsi"/>
        </w:rPr>
        <w:t xml:space="preserve">2.1 </w:t>
      </w:r>
      <w:r w:rsidR="000D6606" w:rsidRPr="000D6606">
        <w:rPr>
          <w:rFonts w:asciiTheme="minorHAnsi" w:hAnsiTheme="minorHAnsi" w:cstheme="minorHAnsi"/>
        </w:rPr>
        <w:t>Flow Regime Classification</w:t>
      </w:r>
      <w:r w:rsidR="00CF7549">
        <w:rPr>
          <w:rStyle w:val="af3"/>
          <w:rFonts w:asciiTheme="minorHAnsi" w:hAnsiTheme="minorHAnsi" w:cstheme="minorHAnsi"/>
          <w:sz w:val="24"/>
          <w:szCs w:val="24"/>
          <w:lang w:eastAsia="zh-CN"/>
        </w:rPr>
        <w:commentReference w:id="53"/>
      </w:r>
      <w:r w:rsidR="007275E7">
        <w:rPr>
          <w:rStyle w:val="af3"/>
          <w:rFonts w:eastAsia="Calibri"/>
          <w:bCs w:val="0"/>
          <w:kern w:val="0"/>
        </w:rPr>
        <w:commentReference w:id="54"/>
      </w:r>
      <w:r w:rsidR="007275E7">
        <w:rPr>
          <w:rStyle w:val="af3"/>
          <w:rFonts w:eastAsia="Calibri"/>
          <w:bCs w:val="0"/>
          <w:kern w:val="0"/>
        </w:rPr>
        <w:commentReference w:id="55"/>
      </w:r>
    </w:p>
    <w:p w14:paraId="4A5EE9BD" w14:textId="6FE8A730" w:rsidR="00107A81" w:rsidRDefault="00CF7549" w:rsidP="00F84CFC">
      <w:pPr>
        <w:pStyle w:val="Text"/>
        <w:rPr>
          <w:rFonts w:asciiTheme="minorHAnsi" w:hAnsiTheme="minorHAnsi" w:cstheme="minorHAnsi"/>
          <w:lang w:eastAsia="zh-CN"/>
        </w:rPr>
      </w:pPr>
      <w:r w:rsidRPr="00E620DB">
        <w:rPr>
          <w:rStyle w:val="af3"/>
          <w:rFonts w:asciiTheme="minorHAnsi" w:hAnsiTheme="minorHAnsi" w:cstheme="minorHAnsi"/>
          <w:sz w:val="24"/>
          <w:szCs w:val="24"/>
        </w:rPr>
        <w:commentReference w:id="56"/>
      </w:r>
      <w:r w:rsidR="00F94728">
        <w:rPr>
          <w:rStyle w:val="af3"/>
          <w:rFonts w:eastAsia="Calibri"/>
        </w:rPr>
        <w:commentReference w:id="57"/>
      </w:r>
      <w:del w:id="58" w:author="win" w:date="2026-03-22T10:44:00Z">
        <w:r w:rsidR="00E620DB" w:rsidRPr="00E620DB" w:rsidDel="00F56E45">
          <w:rPr>
            <w:rFonts w:asciiTheme="minorHAnsi" w:hAnsiTheme="minorHAnsi" w:cstheme="minorHAnsi"/>
          </w:rPr>
          <w:delText>T</w:delText>
        </w:r>
      </w:del>
      <w:ins w:id="59" w:author="win" w:date="2026-03-22T10:43:00Z">
        <w:r w:rsidR="00F56E45" w:rsidRPr="00F56E45">
          <w:rPr>
            <w:rFonts w:asciiTheme="minorHAnsi" w:hAnsiTheme="minorHAnsi" w:cstheme="minorHAnsi"/>
          </w:rPr>
          <w:t xml:space="preserve">Flow regimes were classified based on wind direction </w:t>
        </w:r>
      </w:ins>
      <w:ins w:id="60" w:author="win" w:date="2026-03-22T10:44:00Z">
        <w:r w:rsidR="00F56E45" w:rsidRPr="00F56E45">
          <w:rPr>
            <w:rFonts w:asciiTheme="minorHAnsi" w:hAnsiTheme="minorHAnsi" w:cstheme="minorHAnsi"/>
          </w:rPr>
          <w:t>relative to the turbine layout</w:t>
        </w:r>
        <w:r w:rsidR="00F56E45">
          <w:rPr>
            <w:rFonts w:asciiTheme="minorHAnsi" w:hAnsiTheme="minorHAnsi" w:cstheme="minorHAnsi"/>
          </w:rPr>
          <w:t xml:space="preserve"> </w:t>
        </w:r>
      </w:ins>
      <w:del w:id="61" w:author="win" w:date="2026-03-22T10:43:00Z">
        <w:r w:rsidR="00E620DB" w:rsidRPr="00E620DB" w:rsidDel="00F56E45">
          <w:rPr>
            <w:rFonts w:asciiTheme="minorHAnsi" w:hAnsiTheme="minorHAnsi" w:cstheme="minorHAnsi"/>
          </w:rPr>
          <w:delText xml:space="preserve">he mast is located 586 m west of the first turbine row, enabling geometric partitioning of observations into distinct flow regimes based on wind direction relative to turbine array geometry </w:delText>
        </w:r>
      </w:del>
      <w:r w:rsidR="00E620DB" w:rsidRPr="00E620DB">
        <w:rPr>
          <w:rFonts w:asciiTheme="minorHAnsi" w:hAnsiTheme="minorHAnsi" w:cstheme="minorHAnsi"/>
        </w:rPr>
        <w:t>(F</w:t>
      </w:r>
      <w:commentRangeStart w:id="62"/>
      <w:r w:rsidR="00E620DB" w:rsidRPr="00E620DB">
        <w:rPr>
          <w:rFonts w:asciiTheme="minorHAnsi" w:hAnsiTheme="minorHAnsi" w:cstheme="minorHAnsi"/>
        </w:rPr>
        <w:t xml:space="preserve">igure </w:t>
      </w:r>
      <w:del w:id="63" w:author="win" w:date="2026-03-22T10:44:00Z">
        <w:r w:rsidR="00E620DB" w:rsidRPr="00E620DB" w:rsidDel="00F56E45">
          <w:rPr>
            <w:rFonts w:asciiTheme="minorHAnsi" w:hAnsiTheme="minorHAnsi" w:cstheme="minorHAnsi"/>
          </w:rPr>
          <w:delText>S</w:delText>
        </w:r>
      </w:del>
      <w:r w:rsidR="00E620DB" w:rsidRPr="00E620DB">
        <w:rPr>
          <w:rFonts w:asciiTheme="minorHAnsi" w:hAnsiTheme="minorHAnsi" w:cstheme="minorHAnsi"/>
        </w:rPr>
        <w:t>1</w:t>
      </w:r>
      <w:commentRangeEnd w:id="62"/>
      <w:r w:rsidRPr="00E620DB">
        <w:rPr>
          <w:rStyle w:val="af3"/>
          <w:rFonts w:asciiTheme="minorHAnsi" w:hAnsiTheme="minorHAnsi" w:cstheme="minorHAnsi"/>
          <w:sz w:val="24"/>
          <w:szCs w:val="24"/>
        </w:rPr>
        <w:commentReference w:id="62"/>
      </w:r>
      <w:ins w:id="64" w:author="win" w:date="2026-03-22T10:49:00Z">
        <w:r w:rsidR="00593E3E">
          <w:rPr>
            <w:rFonts w:asciiTheme="minorHAnsi" w:hAnsiTheme="minorHAnsi" w:cstheme="minorHAnsi"/>
          </w:rPr>
          <w:t xml:space="preserve"> </w:t>
        </w:r>
        <w:r w:rsidR="00593E3E" w:rsidRPr="00593E3E">
          <w:rPr>
            <w:rFonts w:asciiTheme="minorHAnsi" w:hAnsiTheme="minorHAnsi" w:cstheme="minorHAnsi"/>
          </w:rPr>
          <w:t>shows the turbine layout and mast location</w:t>
        </w:r>
      </w:ins>
      <w:r w:rsidR="00E620DB" w:rsidRPr="00E620DB">
        <w:rPr>
          <w:rFonts w:asciiTheme="minorHAnsi" w:hAnsiTheme="minorHAnsi" w:cstheme="minorHAnsi"/>
        </w:rPr>
        <w:t>).</w:t>
      </w:r>
      <w:r w:rsidR="00E620DB">
        <w:rPr>
          <w:rFonts w:asciiTheme="minorHAnsi" w:hAnsiTheme="minorHAnsi" w:cstheme="minorHAnsi" w:hint="eastAsia"/>
          <w:lang w:eastAsia="zh-CN"/>
        </w:rPr>
        <w:t xml:space="preserve"> </w:t>
      </w:r>
      <w:r w:rsidR="00E021C8" w:rsidRPr="00E021C8">
        <w:rPr>
          <w:rFonts w:asciiTheme="minorHAnsi" w:hAnsiTheme="minorHAnsi" w:cstheme="minorHAnsi"/>
          <w:lang w:eastAsia="zh-CN"/>
        </w:rPr>
        <w:t>Westerly winds (225°–315°) are classified as free-stream conditions, under which measurements represent background atmospheric flow upstream of the turbine array.</w:t>
      </w:r>
      <w:r w:rsidR="00F84CFC" w:rsidRPr="00F84CFC">
        <w:rPr>
          <w:rFonts w:asciiTheme="minorHAnsi" w:hAnsiTheme="minorHAnsi" w:cstheme="minorHAnsi"/>
        </w:rPr>
        <w:t xml:space="preserve"> </w:t>
      </w:r>
      <w:r w:rsidR="008E775F" w:rsidRPr="008E775F">
        <w:rPr>
          <w:rFonts w:asciiTheme="minorHAnsi" w:hAnsiTheme="minorHAnsi" w:cstheme="minorHAnsi"/>
        </w:rPr>
        <w:t xml:space="preserve">In contrast, easterly winds (45°–135°) traverse the turbine array before reaching the mast and are therefore classified as wake-influenced conditions, </w:t>
      </w:r>
      <w:ins w:id="65" w:author="win" w:date="2026-03-22T10:45:00Z">
        <w:r w:rsidR="00971717" w:rsidRPr="00971717">
          <w:rPr>
            <w:rFonts w:asciiTheme="minorHAnsi" w:hAnsiTheme="minorHAnsi" w:cstheme="minorHAnsi"/>
          </w:rPr>
          <w:t>under which wind profiles are affected by turbine-induced momentum deficits and enhanced turbulence</w:t>
        </w:r>
      </w:ins>
      <w:del w:id="66" w:author="win" w:date="2026-03-22T10:45:00Z">
        <w:r w:rsidR="008E775F" w:rsidRPr="008E775F" w:rsidDel="00971717">
          <w:rPr>
            <w:rFonts w:asciiTheme="minorHAnsi" w:hAnsiTheme="minorHAnsi" w:cstheme="minorHAnsi"/>
          </w:rPr>
          <w:delText>where wind profiles are affected by turbine-induced momentum deficits and enhanced turbulence</w:delText>
        </w:r>
      </w:del>
      <w:r w:rsidR="00F84CFC" w:rsidRPr="00F84CFC">
        <w:rPr>
          <w:rFonts w:asciiTheme="minorHAnsi" w:hAnsiTheme="minorHAnsi" w:cstheme="minorHAnsi"/>
        </w:rPr>
        <w:t xml:space="preserve"> </w:t>
      </w:r>
      <w:r w:rsidR="00F8569D">
        <w:rPr>
          <w:rFonts w:asciiTheme="minorHAnsi" w:hAnsiTheme="minorHAnsi" w:cstheme="minorHAnsi"/>
        </w:rPr>
        <w:fldChar w:fldCharType="begin"/>
      </w:r>
      <w:r w:rsidR="007B274C">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sidR="00F8569D">
        <w:rPr>
          <w:rFonts w:asciiTheme="minorHAnsi" w:hAnsiTheme="minorHAnsi" w:cstheme="minorHAnsi"/>
        </w:rPr>
        <w:fldChar w:fldCharType="separate"/>
      </w:r>
      <w:r w:rsidR="00F8569D" w:rsidRPr="00F8569D">
        <w:rPr>
          <w:rFonts w:ascii="Calibri" w:eastAsia="宋体" w:hAnsiTheme="minorHAnsi" w:cs="Calibri"/>
        </w:rPr>
        <w:t>(Porté-Agel et al., 2020)</w:t>
      </w:r>
      <w:r w:rsidR="00F8569D">
        <w:rPr>
          <w:rFonts w:asciiTheme="minorHAnsi" w:hAnsiTheme="minorHAnsi" w:cstheme="minorHAnsi"/>
        </w:rPr>
        <w:fldChar w:fldCharType="end"/>
      </w:r>
      <w:r w:rsidR="00F84CFC" w:rsidRPr="00F84CFC">
        <w:rPr>
          <w:rFonts w:asciiTheme="minorHAnsi" w:hAnsiTheme="minorHAnsi" w:cstheme="minorHAnsi"/>
        </w:rPr>
        <w:t>.</w:t>
      </w:r>
      <w:bookmarkStart w:id="67" w:name="OLE_LINK9"/>
      <w:r w:rsidR="00F84CFC" w:rsidRPr="00F84CFC">
        <w:rPr>
          <w:rFonts w:asciiTheme="minorHAnsi" w:hAnsiTheme="minorHAnsi" w:cstheme="minorHAnsi"/>
        </w:rPr>
        <w:t xml:space="preserve"> </w:t>
      </w:r>
      <w:bookmarkEnd w:id="67"/>
      <w:r w:rsidR="00D9351A" w:rsidRPr="00D9351A">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This stringent filtering reduces the number of retained samples but enhances the physical interpretability of regime-</w:t>
      </w:r>
      <w:r w:rsidR="00D9351A" w:rsidRPr="00D9351A">
        <w:rPr>
          <w:rFonts w:asciiTheme="minorHAnsi" w:hAnsiTheme="minorHAnsi" w:cstheme="minorHAnsi"/>
        </w:rPr>
        <w:lastRenderedPageBreak/>
        <w:t>dependent analysis. Over the study period, the resulting dataset comprises 1,951 free-stream samples (3.7%) and 8,693 wake-influenced samples (16.6%), with the remaining observations excluded from regime-specific evaluation</w:t>
      </w:r>
      <w:r w:rsidR="00F84CFC" w:rsidRPr="00F84CFC">
        <w:rPr>
          <w:rFonts w:asciiTheme="minorHAnsi" w:hAnsiTheme="minorHAnsi" w:cstheme="minorHAnsi"/>
        </w:rPr>
        <w:t>.</w:t>
      </w:r>
    </w:p>
    <w:p w14:paraId="08365FAB" w14:textId="1206405D" w:rsidR="000D6606" w:rsidRDefault="000D6606" w:rsidP="00C81368">
      <w:pPr>
        <w:pStyle w:val="Heading-Secondary"/>
        <w:rPr>
          <w:rFonts w:asciiTheme="minorHAnsi" w:hAnsiTheme="minorHAnsi" w:cstheme="minorHAnsi"/>
          <w:lang w:eastAsia="zh-CN"/>
        </w:rPr>
      </w:pPr>
      <w:bookmarkStart w:id="68" w:name="_Hlk220792935"/>
      <w:bookmarkEnd w:id="52"/>
      <w:r>
        <w:rPr>
          <w:rFonts w:asciiTheme="minorHAnsi" w:hAnsiTheme="minorHAnsi" w:cstheme="minorHAnsi" w:hint="eastAsia"/>
          <w:lang w:eastAsia="zh-CN"/>
        </w:rPr>
        <w:t xml:space="preserve">2.2 </w:t>
      </w:r>
      <w:r w:rsidR="002D3D45" w:rsidRPr="002D3D45">
        <w:rPr>
          <w:rFonts w:asciiTheme="minorHAnsi" w:hAnsiTheme="minorHAnsi" w:cstheme="minorHAnsi"/>
          <w:lang w:eastAsia="zh-CN"/>
        </w:rPr>
        <w:t>Data Analysis Methods</w:t>
      </w:r>
    </w:p>
    <w:p w14:paraId="3FF61CB9" w14:textId="441116F8" w:rsidR="005F551D" w:rsidRPr="0093366F" w:rsidRDefault="008C5028" w:rsidP="0093366F">
      <w:pPr>
        <w:pStyle w:val="Text"/>
        <w:rPr>
          <w:rFonts w:asciiTheme="minorHAnsi" w:hAnsiTheme="minorHAnsi" w:cstheme="minorHAnsi"/>
          <w:lang w:eastAsia="zh-CN"/>
        </w:rPr>
      </w:pPr>
      <w:r w:rsidRPr="008C5028">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noProof/>
          <w:lang w:eastAsia="zh-CN"/>
        </w:rPr>
        <w:t>Torres et al., 2011)</w:t>
      </w:r>
      <w:r>
        <w:rPr>
          <w:rFonts w:asciiTheme="minorHAnsi" w:hAnsiTheme="minorHAnsi" w:cstheme="minorHAnsi"/>
          <w:lang w:eastAsia="zh-CN"/>
        </w:rPr>
        <w:fldChar w:fldCharType="end"/>
      </w:r>
      <w:r w:rsidRPr="008C5028">
        <w:rPr>
          <w:rFonts w:asciiTheme="minorHAnsi" w:hAnsiTheme="minorHAnsi" w:cstheme="minorHAnsi"/>
          <w:lang w:eastAsia="zh-CN"/>
        </w:rPr>
        <w:t>, an improved variant of EEMD</w:t>
      </w:r>
      <w:r w:rsidR="006E5466">
        <w:rPr>
          <w:rFonts w:asciiTheme="minorHAnsi" w:hAnsiTheme="minorHAnsi" w:cstheme="minorHAnsi" w:hint="eastAsia"/>
          <w:lang w:eastAsia="zh-CN"/>
        </w:rPr>
        <w:t xml:space="preserve"> </w:t>
      </w:r>
      <w:r w:rsidR="00505774">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sidR="00505774">
        <w:rPr>
          <w:rFonts w:asciiTheme="minorHAnsi" w:hAnsiTheme="minorHAnsi" w:cstheme="minorHAnsi"/>
          <w:lang w:eastAsia="zh-CN"/>
        </w:rPr>
        <w:fldChar w:fldCharType="separate"/>
      </w:r>
      <w:r w:rsidR="00505774">
        <w:rPr>
          <w:rFonts w:asciiTheme="minorHAnsi" w:hAnsiTheme="minorHAnsi" w:cstheme="minorHAnsi"/>
          <w:noProof/>
          <w:lang w:eastAsia="zh-CN"/>
        </w:rPr>
        <w:t>(Wu &amp; Huang, 2009)</w:t>
      </w:r>
      <w:r w:rsidR="00505774">
        <w:rPr>
          <w:rFonts w:asciiTheme="minorHAnsi" w:hAnsiTheme="minorHAnsi" w:cstheme="minorHAnsi"/>
          <w:lang w:eastAsia="zh-CN"/>
        </w:rPr>
        <w:fldChar w:fldCharType="end"/>
      </w:r>
      <w:r w:rsidRPr="008C5028">
        <w:t xml:space="preserve"> </w:t>
      </w:r>
      <w:r w:rsidRPr="008C5028">
        <w:rPr>
          <w:rFonts w:asciiTheme="minorHAnsi" w:hAnsiTheme="minorHAnsi" w:cstheme="minorHAnsi"/>
          <w:lang w:eastAsia="zh-CN"/>
        </w:rPr>
        <w:t>was applied to the continuous wind speed (at different heights) and total farm power time series to obtain intrinsic mode functions across temporal scales</w:t>
      </w:r>
      <w:r w:rsidR="00505774" w:rsidRPr="00505774">
        <w:rPr>
          <w:rFonts w:asciiTheme="minorHAnsi" w:hAnsiTheme="minorHAnsi" w:cstheme="minorHAnsi"/>
          <w:lang w:eastAsia="zh-CN"/>
        </w:rPr>
        <w:t xml:space="preserve">. </w:t>
      </w:r>
      <w:r w:rsidR="00573BC8" w:rsidRPr="00573BC8">
        <w:rPr>
          <w:rFonts w:asciiTheme="minorHAnsi" w:hAnsiTheme="minorHAnsi" w:cstheme="minorHAnsi"/>
          <w:lang w:eastAsia="zh-CN"/>
        </w:rPr>
        <w:t>Regime-dependent wind–power coupling was quantified by computing cross-scale correlations within subsets of timestamps classified into free-stream and wake-influenced conditions based on wind dir</w:t>
      </w:r>
      <w:r w:rsidR="00573BC8" w:rsidRPr="0093366F">
        <w:rPr>
          <w:rFonts w:asciiTheme="minorHAnsi" w:hAnsiTheme="minorHAnsi" w:cstheme="minorHAnsi"/>
          <w:lang w:eastAsia="zh-CN"/>
        </w:rPr>
        <w:t>ection</w:t>
      </w:r>
      <w:r w:rsidR="0093366F" w:rsidRPr="0093366F">
        <w:rPr>
          <w:rFonts w:asciiTheme="minorHAnsi" w:hAnsiTheme="minorHAnsi" w:cstheme="minorHAnsi" w:hint="eastAsia"/>
          <w:lang w:eastAsia="zh-CN"/>
        </w:rPr>
        <w:t xml:space="preserve"> </w:t>
      </w:r>
      <w:r w:rsidR="0093366F" w:rsidRPr="0093366F">
        <w:rPr>
          <w:rFonts w:asciiTheme="minorHAnsi" w:hAnsiTheme="minorHAnsi" w:cstheme="minorHAnsi"/>
          <w:lang w:eastAsia="zh-CN"/>
        </w:rPr>
        <w:t>(Text S1)</w:t>
      </w:r>
      <w:r w:rsidR="00573BC8" w:rsidRPr="0093366F">
        <w:rPr>
          <w:rFonts w:asciiTheme="minorHAnsi" w:hAnsiTheme="minorHAnsi" w:cstheme="minorHAnsi"/>
          <w:lang w:eastAsia="zh-CN"/>
        </w:rPr>
        <w:t>.</w:t>
      </w:r>
      <w:r w:rsidR="00A21A94" w:rsidRPr="0093366F">
        <w:rPr>
          <w:rFonts w:asciiTheme="minorHAnsi" w:hAnsiTheme="minorHAnsi" w:cstheme="minorHAnsi" w:hint="eastAsia"/>
          <w:lang w:eastAsia="zh-CN"/>
        </w:rPr>
        <w:t xml:space="preserve"> </w:t>
      </w:r>
      <w:r w:rsidR="00573BC8" w:rsidRPr="0093366F">
        <w:rPr>
          <w:rFonts w:asciiTheme="minorHAnsi" w:hAnsiTheme="minorHAnsi" w:cstheme="minorHAnsi"/>
          <w:lang w:eastAsia="zh-CN"/>
        </w:rPr>
        <w:t xml:space="preserve">Empirical Orthogonal Function (EOF) analysis was performed on wind profiles to identify dominant </w:t>
      </w:r>
      <w:r w:rsidR="00573BC8" w:rsidRPr="00573BC8">
        <w:rPr>
          <w:rFonts w:asciiTheme="minorHAnsi" w:hAnsiTheme="minorHAnsi" w:cstheme="minorHAnsi"/>
          <w:lang w:eastAsia="zh-CN"/>
        </w:rPr>
        <w:t>modes of vertical structure variability</w:t>
      </w:r>
      <w:r w:rsidR="00044F21">
        <w:rPr>
          <w:rFonts w:asciiTheme="minorHAnsi" w:hAnsiTheme="minorHAnsi" w:cstheme="minorHAnsi" w:hint="eastAsia"/>
          <w:lang w:eastAsia="zh-CN"/>
        </w:rPr>
        <w:t xml:space="preserve"> </w:t>
      </w:r>
      <w:r w:rsidR="000C7272">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sidR="000C7272">
        <w:rPr>
          <w:rFonts w:asciiTheme="minorHAnsi" w:hAnsiTheme="minorHAnsi" w:cstheme="minorHAnsi"/>
          <w:lang w:eastAsia="zh-CN"/>
        </w:rPr>
        <w:fldChar w:fldCharType="separate"/>
      </w:r>
      <w:r w:rsidR="000C7272">
        <w:rPr>
          <w:rFonts w:asciiTheme="minorHAnsi" w:hAnsiTheme="minorHAnsi" w:cstheme="minorHAnsi"/>
          <w:noProof/>
          <w:lang w:eastAsia="zh-CN"/>
        </w:rPr>
        <w:t>(Wilson, 1996)</w:t>
      </w:r>
      <w:r w:rsidR="000C7272">
        <w:rPr>
          <w:rFonts w:asciiTheme="minorHAnsi" w:hAnsiTheme="minorHAnsi" w:cstheme="minorHAnsi"/>
          <w:lang w:eastAsia="zh-CN"/>
        </w:rPr>
        <w:fldChar w:fldCharType="end"/>
      </w:r>
      <w:r w:rsidR="005F551D" w:rsidRPr="005F551D">
        <w:rPr>
          <w:rFonts w:asciiTheme="minorHAnsi" w:hAnsiTheme="minorHAnsi" w:cstheme="minorHAnsi"/>
          <w:lang w:eastAsia="zh-CN"/>
        </w:rPr>
        <w:t xml:space="preserve">. </w:t>
      </w:r>
      <w:r w:rsidR="00D52E0B" w:rsidRPr="00D52E0B">
        <w:rPr>
          <w:rFonts w:asciiTheme="minorHAnsi" w:hAnsiTheme="minorHAnsi" w:cstheme="minorHAnsi"/>
          <w:lang w:eastAsia="zh-CN"/>
        </w:rPr>
        <w:t>The first EOF mode (EOF1) represents the leading spatial pattern, and its principal component time series (PC1) quantifies temporal amplitude</w:t>
      </w:r>
      <w:r w:rsidR="000C7272" w:rsidRPr="005F551D">
        <w:rPr>
          <w:rFonts w:asciiTheme="minorHAnsi" w:hAnsiTheme="minorHAnsi" w:cstheme="minorHAnsi"/>
          <w:lang w:eastAsia="zh-CN"/>
        </w:rPr>
        <w:t xml:space="preserve"> </w:t>
      </w:r>
      <w:r w:rsidR="000C7272">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sidR="000C7272">
        <w:rPr>
          <w:rFonts w:asciiTheme="minorHAnsi" w:hAnsiTheme="minorHAnsi" w:cstheme="minorHAnsi"/>
          <w:lang w:eastAsia="zh-CN"/>
        </w:rPr>
        <w:fldChar w:fldCharType="separate"/>
      </w:r>
      <w:r w:rsidR="000C7272">
        <w:rPr>
          <w:rFonts w:asciiTheme="minorHAnsi" w:hAnsiTheme="minorHAnsi" w:cstheme="minorHAnsi"/>
          <w:noProof/>
          <w:lang w:eastAsia="zh-CN"/>
        </w:rPr>
        <w:t>(Wilks, 2011)</w:t>
      </w:r>
      <w:r w:rsidR="000C7272">
        <w:rPr>
          <w:rFonts w:asciiTheme="minorHAnsi" w:hAnsiTheme="minorHAnsi" w:cstheme="minorHAnsi"/>
          <w:lang w:eastAsia="zh-CN"/>
        </w:rPr>
        <w:fldChar w:fldCharType="end"/>
      </w:r>
      <w:r w:rsidR="005F551D" w:rsidRPr="005F551D">
        <w:rPr>
          <w:rFonts w:asciiTheme="minorHAnsi" w:hAnsiTheme="minorHAnsi" w:cstheme="minorHAnsi"/>
          <w:lang w:eastAsia="zh-CN"/>
        </w:rPr>
        <w:t>. Least-squares linear regression between PC1 and wind speeds at 10 m or 70 m quantifies h</w:t>
      </w:r>
      <w:r w:rsidR="005F551D" w:rsidRPr="0093366F">
        <w:rPr>
          <w:rFonts w:asciiTheme="minorHAnsi" w:hAnsiTheme="minorHAnsi" w:cstheme="minorHAnsi"/>
          <w:lang w:eastAsia="zh-CN"/>
        </w:rPr>
        <w:t xml:space="preserve">ow effectively surface-layer or hub-height observations capture vertical profile variability. </w:t>
      </w:r>
      <w:r w:rsidR="0093366F" w:rsidRPr="0093366F">
        <w:rPr>
          <w:rFonts w:asciiTheme="minorHAnsi" w:hAnsiTheme="minorHAnsi" w:cstheme="minorHAnsi"/>
          <w:lang w:eastAsia="zh-CN"/>
        </w:rPr>
        <w:t>Further details on the decomposition and EOF methodologies are provided in Texts S1 and S2.</w:t>
      </w:r>
    </w:p>
    <w:bookmarkEnd w:id="68"/>
    <w:p w14:paraId="13725A2D" w14:textId="5E963099" w:rsidR="000D6606" w:rsidRDefault="000D6606" w:rsidP="00C81368">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2.3 </w:t>
      </w:r>
      <w:r w:rsidR="004E2969" w:rsidRPr="004E2969">
        <w:rPr>
          <w:rFonts w:asciiTheme="minorHAnsi" w:hAnsiTheme="minorHAnsi" w:cstheme="minorHAnsi"/>
          <w:lang w:eastAsia="zh-CN"/>
        </w:rPr>
        <w:t>Power Reconstruction Experiment</w:t>
      </w:r>
    </w:p>
    <w:p w14:paraId="42877C0C" w14:textId="03C88239" w:rsidR="00746229" w:rsidRDefault="00746229" w:rsidP="00332D53">
      <w:pPr>
        <w:pStyle w:val="Text"/>
        <w:rPr>
          <w:rFonts w:asciiTheme="minorHAnsi" w:hAnsiTheme="minorHAnsi" w:cstheme="minorHAnsi"/>
          <w:lang w:eastAsia="zh-CN"/>
        </w:rPr>
      </w:pPr>
      <w:bookmarkStart w:id="69" w:name="OLE_LINK10"/>
      <w:r w:rsidRPr="00746229">
        <w:rPr>
          <w:rFonts w:asciiTheme="minorHAnsi" w:hAnsiTheme="minorHAnsi" w:cstheme="minorHAnsi"/>
          <w:lang w:eastAsia="zh-CN"/>
        </w:rPr>
        <w:t xml:space="preserve">To evaluate whether the </w:t>
      </w:r>
      <w:r w:rsidR="00C40F7E">
        <w:rPr>
          <w:rFonts w:asciiTheme="minorHAnsi" w:hAnsiTheme="minorHAnsi" w:cstheme="minorHAnsi"/>
          <w:lang w:eastAsia="zh-CN"/>
        </w:rPr>
        <w:t>e</w:t>
      </w:r>
      <w:r w:rsidRPr="00746229">
        <w:rPr>
          <w:rFonts w:asciiTheme="minorHAnsi" w:hAnsiTheme="minorHAnsi" w:cstheme="minorHAnsi"/>
          <w:lang w:eastAsia="zh-CN"/>
        </w:rPr>
        <w:t xml:space="preserve">xtended </w:t>
      </w:r>
      <w:r w:rsidR="00C40F7E">
        <w:rPr>
          <w:rFonts w:asciiTheme="minorHAnsi" w:hAnsiTheme="minorHAnsi" w:cstheme="minorHAnsi"/>
          <w:lang w:eastAsia="zh-CN"/>
        </w:rPr>
        <w:t>p</w:t>
      </w:r>
      <w:r w:rsidRPr="00746229">
        <w:rPr>
          <w:rFonts w:asciiTheme="minorHAnsi" w:hAnsiTheme="minorHAnsi" w:cstheme="minorHAnsi"/>
          <w:lang w:eastAsia="zh-CN"/>
        </w:rPr>
        <w:t xml:space="preserve">rofile representation improves wind farm power prediction, a reconstruction experiment was conducted using observed meteorological variables and observed farm-scale power output. A </w:t>
      </w:r>
      <w:proofErr w:type="spellStart"/>
      <w:r w:rsidRPr="00746229">
        <w:rPr>
          <w:rFonts w:asciiTheme="minorHAnsi" w:hAnsiTheme="minorHAnsi" w:cstheme="minorHAnsi"/>
          <w:lang w:eastAsia="zh-CN"/>
        </w:rPr>
        <w:t>LightGBM</w:t>
      </w:r>
      <w:proofErr w:type="spellEnd"/>
      <w:r w:rsidRPr="00746229">
        <w:rPr>
          <w:rFonts w:asciiTheme="minorHAnsi" w:hAnsiTheme="minorHAnsi" w:cstheme="minorHAnsi"/>
          <w:lang w:eastAsia="zh-CN"/>
        </w:rPr>
        <w:t xml:space="preserve"> regression model </w:t>
      </w:r>
      <w:r>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(Ke et al., 2017)</w:t>
      </w:r>
      <w:r>
        <w:rPr>
          <w:rFonts w:asciiTheme="minorHAnsi" w:hAnsiTheme="minorHAnsi" w:cstheme="minorHAnsi"/>
          <w:lang w:eastAsia="zh-CN"/>
        </w:rPr>
        <w:fldChar w:fldCharType="end"/>
      </w:r>
      <w:r>
        <w:rPr>
          <w:rFonts w:asciiTheme="minorHAnsi" w:hAnsiTheme="minorHAnsi" w:cstheme="minorHAnsi" w:hint="eastAsia"/>
          <w:lang w:eastAsia="zh-CN"/>
        </w:rPr>
        <w:t xml:space="preserve"> </w:t>
      </w:r>
      <w:r w:rsidRPr="00746229">
        <w:rPr>
          <w:rFonts w:asciiTheme="minorHAnsi" w:hAnsiTheme="minorHAnsi" w:cstheme="minorHAnsi"/>
          <w:lang w:eastAsia="zh-CN"/>
        </w:rPr>
        <w:t xml:space="preserve">was trained to learn the relationship between wind measurements and total power production. Three input configurations were tested: hub-height wind speed only (HH, 70 m), Standard REWS integrating wind speeds within the rotor-swept layer (SR, 30–70 m), and Extended REWS incorporating surface-layer wind speed (ER, 10–70 m). </w:t>
      </w:r>
      <w:r w:rsidR="00332D53" w:rsidRPr="00332D53">
        <w:rPr>
          <w:rFonts w:asciiTheme="minorHAnsi" w:hAnsiTheme="minorHAnsi" w:cstheme="minorHAnsi"/>
          <w:lang w:eastAsia="zh-CN"/>
        </w:rPr>
        <w:t xml:space="preserve">Models were trained on a subset of the </w:t>
      </w:r>
      <w:r w:rsidR="00332D53" w:rsidRPr="002E49B3">
        <w:rPr>
          <w:rFonts w:asciiTheme="minorHAnsi" w:hAnsiTheme="minorHAnsi" w:cstheme="minorHAnsi"/>
          <w:lang w:eastAsia="zh-CN"/>
        </w:rPr>
        <w:t>observational dataset and evaluated on withheld test samples. Performance was assessed for the full dataset and separately under free-stream conditions and wake-influenced conditions.</w:t>
      </w:r>
      <w:r w:rsidR="00332D53" w:rsidRPr="002E49B3">
        <w:rPr>
          <w:rFonts w:asciiTheme="minorHAnsi" w:hAnsiTheme="minorHAnsi" w:cstheme="minorHAnsi" w:hint="eastAsia"/>
          <w:lang w:eastAsia="zh-CN"/>
        </w:rPr>
        <w:t xml:space="preserve"> </w:t>
      </w:r>
      <w:r w:rsidR="002E49B3" w:rsidRPr="002E49B3">
        <w:rPr>
          <w:rFonts w:asciiTheme="minorHAnsi" w:hAnsiTheme="minorHAnsi" w:cstheme="minorHAnsi"/>
          <w:lang w:eastAsia="zh-CN"/>
        </w:rPr>
        <w:t xml:space="preserve">Full implementation details, including model </w:t>
      </w:r>
      <w:proofErr w:type="spellStart"/>
      <w:r w:rsidR="002E49B3" w:rsidRPr="002E49B3">
        <w:rPr>
          <w:rFonts w:asciiTheme="minorHAnsi" w:hAnsiTheme="minorHAnsi" w:cstheme="minorHAnsi"/>
          <w:lang w:eastAsia="zh-CN"/>
        </w:rPr>
        <w:t>hyperparameters</w:t>
      </w:r>
      <w:proofErr w:type="spellEnd"/>
      <w:r w:rsidR="002E49B3" w:rsidRPr="002E49B3">
        <w:rPr>
          <w:rFonts w:asciiTheme="minorHAnsi" w:hAnsiTheme="minorHAnsi" w:cstheme="minorHAnsi"/>
          <w:lang w:eastAsia="zh-CN"/>
        </w:rPr>
        <w:t>, data filtering, and train–test splitting procedures, are documented in Text S3.</w:t>
      </w:r>
      <w:r w:rsidR="002E49B3" w:rsidRPr="002E49B3">
        <w:rPr>
          <w:rFonts w:asciiTheme="minorHAnsi" w:hAnsiTheme="minorHAnsi" w:cstheme="minorHAnsi" w:hint="eastAsia"/>
          <w:lang w:eastAsia="zh-CN"/>
        </w:rPr>
        <w:t xml:space="preserve"> </w:t>
      </w:r>
      <w:r w:rsidR="00332D53" w:rsidRPr="002E49B3">
        <w:rPr>
          <w:rFonts w:asciiTheme="minorHAnsi" w:hAnsiTheme="minorHAnsi" w:cstheme="minorHAnsi"/>
          <w:lang w:eastAsia="zh-CN"/>
        </w:rPr>
        <w:t>To exami</w:t>
      </w:r>
      <w:r w:rsidR="00332D53" w:rsidRPr="00332D53">
        <w:rPr>
          <w:rFonts w:asciiTheme="minorHAnsi" w:hAnsiTheme="minorHAnsi" w:cstheme="minorHAnsi"/>
          <w:lang w:eastAsia="zh-CN"/>
        </w:rPr>
        <w:t xml:space="preserve">ne whether the regression model exploits physically meaningful information rather than statistical artifacts, </w:t>
      </w:r>
      <w:proofErr w:type="spellStart"/>
      <w:r w:rsidR="00332D53" w:rsidRPr="00332D53">
        <w:rPr>
          <w:rFonts w:asciiTheme="minorHAnsi" w:hAnsiTheme="minorHAnsi" w:cstheme="minorHAnsi"/>
          <w:lang w:eastAsia="zh-CN"/>
        </w:rPr>
        <w:t>SHapley</w:t>
      </w:r>
      <w:proofErr w:type="spellEnd"/>
      <w:r w:rsidR="00332D53" w:rsidRPr="00332D53">
        <w:rPr>
          <w:rFonts w:asciiTheme="minorHAnsi" w:hAnsiTheme="minorHAnsi" w:cstheme="minorHAnsi"/>
          <w:lang w:eastAsia="zh-CN"/>
        </w:rPr>
        <w:t xml:space="preserve"> Additive </w:t>
      </w:r>
      <w:proofErr w:type="spellStart"/>
      <w:r w:rsidR="00332D53" w:rsidRPr="00332D53">
        <w:rPr>
          <w:rFonts w:asciiTheme="minorHAnsi" w:hAnsiTheme="minorHAnsi" w:cstheme="minorHAnsi"/>
          <w:lang w:eastAsia="zh-CN"/>
        </w:rPr>
        <w:t>exPlanations</w:t>
      </w:r>
      <w:proofErr w:type="spellEnd"/>
      <w:r w:rsidR="00332D53" w:rsidRPr="00332D53">
        <w:rPr>
          <w:rFonts w:asciiTheme="minorHAnsi" w:hAnsiTheme="minorHAnsi" w:cstheme="minorHAnsi"/>
          <w:lang w:eastAsia="zh-CN"/>
        </w:rPr>
        <w:t xml:space="preserve"> (SHAP) were applied to quantify the contribution of each input variable</w:t>
      </w:r>
      <w:r w:rsidR="00332D53">
        <w:rPr>
          <w:rFonts w:asciiTheme="minorHAnsi" w:hAnsiTheme="minorHAnsi" w:cstheme="minorHAnsi" w:hint="eastAsia"/>
          <w:lang w:eastAsia="zh-CN"/>
        </w:rPr>
        <w:t xml:space="preserve"> </w:t>
      </w:r>
      <w:r w:rsidR="00332D53">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332D53">
        <w:rPr>
          <w:rFonts w:asciiTheme="minorHAnsi" w:hAnsiTheme="minorHAnsi" w:cstheme="minorHAnsi"/>
          <w:lang w:eastAsia="zh-CN"/>
        </w:rPr>
        <w:fldChar w:fldCharType="separate"/>
      </w:r>
      <w:r w:rsidR="00332D53">
        <w:rPr>
          <w:rFonts w:asciiTheme="minorHAnsi" w:hAnsiTheme="minorHAnsi" w:cstheme="minorHAnsi"/>
          <w:noProof/>
          <w:lang w:eastAsia="zh-CN"/>
        </w:rPr>
        <w:t>(Lundberg &amp; Lee, 2017)</w:t>
      </w:r>
      <w:r w:rsidR="00332D53">
        <w:rPr>
          <w:rFonts w:asciiTheme="minorHAnsi" w:hAnsiTheme="minorHAnsi" w:cstheme="minorHAnsi"/>
          <w:lang w:eastAsia="zh-CN"/>
        </w:rPr>
        <w:fldChar w:fldCharType="end"/>
      </w:r>
      <w:r w:rsidR="00332D53" w:rsidRPr="00332D53">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69"/>
    <w:p w14:paraId="2C759F06" w14:textId="6695DBAA" w:rsidR="00DE1A04" w:rsidRPr="00DE1A04" w:rsidRDefault="000D6606" w:rsidP="00DE1A04">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2.4 </w:t>
      </w:r>
      <w:r w:rsidR="008B3B80" w:rsidRPr="008B3B80">
        <w:rPr>
          <w:rFonts w:asciiTheme="minorHAnsi" w:hAnsiTheme="minorHAnsi" w:cstheme="minorHAnsi"/>
          <w:lang w:eastAsia="zh-CN"/>
        </w:rPr>
        <w:t>Day-Ahead Forecast Experiment</w:t>
      </w:r>
    </w:p>
    <w:p w14:paraId="193EE8DF" w14:textId="600F555A" w:rsidR="00222796" w:rsidRDefault="00222796" w:rsidP="0062533D">
      <w:pPr>
        <w:pStyle w:val="Text"/>
        <w:rPr>
          <w:rFonts w:asciiTheme="minorHAnsi" w:hAnsiTheme="minorHAnsi" w:cstheme="minorHAnsi"/>
          <w:lang w:eastAsia="zh-CN"/>
        </w:rPr>
      </w:pPr>
      <w:r w:rsidRPr="00222796">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sidR="00E463E2">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sidR="00E463E2">
        <w:rPr>
          <w:rFonts w:asciiTheme="minorHAnsi" w:hAnsiTheme="minorHAnsi" w:cstheme="minorHAnsi"/>
          <w:lang w:eastAsia="zh-CN"/>
        </w:rPr>
        <w:fldChar w:fldCharType="separate"/>
      </w:r>
      <w:r w:rsidR="00E463E2">
        <w:rPr>
          <w:rFonts w:asciiTheme="minorHAnsi" w:hAnsiTheme="minorHAnsi" w:cstheme="minorHAnsi"/>
          <w:noProof/>
          <w:lang w:eastAsia="zh-CN"/>
        </w:rPr>
        <w:t>(Cassola &amp; Burlando, 2012)</w:t>
      </w:r>
      <w:r w:rsidR="00E463E2">
        <w:rPr>
          <w:rFonts w:asciiTheme="minorHAnsi" w:hAnsiTheme="minorHAnsi" w:cstheme="minorHAnsi"/>
          <w:lang w:eastAsia="zh-CN"/>
        </w:rPr>
        <w:fldChar w:fldCharType="end"/>
      </w:r>
      <w:r w:rsidRPr="00222796">
        <w:rPr>
          <w:rFonts w:asciiTheme="minorHAnsi" w:hAnsiTheme="minorHAnsi" w:cstheme="minorHAnsi"/>
          <w:lang w:eastAsia="zh-CN"/>
        </w:rPr>
        <w:t xml:space="preserve">, predicted variables were bias-corrected against observations before being used for power prediction. The same three input configurations evaluated in the reconstruction experiment—hub-height wind speed only (HH), Standard REWS integrating wind </w:t>
      </w:r>
      <w:r w:rsidRPr="00222796">
        <w:rPr>
          <w:rFonts w:asciiTheme="minorHAnsi" w:hAnsiTheme="minorHAnsi" w:cstheme="minorHAnsi"/>
          <w:lang w:eastAsia="zh-CN"/>
        </w:rPr>
        <w:lastRenderedPageBreak/>
        <w:t>speeds within the rotor-swept layer (SR), and Extended REWS including surface-layer wind speed (ER)—</w:t>
      </w:r>
      <w:r w:rsidRPr="002E49B3">
        <w:rPr>
          <w:rFonts w:asciiTheme="minorHAnsi" w:hAnsiTheme="minorHAnsi" w:cstheme="minorHAnsi"/>
          <w:lang w:eastAsia="zh-CN"/>
        </w:rPr>
        <w:t>were applied to the bias-corrected WRF outputs. Temperature was included as a predictor in all configurations</w:t>
      </w:r>
      <w:r w:rsidR="002E49B3" w:rsidRPr="002E49B3">
        <w:rPr>
          <w:rFonts w:asciiTheme="minorHAnsi" w:hAnsiTheme="minorHAnsi" w:cstheme="minorHAnsi" w:hint="eastAsia"/>
          <w:lang w:eastAsia="zh-CN"/>
        </w:rPr>
        <w:t xml:space="preserve"> </w:t>
      </w:r>
      <w:r w:rsidR="002E49B3" w:rsidRPr="002E49B3">
        <w:rPr>
          <w:rFonts w:asciiTheme="minorHAnsi" w:hAnsiTheme="minorHAnsi" w:cstheme="minorHAnsi"/>
          <w:lang w:eastAsia="zh-CN"/>
        </w:rPr>
        <w:t>(Text S4).</w:t>
      </w:r>
    </w:p>
    <w:p w14:paraId="42BC9FA1" w14:textId="6EC21547" w:rsidR="00222796" w:rsidRDefault="00222796" w:rsidP="00AF4406">
      <w:pPr>
        <w:pStyle w:val="Text"/>
        <w:rPr>
          <w:rFonts w:asciiTheme="minorHAnsi" w:hAnsiTheme="minorHAnsi" w:cstheme="minorHAnsi"/>
          <w:highlight w:val="yellow"/>
          <w:lang w:eastAsia="zh-CN"/>
        </w:rPr>
      </w:pPr>
      <w:r w:rsidRPr="00222796">
        <w:rPr>
          <w:rFonts w:asciiTheme="minorHAnsi" w:hAnsiTheme="minorHAnsi" w:cstheme="minorHAnsi"/>
          <w:lang w:eastAsia="zh-CN"/>
        </w:rPr>
        <w:t xml:space="preserve">In addition to these baseline configurations, a sector-based forecasting experiment was implemented to reflect regime-dependent behavior. Forecasts were partitioned into free-stream conditions (225°–315°), wake-influenced conditions (45°–135°), and transitional directions (remaining sectors) based on 70 m wind direction predicted by WRF. Separate regression models were trained within each sector following the same procedure described in Section 2.3. During forecasting, the sector was determined from the predicted wind direction, and the corresponding sector-specific model was applied. This sector-based forecasting experiment is referred to as the wind-direction-aware (WDA) approach in the following </w:t>
      </w:r>
      <w:r w:rsidRPr="00AF4406">
        <w:rPr>
          <w:rFonts w:asciiTheme="minorHAnsi" w:hAnsiTheme="minorHAnsi" w:cstheme="minorHAnsi"/>
          <w:lang w:eastAsia="zh-CN"/>
        </w:rPr>
        <w:t>sections.</w:t>
      </w:r>
      <w:r w:rsidR="00AF4406" w:rsidRPr="00AF4406">
        <w:rPr>
          <w:rFonts w:asciiTheme="minorHAnsi" w:hAnsiTheme="minorHAnsi" w:cstheme="minorHAnsi"/>
          <w:lang w:eastAsia="zh-CN"/>
        </w:rPr>
        <w:t xml:space="preserve"> Full implementation details, including the two-stage bias-correction framework, strategy configurations, and model </w:t>
      </w:r>
      <w:proofErr w:type="spellStart"/>
      <w:r w:rsidR="00AF4406" w:rsidRPr="00AF4406">
        <w:rPr>
          <w:rFonts w:asciiTheme="minorHAnsi" w:hAnsiTheme="minorHAnsi" w:cstheme="minorHAnsi"/>
          <w:lang w:eastAsia="zh-CN"/>
        </w:rPr>
        <w:t>hyperparameters</w:t>
      </w:r>
      <w:proofErr w:type="spellEnd"/>
      <w:r w:rsidR="00AF4406" w:rsidRPr="00AF4406">
        <w:rPr>
          <w:rFonts w:asciiTheme="minorHAnsi" w:hAnsiTheme="minorHAnsi" w:cstheme="minorHAnsi"/>
          <w:lang w:eastAsia="zh-CN"/>
        </w:rPr>
        <w:t>, are documented in Text S4.</w:t>
      </w:r>
    </w:p>
    <w:p w14:paraId="68077EA4" w14:textId="4A87A130" w:rsidR="000D6606" w:rsidRDefault="000D6606" w:rsidP="00C81368">
      <w:pPr>
        <w:pStyle w:val="Heading-Secondary"/>
        <w:rPr>
          <w:rFonts w:asciiTheme="minorHAnsi" w:hAnsiTheme="minorHAnsi" w:cstheme="minorHAnsi"/>
          <w:lang w:eastAsia="zh-CN"/>
        </w:rPr>
      </w:pPr>
      <w:r w:rsidRPr="000D6606">
        <w:rPr>
          <w:rFonts w:asciiTheme="minorHAnsi" w:hAnsiTheme="minorHAnsi" w:cstheme="minorHAnsi"/>
          <w:lang w:eastAsia="zh-CN"/>
        </w:rPr>
        <w:t>2.5 Statistical Testing</w:t>
      </w:r>
    </w:p>
    <w:p w14:paraId="20FCF04D" w14:textId="670E4C65" w:rsidR="00107A81" w:rsidRPr="00F042E5" w:rsidRDefault="00DE1A04" w:rsidP="00107A81">
      <w:pPr>
        <w:pStyle w:val="Text"/>
        <w:rPr>
          <w:rFonts w:asciiTheme="minorHAnsi" w:hAnsiTheme="minorHAnsi" w:cstheme="minorHAnsi"/>
          <w:lang w:eastAsia="zh-CN"/>
        </w:rPr>
      </w:pPr>
      <w:r w:rsidRPr="00DE1A04">
        <w:rPr>
          <w:rFonts w:asciiTheme="minorHAnsi" w:hAnsiTheme="minorHAnsi" w:cstheme="minorHAnsi"/>
          <w:lang w:eastAsia="zh-CN"/>
        </w:rPr>
        <w:t xml:space="preserve">Model performance was evaluated using coefficient of determination (R²), root mean square error (RMSE), and </w:t>
      </w:r>
      <w:r w:rsidR="00BA08BE" w:rsidRPr="00BA08BE">
        <w:rPr>
          <w:rFonts w:asciiTheme="minorHAnsi" w:hAnsiTheme="minorHAnsi" w:cstheme="minorHAnsi"/>
          <w:lang w:eastAsia="zh-CN"/>
        </w:rPr>
        <w:t>Spearman</w:t>
      </w:r>
      <w:r w:rsidRPr="00DE1A04">
        <w:rPr>
          <w:rFonts w:asciiTheme="minorHAnsi" w:hAnsiTheme="minorHAnsi" w:cstheme="minorHAnsi"/>
          <w:lang w:eastAsia="zh-CN"/>
        </w:rPr>
        <w:t xml:space="preserve"> correlation coefficient computed against observed farm-scale power output. Statistical significance of performance differences between modeling strategies was assessed using the Diebold-Mariano test </w:t>
      </w:r>
      <w:r w:rsidR="008323E7">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sidR="008323E7">
        <w:rPr>
          <w:rFonts w:asciiTheme="minorHAnsi" w:hAnsiTheme="minorHAnsi" w:cstheme="minorHAnsi"/>
          <w:lang w:eastAsia="zh-CN"/>
        </w:rPr>
        <w:fldChar w:fldCharType="separate"/>
      </w:r>
      <w:r w:rsidR="008323E7">
        <w:rPr>
          <w:rFonts w:asciiTheme="minorHAnsi" w:hAnsiTheme="minorHAnsi" w:cstheme="minorHAnsi"/>
          <w:noProof/>
          <w:lang w:eastAsia="zh-CN"/>
        </w:rPr>
        <w:t>(Diebold &amp; Mariano, 1995)</w:t>
      </w:r>
      <w:r w:rsidR="008323E7">
        <w:rPr>
          <w:rFonts w:asciiTheme="minorHAnsi" w:hAnsiTheme="minorHAnsi" w:cstheme="minorHAnsi"/>
          <w:lang w:eastAsia="zh-CN"/>
        </w:rPr>
        <w:fldChar w:fldCharType="end"/>
      </w:r>
      <w:r w:rsidRPr="00DE1A04">
        <w:rPr>
          <w:rFonts w:asciiTheme="minorHAnsi" w:hAnsiTheme="minorHAnsi" w:cstheme="minorHAnsi"/>
          <w:lang w:eastAsia="zh-CN"/>
        </w:rPr>
        <w:t>, which accounts for temporal autocorrelation in forecast errors when comparing predictive accuracy of competing models.</w:t>
      </w:r>
    </w:p>
    <w:p w14:paraId="6888E72E" w14:textId="31C69D13" w:rsidR="002F3B11" w:rsidRDefault="002F3B11" w:rsidP="00C81368">
      <w:pPr>
        <w:pStyle w:val="Heading-Main"/>
        <w:rPr>
          <w:rFonts w:asciiTheme="minorHAnsi" w:hAnsiTheme="minorHAnsi" w:cstheme="minorHAnsi"/>
          <w:lang w:eastAsia="zh-CN"/>
        </w:rPr>
      </w:pPr>
      <w:r w:rsidRPr="00924611">
        <w:rPr>
          <w:rFonts w:asciiTheme="minorHAnsi" w:hAnsiTheme="minorHAnsi" w:cstheme="minorHAnsi"/>
        </w:rPr>
        <w:t>3 Data</w:t>
      </w:r>
    </w:p>
    <w:p w14:paraId="2964A8DD" w14:textId="563CFAC7" w:rsidR="000D6606" w:rsidRDefault="000D6606" w:rsidP="000D6606">
      <w:pPr>
        <w:pStyle w:val="Heading-Secondary"/>
        <w:rPr>
          <w:rFonts w:asciiTheme="minorHAnsi" w:hAnsiTheme="minorHAnsi" w:cstheme="minorHAnsi"/>
          <w:lang w:eastAsia="zh-CN"/>
        </w:rPr>
      </w:pPr>
      <w:r w:rsidRPr="000D6606">
        <w:rPr>
          <w:rFonts w:asciiTheme="minorHAnsi" w:hAnsiTheme="minorHAnsi" w:cstheme="minorHAnsi"/>
          <w:lang w:eastAsia="zh-CN"/>
        </w:rPr>
        <w:t>3.1 Site and Observational Data</w:t>
      </w:r>
    </w:p>
    <w:p w14:paraId="7D7952A7" w14:textId="4B1C94E1" w:rsidR="009B5FE1" w:rsidRDefault="00E804AE" w:rsidP="00107A81">
      <w:pPr>
        <w:pStyle w:val="Text"/>
        <w:rPr>
          <w:rFonts w:asciiTheme="minorHAnsi" w:hAnsiTheme="minorHAnsi" w:cstheme="minorHAnsi"/>
          <w:lang w:eastAsia="zh-CN"/>
        </w:rPr>
      </w:pPr>
      <w:r w:rsidRPr="00E804AE">
        <w:rPr>
          <w:rFonts w:asciiTheme="minorHAnsi" w:hAnsiTheme="minorHAnsi" w:cstheme="minorHAnsi"/>
          <w:lang w:eastAsia="zh-CN"/>
        </w:rPr>
        <w:t xml:space="preserve">Observational data were collected from a 201 MW wind farm located on flat terrain in the desert </w:t>
      </w:r>
      <w:commentRangeStart w:id="70"/>
      <w:r w:rsidRPr="00E804AE">
        <w:rPr>
          <w:rFonts w:asciiTheme="minorHAnsi" w:hAnsiTheme="minorHAnsi" w:cstheme="minorHAnsi"/>
          <w:lang w:eastAsia="zh-CN"/>
        </w:rPr>
        <w:t xml:space="preserve">Gobi of the </w:t>
      </w:r>
      <w:proofErr w:type="spellStart"/>
      <w:r w:rsidRPr="00E804AE">
        <w:rPr>
          <w:rFonts w:asciiTheme="minorHAnsi" w:hAnsiTheme="minorHAnsi" w:cstheme="minorHAnsi"/>
          <w:lang w:eastAsia="zh-CN"/>
        </w:rPr>
        <w:t>Hexi</w:t>
      </w:r>
      <w:proofErr w:type="spellEnd"/>
      <w:r w:rsidRPr="00E804AE">
        <w:rPr>
          <w:rFonts w:asciiTheme="minorHAnsi" w:hAnsiTheme="minorHAnsi" w:cstheme="minorHAnsi"/>
          <w:lang w:eastAsia="zh-CN"/>
        </w:rPr>
        <w:t xml:space="preserve"> Corridor, Gansu, China</w:t>
      </w:r>
      <w:ins w:id="71" w:author="win" w:date="2026-03-22T10:01:00Z">
        <w:r w:rsidR="0051367B">
          <w:rPr>
            <w:rFonts w:asciiTheme="minorHAnsi" w:hAnsiTheme="minorHAnsi" w:cstheme="minorHAnsi"/>
            <w:lang w:eastAsia="zh-CN"/>
          </w:rPr>
          <w:t xml:space="preserve"> </w:t>
        </w:r>
        <w:r w:rsidR="0051367B" w:rsidRPr="0051367B">
          <w:rPr>
            <w:rFonts w:asciiTheme="minorHAnsi" w:hAnsiTheme="minorHAnsi" w:cstheme="minorHAnsi"/>
            <w:lang w:eastAsia="zh-CN"/>
          </w:rPr>
          <w:t>(96.8114°E, 40.2053°N)</w:t>
        </w:r>
      </w:ins>
      <w:r w:rsidRPr="00E804AE">
        <w:rPr>
          <w:rFonts w:asciiTheme="minorHAnsi" w:hAnsiTheme="minorHAnsi" w:cstheme="minorHAnsi"/>
          <w:lang w:eastAsia="zh-CN"/>
        </w:rPr>
        <w:t xml:space="preserve">. </w:t>
      </w:r>
      <w:commentRangeEnd w:id="70"/>
      <w:r w:rsidR="00B1085A" w:rsidRPr="00E804AE">
        <w:rPr>
          <w:rStyle w:val="af3"/>
          <w:rFonts w:asciiTheme="minorHAnsi" w:hAnsiTheme="minorHAnsi" w:cstheme="minorHAnsi"/>
          <w:sz w:val="24"/>
          <w:szCs w:val="24"/>
          <w:lang w:eastAsia="zh-CN"/>
        </w:rPr>
        <w:commentReference w:id="70"/>
      </w:r>
      <w:r w:rsidRPr="00E804AE">
        <w:rPr>
          <w:rFonts w:asciiTheme="minorHAnsi" w:hAnsiTheme="minorHAnsi" w:cstheme="minorHAnsi"/>
          <w:lang w:eastAsia="zh-CN"/>
        </w:rPr>
        <w:t>The farm comprises 134 wind turbines, each with a rated capacity of 1.5 MW, a hub height of 61.5 m, and a rotor diameter of 82 m. A 70 m meteorological mast is situated 586 m west of the first turbine row at the western boundary of the farm (</w:t>
      </w:r>
      <w:commentRangeStart w:id="72"/>
      <w:r w:rsidRPr="00E804AE">
        <w:rPr>
          <w:rFonts w:asciiTheme="minorHAnsi" w:hAnsiTheme="minorHAnsi" w:cstheme="minorHAnsi"/>
          <w:lang w:eastAsia="zh-CN"/>
        </w:rPr>
        <w:t xml:space="preserve">Figure </w:t>
      </w:r>
      <w:del w:id="73" w:author="win" w:date="2026-03-22T10:58:00Z">
        <w:r w:rsidRPr="00E804AE" w:rsidDel="00764184">
          <w:rPr>
            <w:rFonts w:asciiTheme="minorHAnsi" w:hAnsiTheme="minorHAnsi" w:cstheme="minorHAnsi"/>
            <w:lang w:eastAsia="zh-CN"/>
          </w:rPr>
          <w:delText>S</w:delText>
        </w:r>
      </w:del>
      <w:r w:rsidRPr="00E804AE">
        <w:rPr>
          <w:rFonts w:asciiTheme="minorHAnsi" w:hAnsiTheme="minorHAnsi" w:cstheme="minorHAnsi"/>
          <w:lang w:eastAsia="zh-CN"/>
        </w:rPr>
        <w:t>1</w:t>
      </w:r>
      <w:commentRangeEnd w:id="72"/>
      <w:r w:rsidR="00B1085A" w:rsidRPr="00E804AE">
        <w:rPr>
          <w:rStyle w:val="af3"/>
          <w:rFonts w:asciiTheme="minorHAnsi" w:hAnsiTheme="minorHAnsi" w:cstheme="minorHAnsi"/>
          <w:sz w:val="24"/>
          <w:szCs w:val="24"/>
          <w:lang w:eastAsia="zh-CN"/>
        </w:rPr>
        <w:commentReference w:id="72"/>
      </w:r>
      <w:r w:rsidRPr="00E804AE">
        <w:rPr>
          <w:rFonts w:asciiTheme="minorHAnsi" w:hAnsiTheme="minorHAnsi" w:cstheme="minorHAnsi"/>
          <w:lang w:eastAsia="zh-CN"/>
        </w:rPr>
        <w:t xml:space="preserve">). Vertical wind profiles were characterized using </w:t>
      </w:r>
      <w:commentRangeStart w:id="74"/>
      <w:r w:rsidRPr="00E804AE">
        <w:rPr>
          <w:rFonts w:asciiTheme="minorHAnsi" w:hAnsiTheme="minorHAnsi" w:cstheme="minorHAnsi"/>
          <w:lang w:eastAsia="zh-CN"/>
        </w:rPr>
        <w:t xml:space="preserve">wind speed measurements </w:t>
      </w:r>
      <w:commentRangeEnd w:id="74"/>
      <w:r w:rsidR="00B1085A" w:rsidRPr="00E804AE">
        <w:rPr>
          <w:rStyle w:val="af3"/>
          <w:rFonts w:asciiTheme="minorHAnsi" w:hAnsiTheme="minorHAnsi" w:cstheme="minorHAnsi"/>
          <w:sz w:val="24"/>
          <w:szCs w:val="24"/>
          <w:lang w:eastAsia="zh-CN"/>
        </w:rPr>
        <w:commentReference w:id="74"/>
      </w:r>
      <w:ins w:id="75" w:author="win" w:date="2026-03-22T10:05:00Z">
        <w:r w:rsidR="00FA1FB7" w:rsidRPr="00FA1FB7">
          <w:rPr>
            <w:rFonts w:asciiTheme="minorHAnsi" w:hAnsiTheme="minorHAnsi" w:cstheme="minorHAnsi"/>
            <w:lang w:eastAsia="zh-CN"/>
          </w:rPr>
          <w:t xml:space="preserve">from cup anemometers </w:t>
        </w:r>
      </w:ins>
      <w:r w:rsidRPr="00E804AE">
        <w:rPr>
          <w:rFonts w:asciiTheme="minorHAnsi" w:hAnsiTheme="minorHAnsi" w:cstheme="minorHAnsi"/>
          <w:lang w:eastAsia="zh-CN"/>
        </w:rPr>
        <w:t>at four heights (10 m, 30 m, 50 m, and 70 m)</w:t>
      </w:r>
      <w:ins w:id="76" w:author="win" w:date="2026-03-22T10:40:00Z">
        <w:r w:rsidR="00BA6FFB">
          <w:rPr>
            <w:rFonts w:asciiTheme="minorHAnsi" w:hAnsiTheme="minorHAnsi" w:cstheme="minorHAnsi"/>
            <w:lang w:eastAsia="zh-CN"/>
          </w:rPr>
          <w:t>,</w:t>
        </w:r>
      </w:ins>
      <w:ins w:id="77" w:author="win" w:date="2026-03-22T10:41:00Z">
        <w:r w:rsidR="00E94E87">
          <w:rPr>
            <w:rFonts w:asciiTheme="minorHAnsi" w:hAnsiTheme="minorHAnsi" w:cstheme="minorHAnsi"/>
            <w:lang w:eastAsia="zh-CN"/>
          </w:rPr>
          <w:t xml:space="preserve"> </w:t>
        </w:r>
      </w:ins>
      <w:ins w:id="78" w:author="win" w:date="2026-03-22T10:40:00Z">
        <w:r w:rsidR="00BA6FFB">
          <w:rPr>
            <w:rFonts w:asciiTheme="minorHAnsi" w:hAnsiTheme="minorHAnsi" w:cstheme="minorHAnsi"/>
            <w:lang w:eastAsia="zh-CN"/>
          </w:rPr>
          <w:t>provided by the opera</w:t>
        </w:r>
      </w:ins>
      <w:ins w:id="79" w:author="win" w:date="2026-03-22T10:41:00Z">
        <w:r w:rsidR="00BA6FFB">
          <w:rPr>
            <w:rFonts w:asciiTheme="minorHAnsi" w:hAnsiTheme="minorHAnsi" w:cstheme="minorHAnsi"/>
            <w:lang w:eastAsia="zh-CN"/>
          </w:rPr>
          <w:t>tor,</w:t>
        </w:r>
      </w:ins>
      <w:r w:rsidRPr="00E804AE">
        <w:rPr>
          <w:rFonts w:asciiTheme="minorHAnsi" w:hAnsiTheme="minorHAnsi" w:cstheme="minorHAnsi"/>
          <w:lang w:eastAsia="zh-CN"/>
        </w:rPr>
        <w:t xml:space="preserve"> from May 2021 to October 2022 at 15-minute intervals. </w:t>
      </w:r>
      <w:r w:rsidR="003375FC" w:rsidRPr="003375FC">
        <w:rPr>
          <w:rFonts w:asciiTheme="minorHAnsi" w:hAnsiTheme="minorHAnsi" w:cstheme="minorHAnsi"/>
          <w:lang w:eastAsia="zh-CN"/>
        </w:rPr>
        <w:t>In this study, the 10 m measurement represents the surface layer, while the 70 m level is used as a near-hub-height reference because it is the closest available measurement h</w:t>
      </w:r>
      <w:r w:rsidR="003375FC">
        <w:rPr>
          <w:rFonts w:asciiTheme="minorHAnsi" w:hAnsiTheme="minorHAnsi" w:cstheme="minorHAnsi"/>
          <w:lang w:eastAsia="zh-CN"/>
        </w:rPr>
        <w:t>eight to the turbine hub height</w:t>
      </w:r>
      <w:r w:rsidR="00B20EA3">
        <w:rPr>
          <w:rFonts w:asciiTheme="minorHAnsi" w:hAnsiTheme="minorHAnsi" w:cstheme="minorHAnsi"/>
          <w:lang w:eastAsia="zh-CN"/>
        </w:rPr>
        <w:t>.</w:t>
      </w:r>
    </w:p>
    <w:p w14:paraId="49D492AC" w14:textId="5F0D60ED" w:rsidR="00E804AE" w:rsidRDefault="003D7A07" w:rsidP="00107A81">
      <w:pPr>
        <w:pStyle w:val="Text"/>
        <w:rPr>
          <w:rFonts w:asciiTheme="minorHAnsi" w:hAnsiTheme="minorHAnsi" w:cstheme="minorHAnsi"/>
          <w:lang w:eastAsia="zh-CN"/>
        </w:rPr>
      </w:pPr>
      <w:r w:rsidRPr="003D7A07">
        <w:rPr>
          <w:rFonts w:asciiTheme="minorHAnsi" w:hAnsiTheme="minorHAnsi" w:cstheme="minorHAnsi"/>
          <w:lang w:eastAsia="zh-CN"/>
        </w:rPr>
        <w:t xml:space="preserve">All observational data underwent a standardized quality-control and preprocessing procedure consistent with that described in Xia et al. </w:t>
      </w:r>
      <w:commentRangeStart w:id="80"/>
      <w:r w:rsidR="00093BDE">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sidR="00093BDE">
        <w:rPr>
          <w:rFonts w:asciiTheme="minorHAnsi" w:hAnsiTheme="minorHAnsi" w:cstheme="minorHAnsi"/>
          <w:lang w:eastAsia="zh-CN"/>
        </w:rPr>
        <w:fldChar w:fldCharType="separate"/>
      </w:r>
      <w:r w:rsidR="00093BDE">
        <w:rPr>
          <w:rFonts w:asciiTheme="minorHAnsi" w:hAnsiTheme="minorHAnsi" w:cstheme="minorHAnsi"/>
          <w:noProof/>
          <w:lang w:eastAsia="zh-CN"/>
        </w:rPr>
        <w:t>(2026</w:t>
      </w:r>
      <w:ins w:id="81" w:author="win" w:date="2026-03-21T18:16:00Z">
        <w:r w:rsidR="003F4DB9">
          <w:rPr>
            <w:rFonts w:asciiTheme="minorHAnsi" w:hAnsiTheme="minorHAnsi" w:cstheme="minorHAnsi"/>
            <w:noProof/>
            <w:lang w:eastAsia="zh-CN"/>
          </w:rPr>
          <w:t>a</w:t>
        </w:r>
      </w:ins>
      <w:r w:rsidR="00093BDE">
        <w:rPr>
          <w:rFonts w:asciiTheme="minorHAnsi" w:hAnsiTheme="minorHAnsi" w:cstheme="minorHAnsi"/>
          <w:noProof/>
          <w:lang w:eastAsia="zh-CN"/>
        </w:rPr>
        <w:t>; 2026</w:t>
      </w:r>
      <w:ins w:id="82" w:author="win" w:date="2026-03-21T18:16:00Z">
        <w:r w:rsidR="003F4DB9">
          <w:rPr>
            <w:rFonts w:asciiTheme="minorHAnsi" w:hAnsiTheme="minorHAnsi" w:cstheme="minorHAnsi"/>
            <w:noProof/>
            <w:lang w:eastAsia="zh-CN"/>
          </w:rPr>
          <w:t>b</w:t>
        </w:r>
      </w:ins>
      <w:r w:rsidR="00093BDE">
        <w:rPr>
          <w:rFonts w:asciiTheme="minorHAnsi" w:hAnsiTheme="minorHAnsi" w:cstheme="minorHAnsi"/>
          <w:noProof/>
          <w:lang w:eastAsia="zh-CN"/>
        </w:rPr>
        <w:t>)</w:t>
      </w:r>
      <w:r w:rsidR="00093BDE">
        <w:rPr>
          <w:rFonts w:asciiTheme="minorHAnsi" w:hAnsiTheme="minorHAnsi" w:cstheme="minorHAnsi"/>
          <w:lang w:eastAsia="zh-CN"/>
        </w:rPr>
        <w:fldChar w:fldCharType="end"/>
      </w:r>
      <w:commentRangeEnd w:id="80"/>
      <w:r w:rsidR="00B1085A" w:rsidRPr="003D7A07">
        <w:rPr>
          <w:rStyle w:val="af3"/>
          <w:rFonts w:asciiTheme="minorHAnsi" w:hAnsiTheme="minorHAnsi" w:cstheme="minorHAnsi"/>
          <w:sz w:val="24"/>
          <w:szCs w:val="24"/>
          <w:lang w:eastAsia="zh-CN"/>
        </w:rPr>
        <w:commentReference w:id="80"/>
      </w:r>
      <w:r w:rsidRPr="003D7A07">
        <w:rPr>
          <w:rFonts w:asciiTheme="minorHAnsi" w:hAnsiTheme="minorHAnsi" w:cstheme="minorHAnsi"/>
          <w:lang w:eastAsia="zh-CN"/>
        </w:rPr>
        <w:t>. Briefly, missing or invalid values were identified and removed. Short gaps (</w:t>
      </w:r>
      <w:r w:rsidRPr="003D7A07">
        <w:rPr>
          <w:rFonts w:asciiTheme="minorHAnsi" w:hAnsiTheme="minorHAnsi" w:cstheme="minorHAnsi" w:hint="eastAsia"/>
          <w:lang w:eastAsia="zh-CN"/>
        </w:rPr>
        <w:t>≤</w:t>
      </w:r>
      <w:r w:rsidRPr="003D7A07">
        <w:rPr>
          <w:rFonts w:asciiTheme="minorHAnsi" w:hAnsiTheme="minorHAnsi" w:cstheme="minorHAnsi"/>
          <w:lang w:eastAsia="zh-CN"/>
        </w:rPr>
        <w:t xml:space="preserve"> 2 consecutive time steps) were filled using linear interpolation, while longer gaps were excluded from model training and evaluation. Physically implausible wind speeds (outside 0–30 m s⁻¹) and statistical outliers exceeding three standard deviations from monthly means were removed. All observational records were temporally synchronized with WRF outputs to ensure exact alignment for forecasting </w:t>
      </w:r>
      <w:r w:rsidRPr="003D7A07">
        <w:rPr>
          <w:rFonts w:asciiTheme="minorHAnsi" w:hAnsiTheme="minorHAnsi" w:cstheme="minorHAnsi"/>
          <w:lang w:eastAsia="zh-CN"/>
        </w:rPr>
        <w:lastRenderedPageBreak/>
        <w:t>experiments. No additional filtering (e.g., removal of low-wind or curtailment periods) was applied in order to preserve realistic operational variability</w:t>
      </w:r>
      <w:r w:rsidR="00035E63" w:rsidRPr="00035E63">
        <w:rPr>
          <w:rFonts w:asciiTheme="minorHAnsi" w:hAnsiTheme="minorHAnsi" w:cstheme="minorHAnsi"/>
          <w:lang w:eastAsia="zh-CN"/>
        </w:rPr>
        <w:t>.</w:t>
      </w:r>
    </w:p>
    <w:p w14:paraId="5E437994" w14:textId="0E8E20F8" w:rsidR="006B66EF" w:rsidRDefault="000D6606" w:rsidP="00131A0D">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3.2 </w:t>
      </w:r>
      <w:r w:rsidR="00FA7BF2" w:rsidRPr="00FA7BF2">
        <w:rPr>
          <w:rFonts w:asciiTheme="minorHAnsi" w:hAnsiTheme="minorHAnsi" w:cstheme="minorHAnsi"/>
          <w:lang w:eastAsia="zh-CN"/>
        </w:rPr>
        <w:t xml:space="preserve">NWP </w:t>
      </w:r>
      <w:r w:rsidRPr="000D6606">
        <w:rPr>
          <w:rFonts w:asciiTheme="minorHAnsi" w:hAnsiTheme="minorHAnsi" w:cstheme="minorHAnsi"/>
          <w:lang w:eastAsia="zh-CN"/>
        </w:rPr>
        <w:t>Data</w:t>
      </w:r>
    </w:p>
    <w:p w14:paraId="423142AE" w14:textId="2782BCA8" w:rsidR="002B5FE3" w:rsidRDefault="006B66EF" w:rsidP="00680E1A">
      <w:pPr>
        <w:pStyle w:val="Text"/>
        <w:rPr>
          <w:rFonts w:asciiTheme="minorHAnsi" w:hAnsiTheme="minorHAnsi" w:cstheme="minorHAnsi"/>
          <w:lang w:eastAsia="zh-CN"/>
        </w:rPr>
      </w:pPr>
      <w:r w:rsidRPr="006B66EF">
        <w:rPr>
          <w:rFonts w:asciiTheme="minorHAnsi" w:hAnsiTheme="minorHAnsi" w:cstheme="minorHAnsi"/>
          <w:lang w:eastAsia="zh-CN"/>
        </w:rPr>
        <w:t xml:space="preserve">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were extracted for evaluation, </w:t>
      </w:r>
      <w:proofErr w:type="spellStart"/>
      <w:r w:rsidRPr="006B66EF">
        <w:rPr>
          <w:rFonts w:asciiTheme="minorHAnsi" w:hAnsiTheme="minorHAnsi" w:cstheme="minorHAnsi"/>
          <w:lang w:eastAsia="zh-CN"/>
        </w:rPr>
        <w:t>bilinearly</w:t>
      </w:r>
      <w:proofErr w:type="spellEnd"/>
      <w:r w:rsidRPr="006B66EF">
        <w:rPr>
          <w:rFonts w:asciiTheme="minorHAnsi" w:hAnsiTheme="minorHAnsi" w:cstheme="minorHAnsi"/>
          <w:lang w:eastAsia="zh-CN"/>
        </w:rPr>
        <w:t xml:space="preserve"> interpolated to the meteorological mast location, and vertically interpolated to the four observation heights (10 m, 30 m, 50 m, and 70 m).</w:t>
      </w:r>
      <w:r>
        <w:rPr>
          <w:rFonts w:asciiTheme="minorHAnsi" w:hAnsiTheme="minorHAnsi" w:cstheme="minorHAnsi" w:hint="eastAsia"/>
          <w:lang w:eastAsia="zh-CN"/>
        </w:rPr>
        <w:t xml:space="preserve"> </w:t>
      </w:r>
      <w:r w:rsidR="00924DFF" w:rsidRPr="00924DFF">
        <w:rPr>
          <w:rFonts w:asciiTheme="minorHAnsi" w:hAnsiTheme="minorHAnsi" w:cstheme="minorHAnsi"/>
          <w:lang w:eastAsia="zh-CN"/>
        </w:rPr>
        <w:t>The WRF configuration and baseline validation of the operational framework are documented in X</w:t>
      </w:r>
      <w:commentRangeStart w:id="83"/>
      <w:r w:rsidR="00924DFF" w:rsidRPr="00924DFF">
        <w:rPr>
          <w:rFonts w:asciiTheme="minorHAnsi" w:hAnsiTheme="minorHAnsi" w:cstheme="minorHAnsi"/>
          <w:lang w:eastAsia="zh-CN"/>
        </w:rPr>
        <w:t xml:space="preserve">ia et al. </w:t>
      </w:r>
      <w:r w:rsidR="00924DFF">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00924DFF">
        <w:rPr>
          <w:rFonts w:asciiTheme="minorHAnsi" w:hAnsiTheme="minorHAnsi" w:cstheme="minorHAnsi"/>
          <w:lang w:eastAsia="zh-CN"/>
        </w:rPr>
        <w:fldChar w:fldCharType="separate"/>
      </w:r>
      <w:r w:rsidR="00924DFF">
        <w:rPr>
          <w:rFonts w:asciiTheme="minorHAnsi" w:hAnsiTheme="minorHAnsi" w:cstheme="minorHAnsi"/>
          <w:noProof/>
          <w:lang w:eastAsia="zh-CN"/>
        </w:rPr>
        <w:t>(2026</w:t>
      </w:r>
      <w:ins w:id="84" w:author="win" w:date="2026-03-21T18:17:00Z">
        <w:r w:rsidR="002A2012">
          <w:rPr>
            <w:rFonts w:asciiTheme="minorHAnsi" w:hAnsiTheme="minorHAnsi" w:cstheme="minorHAnsi"/>
            <w:noProof/>
            <w:lang w:eastAsia="zh-CN"/>
          </w:rPr>
          <w:t>a</w:t>
        </w:r>
      </w:ins>
      <w:r w:rsidR="00924DFF">
        <w:rPr>
          <w:rFonts w:asciiTheme="minorHAnsi" w:hAnsiTheme="minorHAnsi" w:cstheme="minorHAnsi"/>
          <w:noProof/>
          <w:lang w:eastAsia="zh-CN"/>
        </w:rPr>
        <w:t>)</w:t>
      </w:r>
      <w:r w:rsidR="00924DFF">
        <w:rPr>
          <w:rFonts w:asciiTheme="minorHAnsi" w:hAnsiTheme="minorHAnsi" w:cstheme="minorHAnsi"/>
          <w:lang w:eastAsia="zh-CN"/>
        </w:rPr>
        <w:fldChar w:fldCharType="end"/>
      </w:r>
      <w:r w:rsidR="00924DFF" w:rsidRPr="00924DFF">
        <w:rPr>
          <w:rFonts w:asciiTheme="minorHAnsi" w:hAnsiTheme="minorHAnsi" w:cstheme="minorHAnsi"/>
          <w:lang w:eastAsia="zh-CN"/>
        </w:rPr>
        <w:t xml:space="preserve">, </w:t>
      </w:r>
      <w:commentRangeEnd w:id="83"/>
      <w:r w:rsidR="00B1085A" w:rsidRPr="00924DFF">
        <w:rPr>
          <w:rStyle w:val="af3"/>
          <w:rFonts w:asciiTheme="minorHAnsi" w:hAnsiTheme="minorHAnsi" w:cstheme="minorHAnsi"/>
          <w:sz w:val="24"/>
          <w:szCs w:val="24"/>
          <w:lang w:eastAsia="zh-CN"/>
        </w:rPr>
        <w:commentReference w:id="83"/>
      </w:r>
      <w:r w:rsidR="00924DFF" w:rsidRPr="00924DFF">
        <w:rPr>
          <w:rFonts w:asciiTheme="minorHAnsi" w:hAnsiTheme="minorHAnsi" w:cstheme="minorHAnsi"/>
          <w:lang w:eastAsia="zh-CN"/>
        </w:rPr>
        <w:t>and the same setup is adopted here to ensure methodological consistency</w:t>
      </w:r>
      <w:r w:rsidRPr="006B66EF">
        <w:rPr>
          <w:rFonts w:asciiTheme="minorHAnsi" w:hAnsiTheme="minorHAnsi" w:cstheme="minorHAnsi"/>
          <w:lang w:eastAsia="zh-CN"/>
        </w:rPr>
        <w:t>.</w:t>
      </w:r>
      <w:r w:rsidR="002B5FE3" w:rsidRPr="002B5FE3">
        <w:rPr>
          <w:rFonts w:asciiTheme="minorHAnsi" w:hAnsiTheme="minorHAnsi" w:cstheme="minorHAnsi"/>
          <w:lang w:eastAsia="zh-CN"/>
        </w:rPr>
        <w:t xml:space="preserve"> </w:t>
      </w:r>
    </w:p>
    <w:p w14:paraId="1D429AD0" w14:textId="631247BD" w:rsidR="004707F6" w:rsidRDefault="002F3B11" w:rsidP="00C81368">
      <w:pPr>
        <w:pStyle w:val="Heading-Main"/>
        <w:rPr>
          <w:rFonts w:asciiTheme="minorHAnsi" w:hAnsiTheme="minorHAnsi" w:cstheme="minorHAnsi"/>
          <w:lang w:eastAsia="zh-CN"/>
        </w:rPr>
      </w:pPr>
      <w:r w:rsidRPr="00850691">
        <w:rPr>
          <w:rFonts w:asciiTheme="minorHAnsi" w:hAnsiTheme="minorHAnsi" w:cstheme="minorHAnsi"/>
        </w:rPr>
        <w:t>4 Results</w:t>
      </w:r>
      <w:r w:rsidR="00EE0310">
        <w:rPr>
          <w:rFonts w:asciiTheme="minorHAnsi" w:hAnsiTheme="minorHAnsi" w:cstheme="minorHAnsi"/>
        </w:rPr>
        <w:t xml:space="preserve"> </w:t>
      </w:r>
      <w:r w:rsidR="00EE0310">
        <w:rPr>
          <w:rFonts w:asciiTheme="minorHAnsi" w:hAnsiTheme="minorHAnsi" w:cstheme="minorHAnsi"/>
          <w:lang w:eastAsia="zh-CN"/>
        </w:rPr>
        <w:t xml:space="preserve">and </w:t>
      </w:r>
      <w:r w:rsidR="006F6B2B">
        <w:rPr>
          <w:rFonts w:asciiTheme="minorHAnsi" w:hAnsiTheme="minorHAnsi" w:cstheme="minorHAnsi"/>
          <w:lang w:eastAsia="zh-CN"/>
        </w:rPr>
        <w:t>D</w:t>
      </w:r>
      <w:r w:rsidR="00EE0310">
        <w:rPr>
          <w:rFonts w:asciiTheme="minorHAnsi" w:hAnsiTheme="minorHAnsi" w:cstheme="minorHAnsi"/>
          <w:lang w:eastAsia="zh-CN"/>
        </w:rPr>
        <w:t>iscussion</w:t>
      </w:r>
    </w:p>
    <w:p w14:paraId="4B40789C" w14:textId="52457179" w:rsidR="003A2206" w:rsidRPr="00506457" w:rsidRDefault="003A2206" w:rsidP="003A2206">
      <w:pPr>
        <w:pStyle w:val="Heading-Secondary"/>
        <w:rPr>
          <w:rFonts w:ascii="Arial" w:eastAsia="宋体" w:hAnsi="Arial" w:cs="Arial"/>
          <w:b/>
          <w:color w:val="1A1C1E"/>
          <w:sz w:val="21"/>
          <w:szCs w:val="21"/>
          <w:lang w:eastAsia="zh-CN"/>
        </w:rPr>
      </w:pPr>
      <w:r>
        <w:rPr>
          <w:rFonts w:asciiTheme="minorHAnsi" w:hAnsiTheme="minorHAnsi" w:cstheme="minorHAnsi"/>
        </w:rPr>
        <w:t>4</w:t>
      </w:r>
      <w:r w:rsidRPr="003A2206">
        <w:rPr>
          <w:rFonts w:asciiTheme="minorHAnsi" w:hAnsiTheme="minorHAnsi" w:cstheme="minorHAnsi"/>
        </w:rPr>
        <w:t>.1. Observational Evidence: Vertical Correlation Structure and Flow-Regime Dependency</w:t>
      </w:r>
    </w:p>
    <w:p w14:paraId="4A85DEB3" w14:textId="278C145A" w:rsidR="00CD6F8E" w:rsidRDefault="00CD6F8E" w:rsidP="00BB770B">
      <w:pPr>
        <w:pStyle w:val="Text"/>
        <w:rPr>
          <w:rFonts w:asciiTheme="minorHAnsi" w:hAnsiTheme="minorHAnsi" w:cstheme="minorHAnsi"/>
          <w:lang w:eastAsia="zh-CN"/>
        </w:rPr>
      </w:pPr>
      <w:bookmarkStart w:id="85" w:name="OLE_LINK2"/>
      <w:r w:rsidRPr="00CD6F8E">
        <w:rPr>
          <w:rFonts w:asciiTheme="minorHAnsi" w:hAnsiTheme="minorHAnsi" w:cstheme="minorHAnsi"/>
          <w:lang w:eastAsia="zh-CN"/>
        </w:rPr>
        <w:t>The meteorological mast, positioned 586 m west of a 33-turbine array, captures two distinct inflow regimes determined by wind direction. As shown in the wind rose (</w:t>
      </w:r>
      <w:ins w:id="86" w:author="win" w:date="2026-03-22T11:02:00Z">
        <w:r w:rsidR="00764184" w:rsidRPr="00764184">
          <w:rPr>
            <w:rFonts w:asciiTheme="minorHAnsi" w:hAnsiTheme="minorHAnsi" w:cstheme="minorHAnsi"/>
            <w:lang w:eastAsia="zh-CN"/>
          </w:rPr>
          <w:t>Figure</w:t>
        </w:r>
      </w:ins>
      <w:del w:id="87" w:author="win" w:date="2026-03-22T11:02:00Z">
        <w:r w:rsidRPr="00CD6F8E" w:rsidDel="00764184">
          <w:rPr>
            <w:rFonts w:asciiTheme="minorHAnsi" w:hAnsiTheme="minorHAnsi" w:cstheme="minorHAnsi"/>
            <w:lang w:eastAsia="zh-CN"/>
          </w:rPr>
          <w:delText>Fig.</w:delText>
        </w:r>
      </w:del>
      <w:r w:rsidRPr="00CD6F8E">
        <w:rPr>
          <w:rFonts w:asciiTheme="minorHAnsi" w:hAnsiTheme="minorHAnsi" w:cstheme="minorHAnsi"/>
          <w:lang w:eastAsia="zh-CN"/>
        </w:rPr>
        <w:t xml:space="preserve"> </w:t>
      </w:r>
      <w:ins w:id="88" w:author="win" w:date="2026-03-22T11:03:00Z">
        <w:r w:rsidR="00764184">
          <w:rPr>
            <w:rFonts w:asciiTheme="minorHAnsi" w:hAnsiTheme="minorHAnsi" w:cstheme="minorHAnsi"/>
            <w:lang w:eastAsia="zh-CN"/>
          </w:rPr>
          <w:t>2</w:t>
        </w:r>
      </w:ins>
      <w:del w:id="89" w:author="win" w:date="2026-03-22T11:03:00Z">
        <w:r w:rsidRPr="00CD6F8E" w:rsidDel="00764184">
          <w:rPr>
            <w:rFonts w:asciiTheme="minorHAnsi" w:hAnsiTheme="minorHAnsi" w:cstheme="minorHAnsi"/>
            <w:lang w:eastAsia="zh-CN"/>
          </w:rPr>
          <w:delText>1</w:delText>
        </w:r>
      </w:del>
      <w:r w:rsidRPr="00CD6F8E">
        <w:rPr>
          <w:rFonts w:asciiTheme="minorHAnsi" w:hAnsiTheme="minorHAnsi" w:cstheme="minorHAnsi"/>
          <w:lang w:eastAsia="zh-CN"/>
        </w:rPr>
        <w:t xml:space="preserve">A), westerly winds represent free-stream conditions, whereas easterly winds correspond to </w:t>
      </w:r>
      <w:r w:rsidR="00D63358" w:rsidRPr="00D63358">
        <w:rPr>
          <w:rFonts w:asciiTheme="minorHAnsi" w:hAnsiTheme="minorHAnsi" w:cstheme="minorHAnsi"/>
          <w:lang w:eastAsia="zh-CN"/>
        </w:rPr>
        <w:t>wake-influenced</w:t>
      </w:r>
      <w:r w:rsidRPr="00CD6F8E">
        <w:rPr>
          <w:rFonts w:asciiTheme="minorHAnsi" w:hAnsiTheme="minorHAnsi" w:cstheme="minorHAnsi"/>
          <w:lang w:eastAsia="zh-CN"/>
        </w:rPr>
        <w:t xml:space="preserve"> </w:t>
      </w:r>
      <w:r w:rsidR="00DF1CE4" w:rsidRPr="00DF1CE4">
        <w:rPr>
          <w:rFonts w:asciiTheme="minorHAnsi" w:hAnsiTheme="minorHAnsi" w:cstheme="minorHAnsi"/>
          <w:lang w:eastAsia="zh-CN"/>
        </w:rPr>
        <w:t>conditions</w:t>
      </w:r>
      <w:r w:rsidRPr="00CD6F8E">
        <w:rPr>
          <w:rFonts w:asciiTheme="minorHAnsi" w:hAnsiTheme="minorHAnsi" w:cstheme="minorHAnsi"/>
          <w:lang w:eastAsia="zh-CN"/>
        </w:rPr>
        <w:t xml:space="preserve">. </w:t>
      </w:r>
      <w:r w:rsidR="007B688A" w:rsidRPr="007B688A">
        <w:rPr>
          <w:rFonts w:asciiTheme="minorHAnsi" w:hAnsiTheme="minorHAnsi" w:cstheme="minorHAnsi"/>
          <w:lang w:eastAsia="zh-CN"/>
        </w:rPr>
        <w:t>This configuration provides a natural experimental setting for studying the relationship between vertical wind measurements and farm-scale power generation.</w:t>
      </w:r>
    </w:p>
    <w:p w14:paraId="7FA062D7" w14:textId="60428F0A" w:rsidR="00BB770B" w:rsidRDefault="00CD6F8E" w:rsidP="00BB770B">
      <w:pPr>
        <w:pStyle w:val="Text"/>
        <w:rPr>
          <w:rFonts w:asciiTheme="minorHAnsi" w:hAnsiTheme="minorHAnsi" w:cstheme="minorHAnsi"/>
          <w:lang w:eastAsia="zh-CN"/>
        </w:rPr>
      </w:pPr>
      <w:r w:rsidRPr="00CD6F8E">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sidRPr="00CD6F8E">
        <w:rPr>
          <w:rFonts w:asciiTheme="minorHAnsi" w:hAnsiTheme="minorHAnsi" w:cstheme="minorHAnsi" w:hint="eastAsia"/>
          <w:lang w:eastAsia="zh-CN"/>
        </w:rPr>
        <w:t>≈</w:t>
      </w:r>
      <w:r w:rsidRPr="00CD6F8E">
        <w:rPr>
          <w:rFonts w:asciiTheme="minorHAnsi" w:hAnsiTheme="minorHAnsi" w:cstheme="minorHAnsi"/>
          <w:lang w:eastAsia="zh-CN"/>
        </w:rPr>
        <w:t xml:space="preserve"> 0.81) than hub-height wind speed at 70 m (r </w:t>
      </w:r>
      <w:r w:rsidRPr="00CD6F8E">
        <w:rPr>
          <w:rFonts w:asciiTheme="minorHAnsi" w:hAnsiTheme="minorHAnsi" w:cstheme="minorHAnsi" w:hint="eastAsia"/>
          <w:lang w:eastAsia="zh-CN"/>
        </w:rPr>
        <w:t>≈</w:t>
      </w:r>
      <w:r w:rsidRPr="00CD6F8E">
        <w:rPr>
          <w:rFonts w:asciiTheme="minorHAnsi" w:hAnsiTheme="minorHAnsi" w:cstheme="minorHAnsi"/>
          <w:lang w:eastAsia="zh-CN"/>
        </w:rPr>
        <w:t xml:space="preserve"> 0.79) (</w:t>
      </w:r>
      <w:ins w:id="90" w:author="win" w:date="2026-03-22T11:03:00Z">
        <w:r w:rsidR="00764184" w:rsidRPr="00764184">
          <w:rPr>
            <w:rFonts w:asciiTheme="minorHAnsi" w:hAnsiTheme="minorHAnsi" w:cstheme="minorHAnsi"/>
            <w:lang w:eastAsia="zh-CN"/>
          </w:rPr>
          <w:t>Figure</w:t>
        </w:r>
      </w:ins>
      <w:del w:id="91" w:author="win" w:date="2026-03-22T11:03:00Z">
        <w:r w:rsidRPr="00CD6F8E" w:rsidDel="00764184">
          <w:rPr>
            <w:rFonts w:asciiTheme="minorHAnsi" w:hAnsiTheme="minorHAnsi" w:cstheme="minorHAnsi"/>
            <w:lang w:eastAsia="zh-CN"/>
          </w:rPr>
          <w:delText>Fig.</w:delText>
        </w:r>
      </w:del>
      <w:r w:rsidRPr="00CD6F8E">
        <w:rPr>
          <w:rFonts w:asciiTheme="minorHAnsi" w:hAnsiTheme="minorHAnsi" w:cstheme="minorHAnsi"/>
          <w:lang w:eastAsia="zh-CN"/>
        </w:rPr>
        <w:t xml:space="preserve"> </w:t>
      </w:r>
      <w:ins w:id="92" w:author="win" w:date="2026-03-22T11:04:00Z">
        <w:r w:rsidR="00764184">
          <w:rPr>
            <w:rFonts w:asciiTheme="minorHAnsi" w:hAnsiTheme="minorHAnsi" w:cstheme="minorHAnsi"/>
            <w:lang w:eastAsia="zh-CN"/>
          </w:rPr>
          <w:t>2</w:t>
        </w:r>
      </w:ins>
      <w:del w:id="93" w:author="win" w:date="2026-03-22T11:04:00Z">
        <w:r w:rsidRPr="00CD6F8E" w:rsidDel="00764184">
          <w:rPr>
            <w:rFonts w:asciiTheme="minorHAnsi" w:hAnsiTheme="minorHAnsi" w:cstheme="minorHAnsi"/>
            <w:lang w:eastAsia="zh-CN"/>
          </w:rPr>
          <w:delText>1</w:delText>
        </w:r>
      </w:del>
      <w:r w:rsidRPr="00CD6F8E">
        <w:rPr>
          <w:rFonts w:asciiTheme="minorHAnsi" w:hAnsiTheme="minorHAnsi" w:cstheme="minorHAnsi"/>
          <w:lang w:eastAsia="zh-CN"/>
        </w:rPr>
        <w:t xml:space="preserve">B, black line). </w:t>
      </w:r>
      <w:r w:rsidR="00463588" w:rsidRPr="00463588">
        <w:rPr>
          <w:rFonts w:asciiTheme="minorHAnsi" w:hAnsiTheme="minorHAnsi" w:cstheme="minorHAnsi"/>
          <w:lang w:eastAsia="zh-CN"/>
        </w:rPr>
        <w:t>This result challenges both the reliance on hub-height wind speed and the assumption underlying REWS that wind confined to the rotor-swept layer most effectively represents farm-scale power generation</w:t>
      </w:r>
      <w:r w:rsidRPr="00CD6F8E">
        <w:rPr>
          <w:rFonts w:asciiTheme="minorHAnsi" w:hAnsiTheme="minorHAnsi" w:cstheme="minorHAnsi"/>
          <w:lang w:eastAsia="zh-CN"/>
        </w:rPr>
        <w:t xml:space="preserve"> </w:t>
      </w:r>
      <w:r w:rsidR="009C20B8" w:rsidRPr="00DB4755">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sidR="009C20B8" w:rsidRPr="00DB4755">
        <w:rPr>
          <w:rFonts w:asciiTheme="minorHAnsi" w:hAnsiTheme="minorHAnsi" w:cstheme="minorHAnsi"/>
          <w:lang w:eastAsia="zh-CN"/>
        </w:rPr>
        <w:fldChar w:fldCharType="separate"/>
      </w:r>
      <w:r w:rsidR="00FF34E3">
        <w:rPr>
          <w:rFonts w:asciiTheme="minorHAnsi" w:hAnsiTheme="minorHAnsi" w:cstheme="minorHAnsi"/>
          <w:noProof/>
          <w:lang w:eastAsia="zh-CN"/>
        </w:rPr>
        <w:t>(Mahoney et al., 2012; Wagner et al., 2009; Ye et al., 2017)</w:t>
      </w:r>
      <w:r w:rsidR="009C20B8" w:rsidRPr="00DB4755">
        <w:rPr>
          <w:rFonts w:asciiTheme="minorHAnsi" w:hAnsiTheme="minorHAnsi" w:cstheme="minorHAnsi"/>
          <w:lang w:eastAsia="zh-CN"/>
        </w:rPr>
        <w:fldChar w:fldCharType="end"/>
      </w:r>
      <w:r w:rsidR="00BB770B" w:rsidRPr="00AF4406">
        <w:rPr>
          <w:rFonts w:asciiTheme="minorHAnsi" w:hAnsiTheme="minorHAnsi" w:cstheme="minorHAnsi"/>
          <w:lang w:eastAsia="zh-CN"/>
        </w:rPr>
        <w:t>.</w:t>
      </w:r>
      <w:r w:rsidR="00AF4406" w:rsidRPr="00AF4406">
        <w:rPr>
          <w:rFonts w:asciiTheme="minorHAnsi" w:hAnsiTheme="minorHAnsi" w:cstheme="minorHAnsi"/>
          <w:lang w:eastAsia="zh-CN"/>
        </w:rPr>
        <w:t xml:space="preserve"> The complete pairwise Spearman correlation matrix, including inter-height correlations, is provided in Figure S</w:t>
      </w:r>
      <w:ins w:id="94" w:author="win" w:date="2026-03-22T10:58:00Z">
        <w:r w:rsidR="00764184">
          <w:rPr>
            <w:rFonts w:asciiTheme="minorHAnsi" w:hAnsiTheme="minorHAnsi" w:cstheme="minorHAnsi"/>
            <w:lang w:eastAsia="zh-CN"/>
          </w:rPr>
          <w:t>1</w:t>
        </w:r>
      </w:ins>
      <w:del w:id="95" w:author="win" w:date="2026-03-22T10:58:00Z">
        <w:r w:rsidR="00AF4406" w:rsidRPr="00AF4406" w:rsidDel="00764184">
          <w:rPr>
            <w:rFonts w:asciiTheme="minorHAnsi" w:hAnsiTheme="minorHAnsi" w:cstheme="minorHAnsi"/>
            <w:lang w:eastAsia="zh-CN"/>
          </w:rPr>
          <w:delText>2</w:delText>
        </w:r>
      </w:del>
      <w:r w:rsidR="00AF4406" w:rsidRPr="00AF4406">
        <w:rPr>
          <w:rFonts w:asciiTheme="minorHAnsi" w:hAnsiTheme="minorHAnsi" w:cstheme="minorHAnsi"/>
          <w:lang w:eastAsia="zh-CN"/>
        </w:rPr>
        <w:t>.</w:t>
      </w:r>
    </w:p>
    <w:p w14:paraId="558E5531" w14:textId="18FC69AC" w:rsidR="000003FF" w:rsidRDefault="000003FF" w:rsidP="006434C4">
      <w:pPr>
        <w:pStyle w:val="Text"/>
        <w:rPr>
          <w:rFonts w:asciiTheme="minorHAnsi" w:hAnsiTheme="minorHAnsi" w:cstheme="minorHAnsi"/>
          <w:lang w:eastAsia="zh-CN"/>
        </w:rPr>
      </w:pPr>
      <w:r w:rsidRPr="000003FF">
        <w:rPr>
          <w:rFonts w:asciiTheme="minorHAnsi" w:hAnsiTheme="minorHAnsi" w:cstheme="minorHAnsi"/>
        </w:rPr>
        <w:t>When partitioned by flow regime, this apparent anomaly is resolved. Under free-stream conditions (</w:t>
      </w:r>
      <w:ins w:id="96" w:author="win" w:date="2026-03-22T11:03:00Z">
        <w:r w:rsidR="00764184" w:rsidRPr="00764184">
          <w:rPr>
            <w:rFonts w:asciiTheme="minorHAnsi" w:hAnsiTheme="minorHAnsi" w:cstheme="minorHAnsi"/>
          </w:rPr>
          <w:t>Figure</w:t>
        </w:r>
      </w:ins>
      <w:del w:id="97" w:author="win" w:date="2026-03-22T11:03:00Z">
        <w:r w:rsidRPr="000003FF" w:rsidDel="00764184">
          <w:rPr>
            <w:rFonts w:asciiTheme="minorHAnsi" w:hAnsiTheme="minorHAnsi" w:cstheme="minorHAnsi"/>
          </w:rPr>
          <w:delText>Fig.</w:delText>
        </w:r>
      </w:del>
      <w:r w:rsidRPr="000003FF">
        <w:rPr>
          <w:rFonts w:asciiTheme="minorHAnsi" w:hAnsiTheme="minorHAnsi" w:cstheme="minorHAnsi"/>
        </w:rPr>
        <w:t xml:space="preserve"> </w:t>
      </w:r>
      <w:ins w:id="98" w:author="win" w:date="2026-03-22T11:04:00Z">
        <w:r w:rsidR="00764184">
          <w:rPr>
            <w:rFonts w:asciiTheme="minorHAnsi" w:hAnsiTheme="minorHAnsi" w:cstheme="minorHAnsi"/>
          </w:rPr>
          <w:t>2</w:t>
        </w:r>
      </w:ins>
      <w:del w:id="99" w:author="win" w:date="2026-03-22T11:04:00Z">
        <w:r w:rsidRPr="000003FF" w:rsidDel="00764184">
          <w:rPr>
            <w:rFonts w:asciiTheme="minorHAnsi" w:hAnsiTheme="minorHAnsi" w:cstheme="minorHAnsi"/>
          </w:rPr>
          <w:delText>1</w:delText>
        </w:r>
      </w:del>
      <w:r w:rsidRPr="000003FF">
        <w:rPr>
          <w:rFonts w:asciiTheme="minorHAnsi" w:hAnsiTheme="minorHAnsi" w:cstheme="minorHAnsi"/>
        </w:rPr>
        <w:t xml:space="preserve">B, red line), correlation increases with height and peaks at 70 m (r </w:t>
      </w:r>
      <w:r w:rsidRPr="000003FF">
        <w:rPr>
          <w:rFonts w:asciiTheme="minorHAnsi" w:hAnsiTheme="minorHAnsi" w:cstheme="minorHAnsi" w:hint="eastAsia"/>
        </w:rPr>
        <w:t>≈</w:t>
      </w:r>
      <w:r w:rsidRPr="000003FF">
        <w:rPr>
          <w:rFonts w:asciiTheme="minorHAnsi" w:hAnsiTheme="minorHAnsi" w:cstheme="minorHAnsi"/>
        </w:rPr>
        <w:t xml:space="preserve"> 0.83), consistent with expectations based on vertical shear structure. Under </w:t>
      </w:r>
      <w:r w:rsidR="00D63358" w:rsidRPr="00D63358">
        <w:rPr>
          <w:rFonts w:asciiTheme="minorHAnsi" w:hAnsiTheme="minorHAnsi" w:cstheme="minorHAnsi"/>
        </w:rPr>
        <w:t>wake-influenced</w:t>
      </w:r>
      <w:r w:rsidR="00D63358">
        <w:rPr>
          <w:rFonts w:asciiTheme="minorHAnsi" w:hAnsiTheme="minorHAnsi" w:cstheme="minorHAnsi" w:hint="eastAsia"/>
          <w:lang w:eastAsia="zh-CN"/>
        </w:rPr>
        <w:t xml:space="preserve"> </w:t>
      </w:r>
      <w:r w:rsidRPr="000003FF">
        <w:rPr>
          <w:rFonts w:asciiTheme="minorHAnsi" w:hAnsiTheme="minorHAnsi" w:cstheme="minorHAnsi"/>
        </w:rPr>
        <w:t>conditions (</w:t>
      </w:r>
      <w:ins w:id="100" w:author="win" w:date="2026-03-22T11:03:00Z">
        <w:r w:rsidR="00764184" w:rsidRPr="00764184">
          <w:rPr>
            <w:rFonts w:asciiTheme="minorHAnsi" w:hAnsiTheme="minorHAnsi" w:cstheme="minorHAnsi"/>
          </w:rPr>
          <w:t>Figure</w:t>
        </w:r>
      </w:ins>
      <w:del w:id="101" w:author="win" w:date="2026-03-22T11:03:00Z">
        <w:r w:rsidRPr="000003FF" w:rsidDel="00764184">
          <w:rPr>
            <w:rFonts w:asciiTheme="minorHAnsi" w:hAnsiTheme="minorHAnsi" w:cstheme="minorHAnsi"/>
          </w:rPr>
          <w:delText>Fig.</w:delText>
        </w:r>
      </w:del>
      <w:r w:rsidRPr="000003FF">
        <w:rPr>
          <w:rFonts w:asciiTheme="minorHAnsi" w:hAnsiTheme="minorHAnsi" w:cstheme="minorHAnsi"/>
        </w:rPr>
        <w:t xml:space="preserve"> </w:t>
      </w:r>
      <w:ins w:id="102" w:author="win" w:date="2026-03-22T11:04:00Z">
        <w:r w:rsidR="00764184">
          <w:rPr>
            <w:rFonts w:asciiTheme="minorHAnsi" w:hAnsiTheme="minorHAnsi" w:cstheme="minorHAnsi"/>
          </w:rPr>
          <w:t>2</w:t>
        </w:r>
      </w:ins>
      <w:del w:id="103" w:author="win" w:date="2026-03-22T11:04:00Z">
        <w:r w:rsidRPr="000003FF" w:rsidDel="00764184">
          <w:rPr>
            <w:rFonts w:asciiTheme="minorHAnsi" w:hAnsiTheme="minorHAnsi" w:cstheme="minorHAnsi"/>
          </w:rPr>
          <w:delText>1</w:delText>
        </w:r>
      </w:del>
      <w:r w:rsidRPr="000003FF">
        <w:rPr>
          <w:rFonts w:asciiTheme="minorHAnsi" w:hAnsiTheme="minorHAnsi" w:cstheme="minorHAnsi"/>
        </w:rPr>
        <w:t xml:space="preserve">B, blue line), however, correlation at 70 m decreases substantially (r </w:t>
      </w:r>
      <w:r w:rsidRPr="000003FF">
        <w:rPr>
          <w:rFonts w:asciiTheme="minorHAnsi" w:hAnsiTheme="minorHAnsi" w:cstheme="minorHAnsi" w:hint="eastAsia"/>
        </w:rPr>
        <w:t>≈</w:t>
      </w:r>
      <w:r w:rsidRPr="000003FF">
        <w:rPr>
          <w:rFonts w:asciiTheme="minorHAnsi" w:hAnsiTheme="minorHAnsi" w:cstheme="minorHAnsi"/>
        </w:rPr>
        <w:t xml:space="preserve"> 0.70), while correlation at 10 m remains high (r </w:t>
      </w:r>
      <w:r w:rsidRPr="000003FF">
        <w:rPr>
          <w:rFonts w:asciiTheme="minorHAnsi" w:hAnsiTheme="minorHAnsi" w:cstheme="minorHAnsi" w:hint="eastAsia"/>
        </w:rPr>
        <w:t>≈</w:t>
      </w:r>
      <w:r w:rsidRPr="000003FF">
        <w:rPr>
          <w:rFonts w:asciiTheme="minorHAnsi" w:hAnsiTheme="minorHAnsi" w:cstheme="minorHAnsi"/>
        </w:rPr>
        <w:t xml:space="preserve"> 0.78). The higher overall correlation at 10 m therefore arises from degradation of the hub-height signal under </w:t>
      </w:r>
      <w:r w:rsidR="00DF1CE4" w:rsidRPr="00DF1CE4">
        <w:rPr>
          <w:rFonts w:asciiTheme="minorHAnsi" w:hAnsiTheme="minorHAnsi" w:cstheme="minorHAnsi"/>
        </w:rPr>
        <w:t>wake-influenced</w:t>
      </w:r>
      <w:r w:rsidRPr="000003FF">
        <w:rPr>
          <w:rFonts w:asciiTheme="minorHAnsi" w:hAnsiTheme="minorHAnsi" w:cstheme="minorHAnsi"/>
        </w:rPr>
        <w:t xml:space="preserve"> </w:t>
      </w:r>
      <w:r w:rsidR="00BC35C8" w:rsidRPr="00BC35C8">
        <w:rPr>
          <w:rFonts w:asciiTheme="minorHAnsi" w:hAnsiTheme="minorHAnsi" w:cstheme="minorHAnsi"/>
        </w:rPr>
        <w:t>conditions</w:t>
      </w:r>
      <w:r w:rsidR="00BC35C8">
        <w:rPr>
          <w:rFonts w:asciiTheme="minorHAnsi" w:hAnsiTheme="minorHAnsi" w:cstheme="minorHAnsi" w:hint="eastAsia"/>
          <w:lang w:eastAsia="zh-CN"/>
        </w:rPr>
        <w:t xml:space="preserve"> </w:t>
      </w:r>
      <w:r w:rsidRPr="000003FF">
        <w:rPr>
          <w:rFonts w:asciiTheme="minorHAnsi" w:hAnsiTheme="minorHAnsi" w:cstheme="minorHAnsi" w:hint="eastAsia"/>
          <w:lang w:eastAsia="zh-CN"/>
        </w:rPr>
        <w:t>r</w:t>
      </w:r>
      <w:r w:rsidRPr="000003FF">
        <w:rPr>
          <w:rFonts w:asciiTheme="minorHAnsi" w:hAnsiTheme="minorHAnsi" w:cstheme="minorHAnsi"/>
        </w:rPr>
        <w:t>ather than from enhanced predictive power of near-surface wind.</w:t>
      </w:r>
    </w:p>
    <w:p w14:paraId="5E7B181E" w14:textId="26595C91" w:rsidR="002E7DC3" w:rsidRDefault="000B4AFC" w:rsidP="00EE6DAC">
      <w:pPr>
        <w:pStyle w:val="Text"/>
        <w:rPr>
          <w:rFonts w:asciiTheme="minorHAnsi" w:hAnsiTheme="minorHAnsi" w:cstheme="minorHAnsi"/>
          <w:lang w:eastAsia="zh-CN"/>
        </w:rPr>
      </w:pPr>
      <w:r w:rsidRPr="000B4AFC">
        <w:rPr>
          <w:rFonts w:asciiTheme="minorHAnsi" w:hAnsiTheme="minorHAnsi" w:cstheme="minorHAnsi"/>
          <w:lang w:eastAsia="zh-CN"/>
        </w:rPr>
        <w:lastRenderedPageBreak/>
        <w:t>This regime-dependent difference is also reflected in the vertical wind profiles (</w:t>
      </w:r>
      <w:ins w:id="104" w:author="win" w:date="2026-03-22T11:03:00Z">
        <w:r w:rsidR="00764184" w:rsidRPr="00764184">
          <w:rPr>
            <w:rFonts w:asciiTheme="minorHAnsi" w:hAnsiTheme="minorHAnsi" w:cstheme="minorHAnsi"/>
            <w:lang w:eastAsia="zh-CN"/>
          </w:rPr>
          <w:t>Figure</w:t>
        </w:r>
      </w:ins>
      <w:del w:id="105" w:author="win" w:date="2026-03-22T11:03:00Z">
        <w:r w:rsidRPr="000B4AFC" w:rsidDel="00764184">
          <w:rPr>
            <w:rFonts w:asciiTheme="minorHAnsi" w:hAnsiTheme="minorHAnsi" w:cstheme="minorHAnsi"/>
            <w:lang w:eastAsia="zh-CN"/>
          </w:rPr>
          <w:delText>Fig.</w:delText>
        </w:r>
      </w:del>
      <w:r w:rsidRPr="000B4AFC">
        <w:rPr>
          <w:rFonts w:asciiTheme="minorHAnsi" w:hAnsiTheme="minorHAnsi" w:cstheme="minorHAnsi"/>
          <w:lang w:eastAsia="zh-CN"/>
        </w:rPr>
        <w:t xml:space="preserve"> </w:t>
      </w:r>
      <w:ins w:id="106" w:author="win" w:date="2026-03-22T11:04:00Z">
        <w:r w:rsidR="00764184">
          <w:rPr>
            <w:rFonts w:asciiTheme="minorHAnsi" w:hAnsiTheme="minorHAnsi" w:cstheme="minorHAnsi"/>
            <w:lang w:eastAsia="zh-CN"/>
          </w:rPr>
          <w:t>2</w:t>
        </w:r>
      </w:ins>
      <w:del w:id="107" w:author="win" w:date="2026-03-22T11:04:00Z">
        <w:r w:rsidRPr="000B4AFC" w:rsidDel="00764184">
          <w:rPr>
            <w:rFonts w:asciiTheme="minorHAnsi" w:hAnsiTheme="minorHAnsi" w:cstheme="minorHAnsi"/>
            <w:lang w:eastAsia="zh-CN"/>
          </w:rPr>
          <w:delText>1</w:delText>
        </w:r>
      </w:del>
      <w:r w:rsidRPr="000B4AFC">
        <w:rPr>
          <w:rFonts w:asciiTheme="minorHAnsi" w:hAnsiTheme="minorHAnsi" w:cstheme="minorHAnsi"/>
          <w:lang w:eastAsia="zh-CN"/>
        </w:rPr>
        <w:t xml:space="preserve">C and </w:t>
      </w:r>
      <w:ins w:id="108" w:author="win" w:date="2026-03-22T11:04:00Z">
        <w:r w:rsidR="00764184">
          <w:rPr>
            <w:rFonts w:asciiTheme="minorHAnsi" w:hAnsiTheme="minorHAnsi" w:cstheme="minorHAnsi"/>
            <w:lang w:eastAsia="zh-CN"/>
          </w:rPr>
          <w:t>2</w:t>
        </w:r>
      </w:ins>
      <w:del w:id="109" w:author="win" w:date="2026-03-22T11:04:00Z">
        <w:r w:rsidRPr="000B4AFC" w:rsidDel="00764184">
          <w:rPr>
            <w:rFonts w:asciiTheme="minorHAnsi" w:hAnsiTheme="minorHAnsi" w:cstheme="minorHAnsi"/>
            <w:lang w:eastAsia="zh-CN"/>
          </w:rPr>
          <w:delText>1</w:delText>
        </w:r>
      </w:del>
      <w:r w:rsidRPr="000B4AFC">
        <w:rPr>
          <w:rFonts w:asciiTheme="minorHAnsi" w:hAnsiTheme="minorHAnsi" w:cstheme="minorHAnsi"/>
          <w:lang w:eastAsia="zh-CN"/>
        </w:rPr>
        <w:t xml:space="preserve">D). Under free-stream conditions, wind speed increases smoothly from the surface to hub height, consistent with a typical shear structure. Under wake-influenced conditions, wind speeds between 30 m and 70 m are reduced and exhibit larger variability compared with free-stream flow. These changes indicate that turbine-induced momentum extraction and turbulence alter the hub-height wind signal </w:t>
      </w:r>
      <w:r w:rsidRPr="00DB4755">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Pr="00DB4755">
        <w:rPr>
          <w:rFonts w:asciiTheme="minorHAnsi" w:hAnsiTheme="minorHAnsi" w:cstheme="minorHAnsi"/>
          <w:lang w:eastAsia="zh-CN"/>
        </w:rPr>
        <w:fldChar w:fldCharType="separate"/>
      </w:r>
      <w:r w:rsidRPr="00DB4755">
        <w:rPr>
          <w:rFonts w:asciiTheme="minorHAnsi" w:hAnsiTheme="minorHAnsi" w:cstheme="minorHAnsi"/>
          <w:noProof/>
          <w:lang w:eastAsia="zh-CN"/>
        </w:rPr>
        <w:t>(Barthelmie et al., 2007; Feroz et al., 2020)</w:t>
      </w:r>
      <w:r w:rsidRPr="00DB4755">
        <w:rPr>
          <w:rFonts w:asciiTheme="minorHAnsi" w:hAnsiTheme="minorHAnsi" w:cstheme="minorHAnsi"/>
          <w:lang w:eastAsia="zh-CN"/>
        </w:rPr>
        <w:fldChar w:fldCharType="end"/>
      </w:r>
      <w:r w:rsidRPr="000B4AFC">
        <w:rPr>
          <w:rFonts w:asciiTheme="minorHAnsi" w:hAnsiTheme="minorHAnsi" w:cstheme="minorHAnsi"/>
          <w:lang w:eastAsia="zh-CN"/>
        </w:rPr>
        <w:t>. In contrast, the distribution of 10-m wind speed is nearly identical between free-stream and wake-influenced conditions, suggesting that this level remains below the primary wake-influenced layer and continues to reflect the background atmospheric inflow.</w:t>
      </w:r>
    </w:p>
    <w:p w14:paraId="3F58C97C" w14:textId="7124577C" w:rsidR="006434C4" w:rsidRPr="00272C13" w:rsidRDefault="008B110D" w:rsidP="00194443">
      <w:pPr>
        <w:pStyle w:val="Text"/>
        <w:rPr>
          <w:rFonts w:asciiTheme="minorHAnsi" w:hAnsiTheme="minorHAnsi" w:cstheme="minorHAnsi"/>
          <w:lang w:eastAsia="zh-CN"/>
        </w:rPr>
      </w:pPr>
      <w:r w:rsidRPr="008B110D">
        <w:rPr>
          <w:rFonts w:asciiTheme="minorHAnsi" w:hAnsiTheme="minorHAnsi" w:cstheme="minorHAnsi"/>
          <w:lang w:eastAsia="zh-CN"/>
        </w:rPr>
        <w:t>Collectively, these observations (</w:t>
      </w:r>
      <w:ins w:id="110" w:author="win" w:date="2026-03-22T11:03:00Z">
        <w:r w:rsidR="00764184" w:rsidRPr="00764184">
          <w:rPr>
            <w:rFonts w:asciiTheme="minorHAnsi" w:hAnsiTheme="minorHAnsi" w:cstheme="minorHAnsi"/>
            <w:lang w:eastAsia="zh-CN"/>
          </w:rPr>
          <w:t>Figure</w:t>
        </w:r>
      </w:ins>
      <w:del w:id="111" w:author="win" w:date="2026-03-22T11:03:00Z">
        <w:r w:rsidRPr="008B110D" w:rsidDel="00764184">
          <w:rPr>
            <w:rFonts w:asciiTheme="minorHAnsi" w:hAnsiTheme="minorHAnsi" w:cstheme="minorHAnsi"/>
            <w:lang w:eastAsia="zh-CN"/>
          </w:rPr>
          <w:delText>Fig.</w:delText>
        </w:r>
      </w:del>
      <w:r w:rsidRPr="008B110D">
        <w:rPr>
          <w:rFonts w:asciiTheme="minorHAnsi" w:hAnsiTheme="minorHAnsi" w:cstheme="minorHAnsi"/>
          <w:lang w:eastAsia="zh-CN"/>
        </w:rPr>
        <w:t xml:space="preserve"> </w:t>
      </w:r>
      <w:ins w:id="112" w:author="win" w:date="2026-03-22T11:04:00Z">
        <w:r w:rsidR="00764184">
          <w:rPr>
            <w:rFonts w:asciiTheme="minorHAnsi" w:hAnsiTheme="minorHAnsi" w:cstheme="minorHAnsi"/>
            <w:lang w:eastAsia="zh-CN"/>
          </w:rPr>
          <w:t>2</w:t>
        </w:r>
      </w:ins>
      <w:del w:id="113" w:author="win" w:date="2026-03-22T11:04:00Z">
        <w:r w:rsidRPr="008B110D" w:rsidDel="00764184">
          <w:rPr>
            <w:rFonts w:asciiTheme="minorHAnsi" w:hAnsiTheme="minorHAnsi" w:cstheme="minorHAnsi"/>
            <w:lang w:eastAsia="zh-CN"/>
          </w:rPr>
          <w:delText>1</w:delText>
        </w:r>
      </w:del>
      <w:r w:rsidRPr="008B110D">
        <w:rPr>
          <w:rFonts w:asciiTheme="minorHAnsi" w:hAnsiTheme="minorHAnsi" w:cstheme="minorHAnsi"/>
          <w:lang w:eastAsia="zh-CN"/>
        </w:rPr>
        <w:t>)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sidR="008B5E9E" w:rsidRPr="008B5E9E">
        <w:rPr>
          <w:rFonts w:asciiTheme="minorHAnsi" w:hAnsiTheme="minorHAnsi" w:cstheme="minorHAnsi"/>
          <w:lang w:eastAsia="zh-CN"/>
        </w:rPr>
        <w:t>This observational evidence provides justification for transitioning from single hub-height meas</w:t>
      </w:r>
      <w:r w:rsidR="008B5E9E" w:rsidRPr="002C3838">
        <w:rPr>
          <w:rFonts w:asciiTheme="minorHAnsi" w:hAnsiTheme="minorHAnsi" w:cstheme="minorHAnsi"/>
          <w:lang w:eastAsia="zh-CN"/>
        </w:rPr>
        <w:t xml:space="preserve">urements to a multi-height </w:t>
      </w:r>
      <w:r w:rsidR="00A70749" w:rsidRPr="00A70749">
        <w:rPr>
          <w:rFonts w:asciiTheme="minorHAnsi" w:hAnsiTheme="minorHAnsi" w:cstheme="minorHAnsi"/>
          <w:lang w:eastAsia="zh-CN"/>
        </w:rPr>
        <w:t>representation</w:t>
      </w:r>
      <w:r w:rsidR="00A70749">
        <w:rPr>
          <w:rFonts w:asciiTheme="minorHAnsi" w:hAnsiTheme="minorHAnsi" w:cstheme="minorHAnsi"/>
          <w:lang w:eastAsia="zh-CN"/>
        </w:rPr>
        <w:t xml:space="preserve"> </w:t>
      </w:r>
      <w:r w:rsidR="008B5E9E" w:rsidRPr="002C3838">
        <w:rPr>
          <w:rFonts w:asciiTheme="minorHAnsi" w:hAnsiTheme="minorHAnsi" w:cstheme="minorHAnsi"/>
          <w:lang w:eastAsia="zh-CN"/>
        </w:rPr>
        <w:t xml:space="preserve">that includes surface-layer measurements, consistent with the recognition in rotor-equivalent wind speed studies that vertical profile information is essential for accurate power characterization </w:t>
      </w:r>
      <w:r w:rsidR="00713EC2" w:rsidRPr="00DB4755">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sidR="00713EC2" w:rsidRPr="00DB4755">
        <w:rPr>
          <w:rFonts w:asciiTheme="minorHAnsi" w:hAnsiTheme="minorHAnsi" w:cstheme="minorHAnsi"/>
          <w:lang w:eastAsia="zh-CN"/>
        </w:rPr>
        <w:fldChar w:fldCharType="separate"/>
      </w:r>
      <w:r w:rsidR="00713EC2" w:rsidRPr="00DB4755">
        <w:rPr>
          <w:rFonts w:asciiTheme="minorHAnsi" w:hAnsiTheme="minorHAnsi" w:cstheme="minorHAnsi"/>
          <w:noProof/>
          <w:lang w:eastAsia="zh-CN"/>
        </w:rPr>
        <w:t>(Wagner et al., 2009; Sasser et al., 2022)</w:t>
      </w:r>
      <w:r w:rsidR="00713EC2" w:rsidRPr="00DB4755">
        <w:rPr>
          <w:rFonts w:asciiTheme="minorHAnsi" w:hAnsiTheme="minorHAnsi" w:cstheme="minorHAnsi"/>
          <w:lang w:eastAsia="zh-CN"/>
        </w:rPr>
        <w:fldChar w:fldCharType="end"/>
      </w:r>
      <w:r w:rsidR="003D32F6" w:rsidRPr="002C3838">
        <w:rPr>
          <w:rFonts w:asciiTheme="minorHAnsi" w:hAnsiTheme="minorHAnsi" w:cstheme="minorHAnsi"/>
          <w:lang w:eastAsia="zh-CN"/>
        </w:rPr>
        <w:t>.</w:t>
      </w:r>
      <w:r w:rsidR="00194443" w:rsidRPr="002C3838">
        <w:rPr>
          <w:rFonts w:asciiTheme="minorHAnsi" w:hAnsiTheme="minorHAnsi" w:cstheme="minorHAnsi"/>
          <w:lang w:eastAsia="zh-CN"/>
        </w:rPr>
        <w:t xml:space="preserve"> </w:t>
      </w:r>
      <w:r w:rsidR="00B65457" w:rsidRPr="00B65457">
        <w:rPr>
          <w:rFonts w:asciiTheme="minorHAnsi" w:hAnsiTheme="minorHAnsi" w:cstheme="minorHAnsi"/>
          <w:lang w:eastAsia="zh-CN"/>
        </w:rPr>
        <w:t xml:space="preserve">However, conventional REWS approaches integrate wind speeds only within the rotor-swept area (typically 30–70 m), neglecting the role of surface-layer observations. </w:t>
      </w:r>
      <w:bookmarkEnd w:id="85"/>
      <w:r w:rsidR="00BC29A3" w:rsidRPr="00BC29A3">
        <w:rPr>
          <w:rFonts w:asciiTheme="minorHAnsi" w:hAnsiTheme="minorHAnsi" w:cstheme="minorHAnsi"/>
          <w:lang w:eastAsia="zh-CN"/>
        </w:rPr>
        <w:t xml:space="preserve">These findings motivate the use of an </w:t>
      </w:r>
      <w:r w:rsidR="00C40F7E">
        <w:rPr>
          <w:rFonts w:asciiTheme="minorHAnsi" w:hAnsiTheme="minorHAnsi" w:cstheme="minorHAnsi"/>
          <w:lang w:eastAsia="zh-CN"/>
        </w:rPr>
        <w:t>e</w:t>
      </w:r>
      <w:r w:rsidR="00BC29A3" w:rsidRPr="00BC29A3">
        <w:rPr>
          <w:rFonts w:asciiTheme="minorHAnsi" w:hAnsiTheme="minorHAnsi" w:cstheme="minorHAnsi"/>
          <w:lang w:eastAsia="zh-CN"/>
        </w:rPr>
        <w:t xml:space="preserve">xtended </w:t>
      </w:r>
      <w:r w:rsidR="00C40F7E">
        <w:rPr>
          <w:rFonts w:asciiTheme="minorHAnsi" w:hAnsiTheme="minorHAnsi" w:cstheme="minorHAnsi"/>
          <w:lang w:eastAsia="zh-CN"/>
        </w:rPr>
        <w:t>p</w:t>
      </w:r>
      <w:r w:rsidR="00BC29A3" w:rsidRPr="00BC29A3">
        <w:rPr>
          <w:rFonts w:asciiTheme="minorHAnsi" w:hAnsiTheme="minorHAnsi" w:cstheme="minorHAnsi"/>
          <w:lang w:eastAsia="zh-CN"/>
        </w:rPr>
        <w:t>rofile that incorporates 10-m measurements, recognizing that surface-layer wind can represent farm-scale power variability through vertical atmospheric coupling.</w:t>
      </w:r>
    </w:p>
    <w:p w14:paraId="33DCCE99" w14:textId="5D662642" w:rsidR="00E06257" w:rsidRPr="00E06257" w:rsidRDefault="00E06257" w:rsidP="00E06257">
      <w:pPr>
        <w:pStyle w:val="Heading-Secondary"/>
        <w:rPr>
          <w:rFonts w:asciiTheme="minorHAnsi" w:hAnsiTheme="minorHAnsi" w:cstheme="minorHAnsi"/>
          <w:lang w:eastAsia="zh-CN"/>
        </w:rPr>
      </w:pPr>
      <w:bookmarkStart w:id="114" w:name="OLE_LINK3"/>
      <w:r>
        <w:rPr>
          <w:rFonts w:asciiTheme="minorHAnsi" w:hAnsiTheme="minorHAnsi" w:cstheme="minorHAnsi" w:hint="eastAsia"/>
          <w:lang w:eastAsia="zh-CN"/>
        </w:rPr>
        <w:t>4</w:t>
      </w:r>
      <w:r w:rsidRPr="00E06257">
        <w:rPr>
          <w:rFonts w:asciiTheme="minorHAnsi" w:hAnsiTheme="minorHAnsi" w:cstheme="minorHAnsi"/>
        </w:rPr>
        <w:t xml:space="preserve">.2. </w:t>
      </w:r>
      <w:r w:rsidR="005F2E15" w:rsidRPr="005F2E15">
        <w:rPr>
          <w:rFonts w:asciiTheme="minorHAnsi" w:hAnsiTheme="minorHAnsi" w:cstheme="minorHAnsi"/>
        </w:rPr>
        <w:t>S</w:t>
      </w:r>
      <w:r w:rsidR="00EE26E9" w:rsidRPr="00EE26E9">
        <w:rPr>
          <w:rFonts w:asciiTheme="minorHAnsi" w:hAnsiTheme="minorHAnsi" w:cstheme="minorHAnsi"/>
        </w:rPr>
        <w:t xml:space="preserve">cale-Dependent </w:t>
      </w:r>
      <w:r w:rsidR="002F39DE" w:rsidRPr="002F39DE">
        <w:rPr>
          <w:rFonts w:asciiTheme="minorHAnsi" w:hAnsiTheme="minorHAnsi" w:cstheme="minorHAnsi"/>
        </w:rPr>
        <w:t>Coupling</w:t>
      </w:r>
      <w:r w:rsidR="002F39DE">
        <w:rPr>
          <w:rFonts w:asciiTheme="minorHAnsi" w:hAnsiTheme="minorHAnsi" w:cstheme="minorHAnsi" w:hint="eastAsia"/>
          <w:lang w:eastAsia="zh-CN"/>
        </w:rPr>
        <w:t xml:space="preserve"> </w:t>
      </w:r>
      <w:r w:rsidR="00EE26E9" w:rsidRPr="00EE26E9">
        <w:rPr>
          <w:rFonts w:asciiTheme="minorHAnsi" w:hAnsiTheme="minorHAnsi" w:cstheme="minorHAnsi"/>
        </w:rPr>
        <w:t>and Vertical Structure Consistency</w:t>
      </w:r>
    </w:p>
    <w:p w14:paraId="18FC12C2" w14:textId="7245E5D9" w:rsidR="00980548" w:rsidRPr="00980548" w:rsidRDefault="00980548" w:rsidP="00980548">
      <w:pPr>
        <w:pStyle w:val="Text"/>
        <w:rPr>
          <w:rFonts w:asciiTheme="minorHAnsi" w:hAnsiTheme="minorHAnsi" w:cstheme="minorHAnsi"/>
          <w:lang w:eastAsia="zh-CN"/>
        </w:rPr>
      </w:pPr>
      <w:r w:rsidRPr="00980548">
        <w:t xml:space="preserve"> </w:t>
      </w:r>
      <w:r w:rsidR="00F8531E" w:rsidRPr="00F8531E">
        <w:rPr>
          <w:rFonts w:asciiTheme="minorHAnsi" w:hAnsiTheme="minorHAnsi" w:cstheme="minorHAnsi"/>
          <w:lang w:eastAsia="zh-CN"/>
        </w:rPr>
        <w:t>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across heights. If farm-scale power is dominated by variability at time scales where 10-m and rotor-layer winds evolve coherently, then surface-layer wind may capture the relevant atmospheric signal</w:t>
      </w:r>
      <w:r w:rsidRPr="00980548">
        <w:rPr>
          <w:rFonts w:asciiTheme="minorHAnsi" w:hAnsiTheme="minorHAnsi" w:cstheme="minorHAnsi"/>
          <w:lang w:eastAsia="zh-CN"/>
        </w:rPr>
        <w:t>.</w:t>
      </w:r>
    </w:p>
    <w:p w14:paraId="19686576" w14:textId="2633E96F" w:rsidR="00980548" w:rsidRPr="00980548" w:rsidRDefault="00E03D94" w:rsidP="00980548">
      <w:pPr>
        <w:pStyle w:val="Text"/>
        <w:rPr>
          <w:rFonts w:asciiTheme="minorHAnsi" w:hAnsiTheme="minorHAnsi" w:cstheme="minorHAnsi"/>
          <w:lang w:eastAsia="zh-CN"/>
        </w:rPr>
      </w:pPr>
      <w:r w:rsidRPr="00E03D94">
        <w:rPr>
          <w:rFonts w:asciiTheme="minorHAnsi" w:hAnsiTheme="minorHAnsi" w:cstheme="minorHAnsi"/>
          <w:lang w:eastAsia="zh-CN"/>
        </w:rPr>
        <w:t>Scale-resolved variance analysis (</w:t>
      </w:r>
      <w:ins w:id="115" w:author="win" w:date="2026-03-22T11:04:00Z">
        <w:r w:rsidR="00FF547D" w:rsidRPr="00FF547D">
          <w:rPr>
            <w:rFonts w:asciiTheme="minorHAnsi" w:hAnsiTheme="minorHAnsi" w:cstheme="minorHAnsi"/>
            <w:lang w:eastAsia="zh-CN"/>
          </w:rPr>
          <w:t>Figure</w:t>
        </w:r>
      </w:ins>
      <w:del w:id="116" w:author="win" w:date="2026-03-22T11:04:00Z">
        <w:r w:rsidRPr="00E03D94" w:rsidDel="00FF547D">
          <w:rPr>
            <w:rFonts w:asciiTheme="minorHAnsi" w:hAnsiTheme="minorHAnsi" w:cstheme="minorHAnsi"/>
            <w:lang w:eastAsia="zh-CN"/>
          </w:rPr>
          <w:delText>Fig.</w:delText>
        </w:r>
      </w:del>
      <w:r w:rsidRPr="00E03D94">
        <w:rPr>
          <w:rFonts w:asciiTheme="minorHAnsi" w:hAnsiTheme="minorHAnsi" w:cstheme="minorHAnsi"/>
          <w:lang w:eastAsia="zh-CN"/>
        </w:rPr>
        <w:t xml:space="preserve"> </w:t>
      </w:r>
      <w:ins w:id="117" w:author="win" w:date="2026-03-22T11:05:00Z">
        <w:r w:rsidR="00FF547D">
          <w:rPr>
            <w:rFonts w:asciiTheme="minorHAnsi" w:hAnsiTheme="minorHAnsi" w:cstheme="minorHAnsi"/>
            <w:lang w:eastAsia="zh-CN"/>
          </w:rPr>
          <w:t>3</w:t>
        </w:r>
      </w:ins>
      <w:del w:id="118" w:author="win" w:date="2026-03-22T11:05:00Z">
        <w:r w:rsidRPr="00E03D94" w:rsidDel="00FF547D">
          <w:rPr>
            <w:rFonts w:asciiTheme="minorHAnsi" w:hAnsiTheme="minorHAnsi" w:cstheme="minorHAnsi"/>
            <w:lang w:eastAsia="zh-CN"/>
          </w:rPr>
          <w:delText>2</w:delText>
        </w:r>
      </w:del>
      <w:r w:rsidRPr="00E03D94">
        <w:rPr>
          <w:rFonts w:asciiTheme="minorHAnsi" w:hAnsiTheme="minorHAnsi" w:cstheme="minorHAnsi"/>
          <w:lang w:eastAsia="zh-CN"/>
        </w:rPr>
        <w:t xml:space="preserve">A) distinguishes short-period wake-related variability from longer-period atmospheric variability. At periods shorter than approximately 24 hours, wind-speed variance at 70 m is clearly higher under wake-influenced conditions than under free-stream conditions, reflecting additional variability introduced by turbine interactions. In contrast, for periods exceeding 24 hours,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 The convergence at longer periods </w:t>
      </w:r>
      <w:ins w:id="119" w:author="win" w:date="2026-03-21T18:03:00Z">
        <w:r w:rsidR="009F7FCF">
          <w:rPr>
            <w:rFonts w:asciiTheme="minorHAnsi" w:hAnsiTheme="minorHAnsi" w:cstheme="minorHAnsi"/>
            <w:lang w:eastAsia="zh-CN"/>
          </w:rPr>
          <w:t>suggests</w:t>
        </w:r>
      </w:ins>
      <w:del w:id="120" w:author="win" w:date="2026-03-21T18:03:00Z">
        <w:r w:rsidRPr="00E03D94" w:rsidDel="009F7FCF">
          <w:rPr>
            <w:rFonts w:asciiTheme="minorHAnsi" w:hAnsiTheme="minorHAnsi" w:cstheme="minorHAnsi"/>
            <w:lang w:eastAsia="zh-CN"/>
          </w:rPr>
          <w:delText>therefore demonstrates</w:delText>
        </w:r>
      </w:del>
      <w:r w:rsidRPr="00E03D94">
        <w:rPr>
          <w:rFonts w:asciiTheme="minorHAnsi" w:hAnsiTheme="minorHAnsi" w:cstheme="minorHAnsi"/>
          <w:lang w:eastAsia="zh-CN"/>
        </w:rPr>
        <w:t xml:space="preserve"> that low-frequency variability is </w:t>
      </w:r>
      <w:ins w:id="121" w:author="win" w:date="2026-03-21T18:03:00Z">
        <w:r w:rsidR="009F7FCF">
          <w:rPr>
            <w:rFonts w:asciiTheme="minorHAnsi" w:hAnsiTheme="minorHAnsi" w:cstheme="minorHAnsi"/>
            <w:lang w:eastAsia="zh-CN"/>
          </w:rPr>
          <w:t xml:space="preserve">increasingly </w:t>
        </w:r>
      </w:ins>
      <w:ins w:id="122" w:author="win" w:date="2026-03-21T18:07:00Z">
        <w:r w:rsidR="00F31626" w:rsidRPr="00F31626">
          <w:rPr>
            <w:rFonts w:asciiTheme="minorHAnsi" w:hAnsiTheme="minorHAnsi" w:cstheme="minorHAnsi"/>
            <w:lang w:eastAsia="zh-CN"/>
          </w:rPr>
          <w:t>associated with</w:t>
        </w:r>
      </w:ins>
      <w:del w:id="123" w:author="win" w:date="2026-03-21T18:03:00Z">
        <w:r w:rsidRPr="00E03D94" w:rsidDel="009F7FCF">
          <w:rPr>
            <w:rFonts w:asciiTheme="minorHAnsi" w:hAnsiTheme="minorHAnsi" w:cstheme="minorHAnsi"/>
            <w:lang w:eastAsia="zh-CN"/>
          </w:rPr>
          <w:delText>dominated</w:delText>
        </w:r>
      </w:del>
      <w:r w:rsidRPr="00E03D94">
        <w:rPr>
          <w:rFonts w:asciiTheme="minorHAnsi" w:hAnsiTheme="minorHAnsi" w:cstheme="minorHAnsi"/>
          <w:lang w:eastAsia="zh-CN"/>
        </w:rPr>
        <w:t xml:space="preserve"> </w:t>
      </w:r>
      <w:del w:id="124" w:author="win" w:date="2026-03-21T18:07:00Z">
        <w:r w:rsidRPr="00E03D94" w:rsidDel="00F31626">
          <w:rPr>
            <w:rFonts w:asciiTheme="minorHAnsi" w:hAnsiTheme="minorHAnsi" w:cstheme="minorHAnsi"/>
            <w:lang w:eastAsia="zh-CN"/>
          </w:rPr>
          <w:delText xml:space="preserve">by </w:delText>
        </w:r>
      </w:del>
      <w:r w:rsidRPr="00E03D94">
        <w:rPr>
          <w:rFonts w:asciiTheme="minorHAnsi" w:hAnsiTheme="minorHAnsi" w:cstheme="minorHAnsi"/>
          <w:lang w:eastAsia="zh-CN"/>
        </w:rPr>
        <w:t>large-scale atmospheric processes</w:t>
      </w:r>
      <w:ins w:id="125" w:author="win" w:date="2026-03-21T18:04:00Z">
        <w:r w:rsidR="009F7FCF">
          <w:rPr>
            <w:rFonts w:asciiTheme="minorHAnsi" w:hAnsiTheme="minorHAnsi" w:cstheme="minorHAnsi"/>
            <w:lang w:eastAsia="zh-CN"/>
          </w:rPr>
          <w:t>,</w:t>
        </w:r>
      </w:ins>
      <w:r w:rsidRPr="00E03D94">
        <w:rPr>
          <w:rFonts w:asciiTheme="minorHAnsi" w:hAnsiTheme="minorHAnsi" w:cstheme="minorHAnsi"/>
          <w:lang w:eastAsia="zh-CN"/>
        </w:rPr>
        <w:t xml:space="preserve"> </w:t>
      </w:r>
      <w:ins w:id="126" w:author="win" w:date="2026-03-21T18:06:00Z">
        <w:r w:rsidR="00F31626" w:rsidRPr="00F31626">
          <w:rPr>
            <w:rFonts w:asciiTheme="minorHAnsi" w:hAnsiTheme="minorHAnsi" w:cstheme="minorHAnsi"/>
            <w:lang w:eastAsia="zh-CN"/>
          </w:rPr>
          <w:t>although features at the longest periods should be interpreted with caution, as they are constrained by the limited record length and involve only a small</w:t>
        </w:r>
        <w:r w:rsidR="00F31626">
          <w:rPr>
            <w:rFonts w:asciiTheme="minorHAnsi" w:hAnsiTheme="minorHAnsi" w:cstheme="minorHAnsi"/>
            <w:lang w:eastAsia="zh-CN"/>
          </w:rPr>
          <w:t xml:space="preserve"> number of low-frequency cycles</w:t>
        </w:r>
      </w:ins>
      <w:del w:id="127" w:author="win" w:date="2026-03-21T18:05:00Z">
        <w:r w:rsidRPr="00E03D94" w:rsidDel="009F7FCF">
          <w:rPr>
            <w:rFonts w:asciiTheme="minorHAnsi" w:hAnsiTheme="minorHAnsi" w:cstheme="minorHAnsi"/>
            <w:lang w:eastAsia="zh-CN"/>
          </w:rPr>
          <w:delText>rather than by wake effects</w:delText>
        </w:r>
      </w:del>
      <w:r w:rsidR="00980548" w:rsidRPr="00980548">
        <w:rPr>
          <w:rFonts w:asciiTheme="minorHAnsi" w:hAnsiTheme="minorHAnsi" w:cstheme="minorHAnsi"/>
          <w:lang w:eastAsia="zh-CN"/>
        </w:rPr>
        <w:t>.</w:t>
      </w:r>
    </w:p>
    <w:p w14:paraId="39DCBCF4" w14:textId="1217D2B5" w:rsidR="00A731B6" w:rsidRDefault="00A731B6" w:rsidP="00980548">
      <w:pPr>
        <w:pStyle w:val="Text"/>
        <w:rPr>
          <w:rFonts w:asciiTheme="minorHAnsi" w:hAnsiTheme="minorHAnsi" w:cstheme="minorHAnsi"/>
          <w:lang w:eastAsia="zh-CN"/>
        </w:rPr>
      </w:pPr>
      <w:r w:rsidRPr="00A731B6">
        <w:rPr>
          <w:rFonts w:asciiTheme="minorHAnsi" w:hAnsiTheme="minorHAnsi" w:cstheme="minorHAnsi"/>
          <w:lang w:eastAsia="zh-CN"/>
        </w:rPr>
        <w:lastRenderedPageBreak/>
        <w:t>Vertical coherence analysis (</w:t>
      </w:r>
      <w:ins w:id="128" w:author="win" w:date="2026-03-22T11:05:00Z">
        <w:r w:rsidR="00FF547D" w:rsidRPr="00FF547D">
          <w:rPr>
            <w:rFonts w:asciiTheme="minorHAnsi" w:hAnsiTheme="minorHAnsi" w:cstheme="minorHAnsi"/>
            <w:lang w:eastAsia="zh-CN"/>
          </w:rPr>
          <w:t>Figure</w:t>
        </w:r>
      </w:ins>
      <w:del w:id="129" w:author="win" w:date="2026-03-22T11:05:00Z">
        <w:r w:rsidRPr="00A731B6" w:rsidDel="00FF547D">
          <w:rPr>
            <w:rFonts w:asciiTheme="minorHAnsi" w:hAnsiTheme="minorHAnsi" w:cstheme="minorHAnsi"/>
            <w:lang w:eastAsia="zh-CN"/>
          </w:rPr>
          <w:delText>Fig.</w:delText>
        </w:r>
      </w:del>
      <w:r w:rsidRPr="00A731B6">
        <w:rPr>
          <w:rFonts w:asciiTheme="minorHAnsi" w:hAnsiTheme="minorHAnsi" w:cstheme="minorHAnsi"/>
          <w:lang w:eastAsia="zh-CN"/>
        </w:rPr>
        <w:t xml:space="preserve"> </w:t>
      </w:r>
      <w:ins w:id="130" w:author="win" w:date="2026-03-22T11:05:00Z">
        <w:r w:rsidR="00FF547D">
          <w:rPr>
            <w:rFonts w:asciiTheme="minorHAnsi" w:hAnsiTheme="minorHAnsi" w:cstheme="minorHAnsi"/>
            <w:lang w:eastAsia="zh-CN"/>
          </w:rPr>
          <w:t>3</w:t>
        </w:r>
      </w:ins>
      <w:del w:id="131" w:author="win" w:date="2026-03-22T11:05:00Z">
        <w:r w:rsidRPr="00A731B6" w:rsidDel="00FF547D">
          <w:rPr>
            <w:rFonts w:asciiTheme="minorHAnsi" w:hAnsiTheme="minorHAnsi" w:cstheme="minorHAnsi"/>
            <w:lang w:eastAsia="zh-CN"/>
          </w:rPr>
          <w:delText>2</w:delText>
        </w:r>
      </w:del>
      <w:r w:rsidRPr="00A731B6">
        <w:rPr>
          <w:rFonts w:asciiTheme="minorHAnsi" w:hAnsiTheme="minorHAnsi" w:cstheme="minorHAnsi"/>
          <w:lang w:eastAsia="zh-CN"/>
        </w:rPr>
        <w:t>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The multiscale correlation with power output (</w:t>
      </w:r>
      <w:ins w:id="132" w:author="win" w:date="2026-03-22T11:05:00Z">
        <w:r w:rsidR="00FF547D" w:rsidRPr="00FF547D">
          <w:rPr>
            <w:rFonts w:asciiTheme="minorHAnsi" w:hAnsiTheme="minorHAnsi" w:cstheme="minorHAnsi"/>
            <w:lang w:eastAsia="zh-CN"/>
          </w:rPr>
          <w:t>Figure</w:t>
        </w:r>
      </w:ins>
      <w:del w:id="133" w:author="win" w:date="2026-03-22T11:05:00Z">
        <w:r w:rsidRPr="00A731B6" w:rsidDel="00FF547D">
          <w:rPr>
            <w:rFonts w:asciiTheme="minorHAnsi" w:hAnsiTheme="minorHAnsi" w:cstheme="minorHAnsi"/>
            <w:lang w:eastAsia="zh-CN"/>
          </w:rPr>
          <w:delText>Fig.</w:delText>
        </w:r>
      </w:del>
      <w:r w:rsidRPr="00A731B6">
        <w:rPr>
          <w:rFonts w:asciiTheme="minorHAnsi" w:hAnsiTheme="minorHAnsi" w:cstheme="minorHAnsi"/>
          <w:lang w:eastAsia="zh-CN"/>
        </w:rPr>
        <w:t xml:space="preserve"> </w:t>
      </w:r>
      <w:ins w:id="134" w:author="win" w:date="2026-03-22T11:05:00Z">
        <w:r w:rsidR="00FF547D">
          <w:rPr>
            <w:rFonts w:asciiTheme="minorHAnsi" w:hAnsiTheme="minorHAnsi" w:cstheme="minorHAnsi"/>
            <w:lang w:eastAsia="zh-CN"/>
          </w:rPr>
          <w:t>3</w:t>
        </w:r>
      </w:ins>
      <w:del w:id="135" w:author="win" w:date="2026-03-22T11:05:00Z">
        <w:r w:rsidRPr="00A731B6" w:rsidDel="00FF547D">
          <w:rPr>
            <w:rFonts w:asciiTheme="minorHAnsi" w:hAnsiTheme="minorHAnsi" w:cstheme="minorHAnsi"/>
            <w:lang w:eastAsia="zh-CN"/>
          </w:rPr>
          <w:delText>2</w:delText>
        </w:r>
      </w:del>
      <w:r w:rsidRPr="00A731B6">
        <w:rPr>
          <w:rFonts w:asciiTheme="minorHAnsi" w:hAnsiTheme="minorHAnsi" w:cstheme="minorHAnsi"/>
          <w:lang w:eastAsia="zh-CN"/>
        </w:rPr>
        <w:t>B, lower</w:t>
      </w:r>
      <w:commentRangeStart w:id="136"/>
      <w:commentRangeStart w:id="137"/>
      <w:r w:rsidRPr="00A731B6">
        <w:rPr>
          <w:rFonts w:asciiTheme="minorHAnsi" w:hAnsiTheme="minorHAnsi" w:cstheme="minorHAnsi"/>
          <w:lang w:eastAsia="zh-CN"/>
        </w:rPr>
        <w:t xml:space="preserve"> panels) shows a consistent pattern. At hourly scales, correlations between wind speed and total power remain weak. As the averaging period increases toward one to three days, correlations increase substantially under both free-stream and wake-influenced conditions.</w:t>
      </w:r>
      <w:commentRangeEnd w:id="136"/>
      <w:r w:rsidR="00406330" w:rsidRPr="00A731B6">
        <w:rPr>
          <w:rStyle w:val="af3"/>
          <w:rFonts w:asciiTheme="minorHAnsi" w:hAnsiTheme="minorHAnsi" w:cstheme="minorHAnsi"/>
          <w:sz w:val="24"/>
          <w:szCs w:val="24"/>
          <w:lang w:eastAsia="zh-CN"/>
        </w:rPr>
        <w:commentReference w:id="136"/>
      </w:r>
      <w:commentRangeEnd w:id="137"/>
      <w:r w:rsidR="009F7FCF">
        <w:rPr>
          <w:rStyle w:val="af3"/>
          <w:rFonts w:eastAsia="Calibri"/>
        </w:rPr>
        <w:commentReference w:id="137"/>
      </w:r>
      <w:r w:rsidRPr="00A731B6">
        <w:rPr>
          <w:rFonts w:asciiTheme="minorHAnsi" w:hAnsiTheme="minorHAnsi" w:cstheme="minorHAnsi"/>
          <w:lang w:eastAsia="zh-CN"/>
        </w:rPr>
        <w:t xml:space="preserve"> These results indicate that farm-scale power variability is primarily associated with synoptic-scale atmospheric forcing rather than short-scale wake-driven fluctuations.</w:t>
      </w:r>
    </w:p>
    <w:p w14:paraId="184E32DB" w14:textId="2E5C4565" w:rsidR="001520C4" w:rsidRPr="001520C4" w:rsidRDefault="001520C4" w:rsidP="001520C4">
      <w:pPr>
        <w:pStyle w:val="Text"/>
        <w:rPr>
          <w:rFonts w:asciiTheme="minorHAnsi" w:hAnsiTheme="minorHAnsi" w:cstheme="minorHAnsi"/>
          <w:lang w:eastAsia="zh-CN"/>
        </w:rPr>
      </w:pPr>
      <w:r w:rsidRPr="001520C4">
        <w:rPr>
          <w:rFonts w:asciiTheme="minorHAnsi" w:hAnsiTheme="minorHAnsi" w:cstheme="minorHAnsi"/>
          <w:lang w:eastAsia="zh-CN"/>
        </w:rPr>
        <w:t>The large vertical separation between 10 m and the rotor-swept layer raises the question of whether the vertical structure remains coherent across regimes. EOF analysis provides this insight. The first EOF mode explains more than 93% of total vertical variance in all cases (</w:t>
      </w:r>
      <w:ins w:id="138" w:author="win" w:date="2026-03-22T11:05:00Z">
        <w:r w:rsidR="00FF547D" w:rsidRPr="00FF547D">
          <w:rPr>
            <w:rFonts w:asciiTheme="minorHAnsi" w:hAnsiTheme="minorHAnsi" w:cstheme="minorHAnsi"/>
            <w:lang w:eastAsia="zh-CN"/>
          </w:rPr>
          <w:t>Figure</w:t>
        </w:r>
      </w:ins>
      <w:del w:id="139" w:author="win" w:date="2026-03-22T11:05:00Z">
        <w:r w:rsidRPr="001520C4" w:rsidDel="00FF547D">
          <w:rPr>
            <w:rFonts w:asciiTheme="minorHAnsi" w:hAnsiTheme="minorHAnsi" w:cstheme="minorHAnsi"/>
            <w:lang w:eastAsia="zh-CN"/>
          </w:rPr>
          <w:delText>Fig.</w:delText>
        </w:r>
      </w:del>
      <w:r w:rsidRPr="001520C4">
        <w:rPr>
          <w:rFonts w:asciiTheme="minorHAnsi" w:hAnsiTheme="minorHAnsi" w:cstheme="minorHAnsi"/>
          <w:lang w:eastAsia="zh-CN"/>
        </w:rPr>
        <w:t xml:space="preserve"> </w:t>
      </w:r>
      <w:ins w:id="140" w:author="win" w:date="2026-03-22T11:05:00Z">
        <w:r w:rsidR="00FF547D">
          <w:rPr>
            <w:rFonts w:asciiTheme="minorHAnsi" w:hAnsiTheme="minorHAnsi" w:cstheme="minorHAnsi"/>
            <w:lang w:eastAsia="zh-CN"/>
          </w:rPr>
          <w:t>3</w:t>
        </w:r>
      </w:ins>
      <w:del w:id="141" w:author="win" w:date="2026-03-22T11:05:00Z">
        <w:r w:rsidRPr="001520C4" w:rsidDel="00FF547D">
          <w:rPr>
            <w:rFonts w:asciiTheme="minorHAnsi" w:hAnsiTheme="minorHAnsi" w:cstheme="minorHAnsi"/>
            <w:lang w:eastAsia="zh-CN"/>
          </w:rPr>
          <w:delText>2</w:delText>
        </w:r>
      </w:del>
      <w:r w:rsidRPr="001520C4">
        <w:rPr>
          <w:rFonts w:asciiTheme="minorHAnsi" w:hAnsiTheme="minorHAnsi" w:cstheme="minorHAnsi"/>
          <w:lang w:eastAsia="zh-CN"/>
        </w:rPr>
        <w:t>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 conditions.</w:t>
      </w:r>
    </w:p>
    <w:p w14:paraId="5C57558F" w14:textId="263DCE80" w:rsidR="00980548" w:rsidRPr="00980548" w:rsidRDefault="001520C4" w:rsidP="001520C4">
      <w:pPr>
        <w:pStyle w:val="Text"/>
        <w:rPr>
          <w:rFonts w:asciiTheme="minorHAnsi" w:hAnsiTheme="minorHAnsi" w:cstheme="minorHAnsi"/>
          <w:lang w:eastAsia="zh-CN"/>
        </w:rPr>
      </w:pPr>
      <w:r w:rsidRPr="001520C4">
        <w:rPr>
          <w:rFonts w:asciiTheme="minorHAnsi" w:hAnsiTheme="minorHAnsi" w:cstheme="minorHAnsi"/>
          <w:lang w:eastAsia="zh-CN"/>
        </w:rPr>
        <w:t>The ability of surface-layer wind speed to scale profile intensity</w:t>
      </w:r>
      <w:ins w:id="142" w:author="win" w:date="2026-03-22T12:14:00Z">
        <w:r w:rsidR="00040CD1">
          <w:rPr>
            <w:rFonts w:asciiTheme="minorHAnsi" w:hAnsiTheme="minorHAnsi" w:cstheme="minorHAnsi"/>
            <w:lang w:eastAsia="zh-CN"/>
          </w:rPr>
          <w:t xml:space="preserve"> </w:t>
        </w:r>
        <w:r w:rsidR="00040CD1" w:rsidRPr="00040CD1">
          <w:rPr>
            <w:rFonts w:asciiTheme="minorHAnsi" w:hAnsiTheme="minorHAnsi" w:cstheme="minorHAnsi"/>
            <w:lang w:eastAsia="zh-CN"/>
          </w:rPr>
          <w:t>(quantified as the amplitude of the first EOF mode)</w:t>
        </w:r>
      </w:ins>
      <w:r w:rsidRPr="001520C4">
        <w:rPr>
          <w:rFonts w:asciiTheme="minorHAnsi" w:hAnsiTheme="minorHAnsi" w:cstheme="minorHAnsi"/>
          <w:lang w:eastAsia="zh-CN"/>
        </w:rPr>
        <w:t xml:space="preserve"> is examined through its relationship with the first principal component amplitude. Strong linear correlations are observed between 10-m wind speed and PC1, with nearly identical regression slopes under free-stream and wake-influenced conditions (0.65 and 0.66; </w:t>
      </w:r>
      <w:ins w:id="143" w:author="win" w:date="2026-03-22T11:05:00Z">
        <w:r w:rsidR="00FF547D" w:rsidRPr="00FF547D">
          <w:rPr>
            <w:rFonts w:asciiTheme="minorHAnsi" w:hAnsiTheme="minorHAnsi" w:cstheme="minorHAnsi"/>
            <w:lang w:eastAsia="zh-CN"/>
          </w:rPr>
          <w:t>Figure</w:t>
        </w:r>
      </w:ins>
      <w:del w:id="144" w:author="win" w:date="2026-03-22T11:05:00Z">
        <w:r w:rsidRPr="001520C4" w:rsidDel="00FF547D">
          <w:rPr>
            <w:rFonts w:asciiTheme="minorHAnsi" w:hAnsiTheme="minorHAnsi" w:cstheme="minorHAnsi"/>
            <w:lang w:eastAsia="zh-CN"/>
          </w:rPr>
          <w:delText>Fig.</w:delText>
        </w:r>
      </w:del>
      <w:r w:rsidRPr="001520C4">
        <w:rPr>
          <w:rFonts w:asciiTheme="minorHAnsi" w:hAnsiTheme="minorHAnsi" w:cstheme="minorHAnsi"/>
          <w:lang w:eastAsia="zh-CN"/>
        </w:rPr>
        <w:t xml:space="preserve"> </w:t>
      </w:r>
      <w:ins w:id="145" w:author="win" w:date="2026-03-22T11:05:00Z">
        <w:r w:rsidR="00FF547D">
          <w:rPr>
            <w:rFonts w:asciiTheme="minorHAnsi" w:hAnsiTheme="minorHAnsi" w:cstheme="minorHAnsi"/>
            <w:lang w:eastAsia="zh-CN"/>
          </w:rPr>
          <w:t>3</w:t>
        </w:r>
      </w:ins>
      <w:del w:id="146" w:author="win" w:date="2026-03-22T11:05:00Z">
        <w:r w:rsidRPr="001520C4" w:rsidDel="00FF547D">
          <w:rPr>
            <w:rFonts w:asciiTheme="minorHAnsi" w:hAnsiTheme="minorHAnsi" w:cstheme="minorHAnsi"/>
            <w:lang w:eastAsia="zh-CN"/>
          </w:rPr>
          <w:delText>2</w:delText>
        </w:r>
      </w:del>
      <w:r w:rsidRPr="001520C4">
        <w:rPr>
          <w:rFonts w:asciiTheme="minorHAnsi" w:hAnsiTheme="minorHAnsi" w:cstheme="minorHAnsi"/>
          <w:lang w:eastAsia="zh-CN"/>
        </w:rPr>
        <w:t>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r w:rsidR="00980548" w:rsidRPr="00980548">
        <w:rPr>
          <w:rFonts w:asciiTheme="minorHAnsi" w:hAnsiTheme="minorHAnsi" w:cstheme="minorHAnsi"/>
          <w:lang w:eastAsia="zh-CN"/>
        </w:rPr>
        <w:t>.</w:t>
      </w:r>
    </w:p>
    <w:p w14:paraId="3EA3EE89" w14:textId="227C5366" w:rsidR="00980548" w:rsidRDefault="003B6A3F" w:rsidP="00980548">
      <w:pPr>
        <w:pStyle w:val="Text"/>
        <w:rPr>
          <w:rFonts w:asciiTheme="minorHAnsi" w:hAnsiTheme="minorHAnsi" w:cstheme="minorHAnsi"/>
          <w:lang w:eastAsia="zh-CN"/>
        </w:rPr>
      </w:pPr>
      <w:r w:rsidRPr="003B6A3F">
        <w:rPr>
          <w:rFonts w:asciiTheme="minorHAnsi" w:hAnsiTheme="minorHAnsi" w:cstheme="minorHAnsi"/>
          <w:lang w:eastAsia="zh-CN"/>
        </w:rPr>
        <w:t>Taken together, these results show that farm-scale power variability is controlled primarily by synoptic-scale atmospheric forcing. At these scales, wind speeds across the vertical column are strongly coupled and governed by a stable structural mode.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w:t>
      </w:r>
      <w:r w:rsidR="00980548" w:rsidRPr="00980548">
        <w:rPr>
          <w:rFonts w:asciiTheme="minorHAnsi" w:hAnsiTheme="minorHAnsi" w:cstheme="minorHAnsi"/>
          <w:lang w:eastAsia="zh-CN"/>
        </w:rPr>
        <w:t>.</w:t>
      </w:r>
      <w:r w:rsidR="008F5F94">
        <w:rPr>
          <w:rFonts w:asciiTheme="minorHAnsi" w:hAnsiTheme="minorHAnsi" w:cstheme="minorHAnsi"/>
          <w:lang w:eastAsia="zh-CN"/>
        </w:rPr>
        <w:t xml:space="preserve"> </w:t>
      </w:r>
    </w:p>
    <w:bookmarkEnd w:id="114"/>
    <w:p w14:paraId="2BA75E4C" w14:textId="3A25A147" w:rsidR="000147EC" w:rsidRPr="000147EC" w:rsidRDefault="000147EC" w:rsidP="000147EC">
      <w:pPr>
        <w:pStyle w:val="Heading-Secondary"/>
        <w:rPr>
          <w:rFonts w:asciiTheme="minorHAnsi" w:hAnsiTheme="minorHAnsi" w:cstheme="minorHAnsi"/>
        </w:rPr>
      </w:pPr>
      <w:r>
        <w:rPr>
          <w:rFonts w:asciiTheme="minorHAnsi" w:hAnsiTheme="minorHAnsi" w:cstheme="minorHAnsi" w:hint="eastAsia"/>
          <w:lang w:eastAsia="zh-CN"/>
        </w:rPr>
        <w:t>4</w:t>
      </w:r>
      <w:r w:rsidRPr="000147EC">
        <w:rPr>
          <w:rFonts w:asciiTheme="minorHAnsi" w:hAnsiTheme="minorHAnsi" w:cstheme="minorHAnsi"/>
        </w:rPr>
        <w:t xml:space="preserve">.3. Evaluation of the Extended Profile </w:t>
      </w:r>
      <w:r w:rsidR="005170C7" w:rsidRPr="005170C7">
        <w:rPr>
          <w:rFonts w:asciiTheme="minorHAnsi" w:hAnsiTheme="minorHAnsi" w:cstheme="minorHAnsi"/>
        </w:rPr>
        <w:t>Representation</w:t>
      </w:r>
      <w:r w:rsidR="005170C7">
        <w:rPr>
          <w:rFonts w:asciiTheme="minorHAnsi" w:hAnsiTheme="minorHAnsi" w:cstheme="minorHAnsi" w:hint="eastAsia"/>
          <w:lang w:eastAsia="zh-CN"/>
        </w:rPr>
        <w:t xml:space="preserve"> </w:t>
      </w:r>
      <w:r w:rsidRPr="000147EC">
        <w:rPr>
          <w:rFonts w:asciiTheme="minorHAnsi" w:hAnsiTheme="minorHAnsi" w:cstheme="minorHAnsi"/>
        </w:rPr>
        <w:t xml:space="preserve">via </w:t>
      </w:r>
      <w:r w:rsidR="00C57EB4" w:rsidRPr="00C57EB4">
        <w:rPr>
          <w:rFonts w:asciiTheme="minorHAnsi" w:hAnsiTheme="minorHAnsi" w:cstheme="minorHAnsi"/>
        </w:rPr>
        <w:t>Power Reconstruction</w:t>
      </w:r>
    </w:p>
    <w:p w14:paraId="33A693BB" w14:textId="2F3F7814" w:rsidR="009716C0" w:rsidRDefault="009716C0" w:rsidP="009440D6">
      <w:pPr>
        <w:pStyle w:val="Text"/>
        <w:rPr>
          <w:rFonts w:asciiTheme="minorHAnsi" w:hAnsiTheme="minorHAnsi" w:cstheme="minorHAnsi"/>
          <w:lang w:eastAsia="zh-CN"/>
        </w:rPr>
      </w:pPr>
      <w:r w:rsidRPr="009716C0">
        <w:rPr>
          <w:rFonts w:asciiTheme="minorHAnsi" w:hAnsiTheme="minorHAnsi" w:cstheme="minorHAnsi"/>
          <w:lang w:eastAsia="zh-CN"/>
        </w:rPr>
        <w:t xml:space="preserve">Sections 4.1 and 4.2 established the physical basis for extending vertical wind representation beyond the rotor-swept layer. To test whether this physically motivated representation improves farm-scale power prediction, a </w:t>
      </w:r>
      <w:proofErr w:type="spellStart"/>
      <w:r w:rsidRPr="009716C0">
        <w:rPr>
          <w:rFonts w:asciiTheme="minorHAnsi" w:hAnsiTheme="minorHAnsi" w:cstheme="minorHAnsi"/>
          <w:lang w:eastAsia="zh-CN"/>
        </w:rPr>
        <w:t>LightGBM</w:t>
      </w:r>
      <w:proofErr w:type="spellEnd"/>
      <w:r w:rsidRPr="009716C0">
        <w:rPr>
          <w:rFonts w:asciiTheme="minorHAnsi" w:hAnsiTheme="minorHAnsi" w:cstheme="minorHAnsi"/>
          <w:lang w:eastAsia="zh-CN"/>
        </w:rPr>
        <w:t xml:space="preserve"> regression model</w:t>
      </w:r>
      <w:r>
        <w:rPr>
          <w:rFonts w:asciiTheme="minorHAnsi" w:hAnsiTheme="minorHAnsi" w:cstheme="minorHAnsi" w:hint="eastAsia"/>
          <w:lang w:eastAsia="zh-CN"/>
        </w:rPr>
        <w:t xml:space="preserve"> </w:t>
      </w:r>
      <w:r w:rsidRPr="009716C0">
        <w:rPr>
          <w:rFonts w:asciiTheme="minorHAnsi" w:hAnsiTheme="minorHAnsi" w:cstheme="minorHAnsi"/>
          <w:lang w:eastAsia="zh-CN"/>
        </w:rPr>
        <w:t xml:space="preserve">is used to reconstruct total power from multi-height wind measurements. Three input configurations are compared: hub-height wind speed only (HH, 70 m), Standard REWS integrating wind speeds </w:t>
      </w:r>
      <w:r w:rsidRPr="009716C0">
        <w:rPr>
          <w:rFonts w:asciiTheme="minorHAnsi" w:hAnsiTheme="minorHAnsi" w:cstheme="minorHAnsi"/>
          <w:lang w:eastAsia="zh-CN"/>
        </w:rPr>
        <w:lastRenderedPageBreak/>
        <w:t>within the rotor-swept layer (SR, 30–70 m), and Extended REWS including surface-layer wind speed (ER, 10–70 m). Model performance is evaluated on the withheld test dataset.</w:t>
      </w:r>
    </w:p>
    <w:p w14:paraId="572FFBA6" w14:textId="1C09071D" w:rsidR="009716C0" w:rsidRDefault="009716C0" w:rsidP="009440D6">
      <w:pPr>
        <w:pStyle w:val="Text"/>
        <w:rPr>
          <w:rFonts w:asciiTheme="minorHAnsi" w:hAnsiTheme="minorHAnsi" w:cstheme="minorHAnsi"/>
          <w:lang w:eastAsia="zh-CN"/>
        </w:rPr>
      </w:pPr>
      <w:r w:rsidRPr="009716C0">
        <w:rPr>
          <w:rFonts w:asciiTheme="minorHAnsi" w:hAnsiTheme="minorHAnsi" w:cstheme="minorHAnsi"/>
          <w:lang w:eastAsia="zh-CN"/>
        </w:rPr>
        <w:t xml:space="preserve">Figure </w:t>
      </w:r>
      <w:ins w:id="147" w:author="win" w:date="2026-03-22T11:06:00Z">
        <w:r w:rsidR="00FF547D">
          <w:rPr>
            <w:rFonts w:asciiTheme="minorHAnsi" w:hAnsiTheme="minorHAnsi" w:cstheme="minorHAnsi"/>
            <w:lang w:eastAsia="zh-CN"/>
          </w:rPr>
          <w:t>4</w:t>
        </w:r>
      </w:ins>
      <w:del w:id="148" w:author="win" w:date="2026-03-22T11:06:00Z">
        <w:r w:rsidRPr="009716C0" w:rsidDel="00FF547D">
          <w:rPr>
            <w:rFonts w:asciiTheme="minorHAnsi" w:hAnsiTheme="minorHAnsi" w:cstheme="minorHAnsi"/>
            <w:lang w:eastAsia="zh-CN"/>
          </w:rPr>
          <w:delText>3</w:delText>
        </w:r>
      </w:del>
      <w:r w:rsidRPr="009716C0">
        <w:rPr>
          <w:rFonts w:asciiTheme="minorHAnsi" w:hAnsiTheme="minorHAnsi" w:cstheme="minorHAnsi"/>
          <w:lang w:eastAsia="zh-CN"/>
        </w:rPr>
        <w:t>A shows that reconstruction accuracy improves systematically from HH (R² = 0.61) to SR (R² = 0.64) and further to ER (R² = 0.72). Including surface-layer wind therefore yields a clear improvement</w:t>
      </w:r>
      <w:ins w:id="149" w:author="win" w:date="2026-03-21T17:07:00Z">
        <w:r w:rsidR="00E42159">
          <w:rPr>
            <w:rFonts w:asciiTheme="minorHAnsi" w:hAnsiTheme="minorHAnsi" w:cstheme="minorHAnsi"/>
            <w:lang w:eastAsia="zh-CN"/>
          </w:rPr>
          <w:t xml:space="preserve"> over models using only</w:t>
        </w:r>
      </w:ins>
      <w:r w:rsidRPr="009716C0">
        <w:rPr>
          <w:rFonts w:asciiTheme="minorHAnsi" w:hAnsiTheme="minorHAnsi" w:cstheme="minorHAnsi"/>
          <w:lang w:eastAsia="zh-CN"/>
        </w:rPr>
        <w:t xml:space="preserve"> </w:t>
      </w:r>
      <w:commentRangeStart w:id="150"/>
      <w:del w:id="151" w:author="win" w:date="2026-03-21T17:08:00Z">
        <w:r w:rsidRPr="009716C0" w:rsidDel="00E42159">
          <w:rPr>
            <w:rFonts w:asciiTheme="minorHAnsi" w:hAnsiTheme="minorHAnsi" w:cstheme="minorHAnsi"/>
            <w:lang w:eastAsia="zh-CN"/>
          </w:rPr>
          <w:delText xml:space="preserve">beyond </w:delText>
        </w:r>
      </w:del>
      <w:r w:rsidRPr="009716C0">
        <w:rPr>
          <w:rFonts w:asciiTheme="minorHAnsi" w:hAnsiTheme="minorHAnsi" w:cstheme="minorHAnsi"/>
          <w:lang w:eastAsia="zh-CN"/>
        </w:rPr>
        <w:t>rotor-layer m</w:t>
      </w:r>
      <w:commentRangeEnd w:id="150"/>
      <w:r w:rsidR="000D5C87" w:rsidRPr="009716C0">
        <w:rPr>
          <w:rStyle w:val="af3"/>
          <w:rFonts w:asciiTheme="minorHAnsi" w:hAnsiTheme="minorHAnsi" w:cstheme="minorHAnsi"/>
          <w:sz w:val="24"/>
          <w:szCs w:val="24"/>
          <w:lang w:eastAsia="zh-CN"/>
        </w:rPr>
        <w:commentReference w:id="150"/>
      </w:r>
      <w:r w:rsidRPr="009716C0">
        <w:rPr>
          <w:rFonts w:asciiTheme="minorHAnsi" w:hAnsiTheme="minorHAnsi" w:cstheme="minorHAnsi"/>
          <w:lang w:eastAsia="zh-CN"/>
        </w:rPr>
        <w:t>easurements</w:t>
      </w:r>
      <w:del w:id="152" w:author="win" w:date="2026-03-21T17:08:00Z">
        <w:r w:rsidRPr="009716C0" w:rsidDel="00E42159">
          <w:rPr>
            <w:rFonts w:asciiTheme="minorHAnsi" w:hAnsiTheme="minorHAnsi" w:cstheme="minorHAnsi"/>
            <w:lang w:eastAsia="zh-CN"/>
          </w:rPr>
          <w:delText xml:space="preserve"> alone</w:delText>
        </w:r>
      </w:del>
      <w:r w:rsidRPr="009716C0">
        <w:rPr>
          <w:rFonts w:asciiTheme="minorHAnsi" w:hAnsiTheme="minorHAnsi" w:cstheme="minorHAnsi"/>
          <w:lang w:eastAsia="zh-CN"/>
        </w:rPr>
        <w:t>. This result is consistent with Section 4.2, where 10-m wind speed was shown to scale the dominant vertical mode governing synoptic-scale variability.</w:t>
      </w:r>
      <w:r w:rsidRPr="009716C0">
        <w:t xml:space="preserve"> </w:t>
      </w:r>
      <w:r w:rsidRPr="009716C0">
        <w:rPr>
          <w:rFonts w:asciiTheme="minorHAnsi" w:hAnsiTheme="minorHAnsi" w:cstheme="minorHAnsi"/>
          <w:lang w:eastAsia="zh-CN"/>
        </w:rPr>
        <w:t xml:space="preserve">To assess robustness across flow regimes, the test dataset is partitioned into free-stream and wake-influenced conditions. Figure </w:t>
      </w:r>
      <w:ins w:id="153" w:author="win" w:date="2026-03-22T11:06:00Z">
        <w:r w:rsidR="00FF547D">
          <w:rPr>
            <w:rFonts w:asciiTheme="minorHAnsi" w:hAnsiTheme="minorHAnsi" w:cstheme="minorHAnsi"/>
            <w:lang w:eastAsia="zh-CN"/>
          </w:rPr>
          <w:t>4</w:t>
        </w:r>
      </w:ins>
      <w:del w:id="154" w:author="win" w:date="2026-03-22T11:06:00Z">
        <w:r w:rsidRPr="009716C0" w:rsidDel="00FF547D">
          <w:rPr>
            <w:rFonts w:asciiTheme="minorHAnsi" w:hAnsiTheme="minorHAnsi" w:cstheme="minorHAnsi"/>
            <w:lang w:eastAsia="zh-CN"/>
          </w:rPr>
          <w:delText>3</w:delText>
        </w:r>
      </w:del>
      <w:r w:rsidRPr="009716C0">
        <w:rPr>
          <w:rFonts w:asciiTheme="minorHAnsi" w:hAnsiTheme="minorHAnsi" w:cstheme="minorHAnsi"/>
          <w:lang w:eastAsia="zh-CN"/>
        </w:rPr>
        <w:t>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This pattern indicates that when rotor-layer wind signals are degraded under wake-influenced conditions, including surface-layer wind information improves representation of the background atmospheric state that governs farm-scale power variability.</w:t>
      </w:r>
    </w:p>
    <w:p w14:paraId="37DE510B" w14:textId="17E6B791" w:rsidR="009716C0" w:rsidRDefault="009716C0" w:rsidP="009716C0">
      <w:pPr>
        <w:pStyle w:val="Text"/>
        <w:rPr>
          <w:rFonts w:asciiTheme="minorHAnsi" w:hAnsiTheme="minorHAnsi" w:cstheme="minorHAnsi"/>
          <w:lang w:eastAsia="zh-CN"/>
        </w:rPr>
      </w:pPr>
      <w:r w:rsidRPr="009716C0">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sidR="008E019F">
        <w:rPr>
          <w:rFonts w:asciiTheme="minorHAnsi" w:hAnsiTheme="minorHAnsi" w:cstheme="minorHAnsi"/>
          <w:lang w:eastAsia="zh-CN"/>
        </w:rPr>
        <w:t xml:space="preserve">is </w:t>
      </w:r>
      <w:r w:rsidRPr="009716C0">
        <w:rPr>
          <w:rFonts w:asciiTheme="minorHAnsi" w:hAnsiTheme="minorHAnsi" w:cstheme="minorHAnsi" w:hint="eastAsia"/>
          <w:lang w:eastAsia="zh-CN"/>
        </w:rPr>
        <w:t>a</w:t>
      </w:r>
      <w:r w:rsidRPr="009716C0">
        <w:rPr>
          <w:rFonts w:asciiTheme="minorHAnsi" w:hAnsiTheme="minorHAnsi" w:cstheme="minorHAnsi"/>
          <w:lang w:eastAsia="zh-CN"/>
        </w:rPr>
        <w:t xml:space="preserve">pplied to the corresponding test sets. Figure </w:t>
      </w:r>
      <w:ins w:id="155" w:author="win" w:date="2026-03-22T11:06:00Z">
        <w:r w:rsidR="00FF547D">
          <w:rPr>
            <w:rFonts w:asciiTheme="minorHAnsi" w:hAnsiTheme="minorHAnsi" w:cstheme="minorHAnsi"/>
            <w:lang w:eastAsia="zh-CN"/>
          </w:rPr>
          <w:t>4</w:t>
        </w:r>
      </w:ins>
      <w:del w:id="156" w:author="win" w:date="2026-03-22T11:06:00Z">
        <w:r w:rsidRPr="009716C0" w:rsidDel="00FF547D">
          <w:rPr>
            <w:rFonts w:asciiTheme="minorHAnsi" w:hAnsiTheme="minorHAnsi" w:cstheme="minorHAnsi"/>
            <w:lang w:eastAsia="zh-CN"/>
          </w:rPr>
          <w:delText>3</w:delText>
        </w:r>
      </w:del>
      <w:r w:rsidRPr="009716C0">
        <w:rPr>
          <w:rFonts w:asciiTheme="minorHAnsi" w:hAnsiTheme="minorHAnsi" w:cstheme="minorHAnsi"/>
          <w:lang w:eastAsia="zh-CN"/>
        </w:rPr>
        <w:t>C reveals clear regime-dependent feature behavior.</w:t>
      </w:r>
      <w:r w:rsidRPr="009716C0">
        <w:t xml:space="preserve"> </w:t>
      </w:r>
      <w:r w:rsidRPr="009716C0">
        <w:rPr>
          <w:rFonts w:asciiTheme="minorHAnsi" w:hAnsiTheme="minorHAnsi" w:cstheme="minorHAnsi"/>
          <w:lang w:eastAsia="zh-CN"/>
        </w:rPr>
        <w:t xml:space="preserve">Under free-stream conditions, 10-m wind speed exhibits the largest SHAP contribution, followed closely by 70-m wind speed. Wind speeds at 30 m and 50 m contribute less and show similar magnitudes, indicating partial redundancy within the rotor-swept layer. </w:t>
      </w:r>
      <w:commentRangeStart w:id="157"/>
      <w:r w:rsidRPr="009716C0">
        <w:rPr>
          <w:rFonts w:asciiTheme="minorHAnsi" w:hAnsiTheme="minorHAnsi" w:cstheme="minorHAnsi"/>
          <w:lang w:eastAsia="zh-CN"/>
        </w:rPr>
        <w:t>This pattern suggests that while hub-height wind remains important, the contrast between surface-layer and hub-height wind speeds plays a central role in characterizing vertical profile intensity under free-stream conditions, consistent with the vertical coupling results in Section 4.2.</w:t>
      </w:r>
      <w:r>
        <w:rPr>
          <w:rFonts w:asciiTheme="minorHAnsi" w:hAnsiTheme="minorHAnsi" w:cstheme="minorHAnsi" w:hint="eastAsia"/>
          <w:lang w:eastAsia="zh-CN"/>
        </w:rPr>
        <w:t xml:space="preserve"> </w:t>
      </w:r>
      <w:commentRangeEnd w:id="157"/>
      <w:r w:rsidR="000D5C87" w:rsidRPr="009716C0">
        <w:rPr>
          <w:rStyle w:val="af3"/>
          <w:rFonts w:asciiTheme="minorHAnsi" w:hAnsiTheme="minorHAnsi" w:cstheme="minorHAnsi"/>
          <w:sz w:val="24"/>
          <w:szCs w:val="24"/>
          <w:lang w:eastAsia="zh-CN"/>
        </w:rPr>
        <w:commentReference w:id="157"/>
      </w:r>
      <w:r w:rsidRPr="009716C0">
        <w:rPr>
          <w:rFonts w:asciiTheme="minorHAnsi" w:hAnsiTheme="minorHAnsi" w:cstheme="minorHAnsi"/>
          <w:lang w:eastAsia="zh-CN"/>
        </w:rPr>
        <w:t>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This shift aligns with the regime-dependent degradation of hub-height correlation identified in Section 4.1 and with the stable scaling relationship between 10-m wind speed and the dominant vertical mode shown in Section 4.2. In this regime, surface-layer wind better represents the large-scale atmospheric forcing that governs farm-scale power variability.</w:t>
      </w:r>
    </w:p>
    <w:p w14:paraId="0BE3544D" w14:textId="17F71D29" w:rsidR="002E3FD1" w:rsidRDefault="009716C0" w:rsidP="009716C0">
      <w:pPr>
        <w:pStyle w:val="Text"/>
        <w:rPr>
          <w:rFonts w:asciiTheme="minorHAnsi" w:hAnsiTheme="minorHAnsi" w:cstheme="minorHAnsi"/>
          <w:lang w:eastAsia="zh-CN"/>
        </w:rPr>
      </w:pPr>
      <w:r w:rsidRPr="009716C0">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The agreement between SHAP-derived feature importance and the physically established relationships identified earlier supports the interpretability of SHAP in diagnosing model behavior </w:t>
      </w:r>
      <w:r>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noProof/>
          <w:lang w:eastAsia="zh-CN"/>
        </w:rPr>
        <w:t>(Liao et al., 2024)</w:t>
      </w:r>
      <w:r>
        <w:rPr>
          <w:rFonts w:asciiTheme="minorHAnsi" w:hAnsiTheme="minorHAnsi" w:cstheme="minorHAnsi"/>
          <w:lang w:eastAsia="zh-CN"/>
        </w:rPr>
        <w:fldChar w:fldCharType="end"/>
      </w:r>
      <w:r w:rsidRPr="009716C0">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14:paraId="6D2BC5B1" w14:textId="555879A4" w:rsidR="003B0614" w:rsidRPr="003B0614" w:rsidRDefault="003B0614" w:rsidP="003B0614">
      <w:pPr>
        <w:pStyle w:val="Heading-Secondary"/>
        <w:rPr>
          <w:rFonts w:asciiTheme="minorHAnsi" w:hAnsiTheme="minorHAnsi" w:cstheme="minorHAnsi"/>
        </w:rPr>
      </w:pPr>
      <w:r>
        <w:rPr>
          <w:rFonts w:asciiTheme="minorHAnsi" w:hAnsiTheme="minorHAnsi" w:cstheme="minorHAnsi" w:hint="eastAsia"/>
          <w:lang w:eastAsia="zh-CN"/>
        </w:rPr>
        <w:lastRenderedPageBreak/>
        <w:t>4</w:t>
      </w:r>
      <w:r w:rsidRPr="003B0614">
        <w:rPr>
          <w:rFonts w:asciiTheme="minorHAnsi" w:hAnsiTheme="minorHAnsi" w:cstheme="minorHAnsi" w:hint="eastAsia"/>
          <w:lang w:eastAsia="zh-CN"/>
        </w:rPr>
        <w:t>.</w:t>
      </w:r>
      <w:r w:rsidRPr="003B0614">
        <w:rPr>
          <w:rFonts w:asciiTheme="minorHAnsi" w:hAnsiTheme="minorHAnsi" w:cstheme="minorHAnsi"/>
        </w:rPr>
        <w:t>4. Operational Implications: Wind-Direction-Aware Strategy</w:t>
      </w:r>
    </w:p>
    <w:p w14:paraId="4232E3FD" w14:textId="0ADE8371" w:rsidR="00C40F7E" w:rsidRDefault="00C40F7E" w:rsidP="009D5CCB">
      <w:pPr>
        <w:pStyle w:val="Text"/>
        <w:rPr>
          <w:rFonts w:asciiTheme="minorHAnsi" w:hAnsiTheme="minorHAnsi" w:cstheme="minorHAnsi"/>
          <w:lang w:eastAsia="zh-CN"/>
        </w:rPr>
      </w:pPr>
      <w:r w:rsidRPr="00C40F7E">
        <w:rPr>
          <w:rFonts w:asciiTheme="minorHAnsi" w:hAnsiTheme="minorHAnsi" w:cstheme="minorHAnsi"/>
          <w:lang w:eastAsia="zh-CN"/>
        </w:rPr>
        <w:t>Section 4.3 demonstrated that extending vertical wind representation improves power reconstruction when observational data are used as inputs. In operational forecasting, however, meteorological inputs are provided by NWP systems, and their reliability varies across flow conditions. The regime-dependent feature behavior identified in Sections 4.1–4.3 suggests that a fixed set of input variables may not be optimal under all inflow regimes.</w:t>
      </w:r>
    </w:p>
    <w:p w14:paraId="48DD338A" w14:textId="2D813D23" w:rsidR="00C40F7E" w:rsidRDefault="00032846" w:rsidP="009D5CCB">
      <w:pPr>
        <w:pStyle w:val="Text"/>
        <w:rPr>
          <w:rFonts w:asciiTheme="minorHAnsi" w:hAnsiTheme="minorHAnsi" w:cstheme="minorHAnsi"/>
          <w:lang w:eastAsia="zh-CN"/>
        </w:rPr>
      </w:pPr>
      <w:r w:rsidRPr="00032846">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direction predicted by the NWP system. During forecasting, the sector is determined using the predicted wind direction, and the corresponding sector-specific model is applied. Although wind direction forecasts are subject to uncertainty, this strategy remains effective in practice</w:t>
      </w:r>
      <w:r w:rsidR="00C40F7E" w:rsidRPr="00C40F7E">
        <w:rPr>
          <w:rFonts w:asciiTheme="minorHAnsi" w:hAnsiTheme="minorHAnsi" w:cstheme="minorHAnsi"/>
          <w:lang w:eastAsia="zh-CN"/>
        </w:rPr>
        <w:t>.</w:t>
      </w:r>
    </w:p>
    <w:p w14:paraId="262F4F4F" w14:textId="34D90335" w:rsidR="00C40F7E" w:rsidRDefault="007165D9" w:rsidP="009D5CCB">
      <w:pPr>
        <w:pStyle w:val="Text"/>
        <w:rPr>
          <w:rFonts w:asciiTheme="minorHAnsi" w:hAnsiTheme="minorHAnsi" w:cstheme="minorHAnsi"/>
          <w:lang w:eastAsia="zh-CN"/>
        </w:rPr>
      </w:pPr>
      <w:r w:rsidRPr="007165D9">
        <w:rPr>
          <w:rFonts w:asciiTheme="minorHAnsi" w:hAnsiTheme="minorHAnsi" w:cstheme="minorHAnsi"/>
          <w:lang w:eastAsia="zh-CN"/>
        </w:rPr>
        <w:t>Figure</w:t>
      </w:r>
      <w:del w:id="158" w:author="win" w:date="2026-03-22T11:11:00Z">
        <w:r w:rsidRPr="007165D9" w:rsidDel="00624AD5">
          <w:rPr>
            <w:rFonts w:asciiTheme="minorHAnsi" w:hAnsiTheme="minorHAnsi" w:cstheme="minorHAnsi"/>
            <w:lang w:eastAsia="zh-CN"/>
          </w:rPr>
          <w:delText>s</w:delText>
        </w:r>
      </w:del>
      <w:r w:rsidRPr="007165D9">
        <w:rPr>
          <w:rFonts w:asciiTheme="minorHAnsi" w:hAnsiTheme="minorHAnsi" w:cstheme="minorHAnsi"/>
          <w:lang w:eastAsia="zh-CN"/>
        </w:rPr>
        <w:t xml:space="preserve"> </w:t>
      </w:r>
      <w:ins w:id="159" w:author="win" w:date="2026-03-22T11:09:00Z">
        <w:r w:rsidR="00173476">
          <w:rPr>
            <w:rFonts w:asciiTheme="minorHAnsi" w:hAnsiTheme="minorHAnsi" w:cstheme="minorHAnsi"/>
            <w:lang w:eastAsia="zh-CN"/>
          </w:rPr>
          <w:t>5</w:t>
        </w:r>
      </w:ins>
      <w:del w:id="160" w:author="win" w:date="2026-03-22T11:09:00Z">
        <w:r w:rsidRPr="007165D9" w:rsidDel="00173476">
          <w:rPr>
            <w:rFonts w:asciiTheme="minorHAnsi" w:hAnsiTheme="minorHAnsi" w:cstheme="minorHAnsi"/>
            <w:lang w:eastAsia="zh-CN"/>
          </w:rPr>
          <w:delText>4</w:delText>
        </w:r>
      </w:del>
      <w:r w:rsidRPr="007165D9">
        <w:rPr>
          <w:rFonts w:asciiTheme="minorHAnsi" w:hAnsiTheme="minorHAnsi" w:cstheme="minorHAnsi"/>
          <w:lang w:eastAsia="zh-CN"/>
        </w:rPr>
        <w:t xml:space="preserve">A and </w:t>
      </w:r>
      <w:ins w:id="161" w:author="win" w:date="2026-03-22T11:09:00Z">
        <w:r w:rsidR="00173476">
          <w:rPr>
            <w:rFonts w:asciiTheme="minorHAnsi" w:hAnsiTheme="minorHAnsi" w:cstheme="minorHAnsi"/>
            <w:lang w:eastAsia="zh-CN"/>
          </w:rPr>
          <w:t>5</w:t>
        </w:r>
      </w:ins>
      <w:del w:id="162" w:author="win" w:date="2026-03-22T11:09:00Z">
        <w:r w:rsidRPr="007165D9" w:rsidDel="00173476">
          <w:rPr>
            <w:rFonts w:asciiTheme="minorHAnsi" w:hAnsiTheme="minorHAnsi" w:cstheme="minorHAnsi"/>
            <w:lang w:eastAsia="zh-CN"/>
          </w:rPr>
          <w:delText>4</w:delText>
        </w:r>
      </w:del>
      <w:r w:rsidRPr="007165D9">
        <w:rPr>
          <w:rFonts w:asciiTheme="minorHAnsi" w:hAnsiTheme="minorHAnsi" w:cstheme="minorHAnsi"/>
          <w:lang w:eastAsia="zh-CN"/>
        </w:rPr>
        <w:t xml:space="preserve">C present day-ahead forecast performance using EC-WRF and GFS-WRF inputs, respectively.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Pr="0063545B">
        <w:rPr>
          <w:rFonts w:asciiTheme="minorHAnsi" w:hAnsiTheme="minorHAnsi" w:cstheme="minorHAnsi"/>
          <w:lang w:eastAsia="zh-CN"/>
        </w:rPr>
        <w:t>D</w:t>
      </w:r>
      <w:r w:rsidRPr="009D5CCB">
        <w:rPr>
          <w:rFonts w:asciiTheme="minorHAnsi" w:hAnsiTheme="minorHAnsi" w:cstheme="minorHAnsi"/>
          <w:lang w:eastAsia="zh-CN"/>
        </w:rPr>
        <w:t xml:space="preserve">espite using fewer effective input variables under </w:t>
      </w:r>
      <w:r w:rsidRPr="000B4AFC">
        <w:rPr>
          <w:rFonts w:asciiTheme="minorHAnsi" w:hAnsiTheme="minorHAnsi" w:cstheme="minorHAnsi"/>
          <w:lang w:eastAsia="zh-CN"/>
        </w:rPr>
        <w:t>wake-influenced</w:t>
      </w:r>
      <w:r w:rsidRPr="009D5CCB">
        <w:rPr>
          <w:rFonts w:asciiTheme="minorHAnsi" w:hAnsiTheme="minorHAnsi" w:cstheme="minorHAnsi"/>
          <w:lang w:eastAsia="zh-CN"/>
        </w:rPr>
        <w:t xml:space="preserve"> conditions, WDA performs better than ER, indicating that regime-dependent variable selection reduces redundant information in </w:t>
      </w:r>
      <w:r>
        <w:rPr>
          <w:rFonts w:asciiTheme="minorHAnsi" w:hAnsiTheme="minorHAnsi" w:cstheme="minorHAnsi"/>
          <w:lang w:eastAsia="zh-CN"/>
        </w:rPr>
        <w:t>NWP</w:t>
      </w:r>
      <w:r w:rsidRPr="009D5CCB">
        <w:rPr>
          <w:rFonts w:asciiTheme="minorHAnsi" w:hAnsiTheme="minorHAnsi" w:cstheme="minorHAnsi"/>
          <w:lang w:eastAsia="zh-CN"/>
        </w:rPr>
        <w:t xml:space="preserve"> inputs.</w:t>
      </w:r>
    </w:p>
    <w:p w14:paraId="45CBFEF4" w14:textId="29365624" w:rsidR="007165D9" w:rsidRDefault="007165D9" w:rsidP="007165D9">
      <w:pPr>
        <w:pStyle w:val="Text"/>
        <w:rPr>
          <w:rFonts w:asciiTheme="minorHAnsi" w:hAnsiTheme="minorHAnsi" w:cstheme="minorHAnsi"/>
          <w:lang w:eastAsia="zh-CN"/>
        </w:rPr>
      </w:pPr>
      <w:r w:rsidRPr="007165D9">
        <w:rPr>
          <w:rFonts w:asciiTheme="minorHAnsi" w:hAnsiTheme="minorHAnsi" w:cstheme="minorHAnsi"/>
          <w:lang w:eastAsia="zh-CN"/>
        </w:rPr>
        <w:t>Regime-resolved results (Figure</w:t>
      </w:r>
      <w:del w:id="163" w:author="win" w:date="2026-03-22T11:11:00Z">
        <w:r w:rsidRPr="007165D9" w:rsidDel="00624AD5">
          <w:rPr>
            <w:rFonts w:asciiTheme="minorHAnsi" w:hAnsiTheme="minorHAnsi" w:cstheme="minorHAnsi"/>
            <w:lang w:eastAsia="zh-CN"/>
          </w:rPr>
          <w:delText>s</w:delText>
        </w:r>
      </w:del>
      <w:r w:rsidRPr="007165D9">
        <w:rPr>
          <w:rFonts w:asciiTheme="minorHAnsi" w:hAnsiTheme="minorHAnsi" w:cstheme="minorHAnsi"/>
          <w:lang w:eastAsia="zh-CN"/>
        </w:rPr>
        <w:t xml:space="preserve"> </w:t>
      </w:r>
      <w:ins w:id="164" w:author="win" w:date="2026-03-22T11:09:00Z">
        <w:r w:rsidR="00173476">
          <w:rPr>
            <w:rFonts w:asciiTheme="minorHAnsi" w:hAnsiTheme="minorHAnsi" w:cstheme="minorHAnsi"/>
            <w:lang w:eastAsia="zh-CN"/>
          </w:rPr>
          <w:t>5</w:t>
        </w:r>
      </w:ins>
      <w:del w:id="165" w:author="win" w:date="2026-03-22T11:09:00Z">
        <w:r w:rsidRPr="007165D9" w:rsidDel="00173476">
          <w:rPr>
            <w:rFonts w:asciiTheme="minorHAnsi" w:hAnsiTheme="minorHAnsi" w:cstheme="minorHAnsi"/>
            <w:lang w:eastAsia="zh-CN"/>
          </w:rPr>
          <w:delText>4</w:delText>
        </w:r>
      </w:del>
      <w:r w:rsidRPr="007165D9">
        <w:rPr>
          <w:rFonts w:asciiTheme="minorHAnsi" w:hAnsiTheme="minorHAnsi" w:cstheme="minorHAnsi"/>
          <w:lang w:eastAsia="zh-CN"/>
        </w:rPr>
        <w:t xml:space="preserve">B and </w:t>
      </w:r>
      <w:ins w:id="166" w:author="win" w:date="2026-03-22T11:09:00Z">
        <w:r w:rsidR="00173476">
          <w:rPr>
            <w:rFonts w:asciiTheme="minorHAnsi" w:hAnsiTheme="minorHAnsi" w:cstheme="minorHAnsi"/>
            <w:lang w:eastAsia="zh-CN"/>
          </w:rPr>
          <w:t>5</w:t>
        </w:r>
      </w:ins>
      <w:del w:id="167" w:author="win" w:date="2026-03-22T11:09:00Z">
        <w:r w:rsidRPr="007165D9" w:rsidDel="00173476">
          <w:rPr>
            <w:rFonts w:asciiTheme="minorHAnsi" w:hAnsiTheme="minorHAnsi" w:cstheme="minorHAnsi"/>
            <w:lang w:eastAsia="zh-CN"/>
          </w:rPr>
          <w:delText>4</w:delText>
        </w:r>
      </w:del>
      <w:r w:rsidRPr="007165D9">
        <w:rPr>
          <w:rFonts w:asciiTheme="minorHAnsi" w:hAnsiTheme="minorHAnsi" w:cstheme="minorHAnsi"/>
          <w:lang w:eastAsia="zh-CN"/>
        </w:rPr>
        <w:t>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This pattern is consistent with earlier findings that hub-height wind is more susceptible to wake-related degradation, whereas surface-layer wind maintains a more stable relationship with the background atmospheric state. Allowing input usage to vary with flow regime therefore yields the largest benefit under wake-influenced conditions</w:t>
      </w:r>
      <w:r>
        <w:rPr>
          <w:rFonts w:asciiTheme="minorHAnsi" w:hAnsiTheme="minorHAnsi" w:cstheme="minorHAnsi"/>
          <w:lang w:eastAsia="zh-CN"/>
        </w:rPr>
        <w:t xml:space="preserve">. </w:t>
      </w:r>
      <w:r w:rsidRPr="007165D9">
        <w:rPr>
          <w:rFonts w:asciiTheme="minorHAnsi" w:hAnsiTheme="minorHAnsi" w:cstheme="minorHAnsi"/>
          <w:lang w:eastAsia="zh-CN"/>
        </w:rPr>
        <w:t xml:space="preserve">These results demonstrate that the physical understanding of scale-dependent vertical coupling can be translated into a simple operational strategy. Rather than relying on a fixed vertical representation, forecasting systems may benefit from adapting input usage according to inflow regime. This approach complements recent efforts to account for wake effects in wind power post-processing </w:t>
      </w:r>
      <w:r>
        <w:rPr>
          <w:rFonts w:asciiTheme="minorHAnsi" w:hAnsiTheme="minorHAnsi" w:cstheme="minorHAnsi"/>
          <w:lang w:eastAsia="zh-CN"/>
        </w:rPr>
        <w:fldChar w:fldCharType="begin"/>
      </w:r>
      <w:r w:rsidR="007B274C">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sidRPr="007165D9">
        <w:rPr>
          <w:rFonts w:asciiTheme="minorHAnsi" w:hAnsiTheme="minorHAnsi" w:cstheme="minorHAnsi"/>
          <w:lang w:eastAsia="zh-CN"/>
        </w:rPr>
        <w:t>.</w:t>
      </w:r>
    </w:p>
    <w:p w14:paraId="0CA53AD3" w14:textId="53F58BA7" w:rsidR="007165D9" w:rsidRDefault="007165D9" w:rsidP="009D5CCB">
      <w:pPr>
        <w:pStyle w:val="Text"/>
        <w:rPr>
          <w:rFonts w:asciiTheme="minorHAnsi" w:hAnsiTheme="minorHAnsi" w:cstheme="minorHAnsi"/>
          <w:lang w:eastAsia="zh-CN"/>
        </w:rPr>
      </w:pPr>
      <w:commentRangeStart w:id="168"/>
      <w:del w:id="169" w:author="win" w:date="2026-03-21T16:58:00Z">
        <w:r w:rsidRPr="007165D9" w:rsidDel="00A955E7">
          <w:rPr>
            <w:rFonts w:asciiTheme="minorHAnsi" w:hAnsiTheme="minorHAnsi" w:cstheme="minorHAnsi"/>
            <w:lang w:eastAsia="zh-CN"/>
          </w:rPr>
          <w:delText>Severa</w:delText>
        </w:r>
      </w:del>
      <w:del w:id="170" w:author="win" w:date="2026-03-21T16:57:00Z">
        <w:r w:rsidRPr="007165D9" w:rsidDel="00A955E7">
          <w:rPr>
            <w:rFonts w:asciiTheme="minorHAnsi" w:hAnsiTheme="minorHAnsi" w:cstheme="minorHAnsi"/>
            <w:lang w:eastAsia="zh-CN"/>
          </w:rPr>
          <w:delText xml:space="preserve">l </w:delText>
        </w:r>
      </w:del>
      <w:ins w:id="171" w:author="win" w:date="2026-03-21T16:57:00Z">
        <w:r w:rsidR="00A45BE4" w:rsidRPr="00A45BE4">
          <w:rPr>
            <w:rFonts w:asciiTheme="minorHAnsi" w:hAnsiTheme="minorHAnsi" w:cstheme="minorHAnsi"/>
            <w:lang w:eastAsia="zh-CN"/>
          </w:rPr>
          <w:t xml:space="preserve">Several limitations should be noted. First, the analysis is based on a single wind farm in flat terrain, where vertical coupling between surface and rotor layers is relatively strong. The applicability of this strategy to complex terrain requires further multi-site evaluation. In addition, forecasting performance may exhibit geographical dependence, as the relative importance of surface-layer winds can vary with site-specific boundary-layer characteristics and terrain complexity. 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w:t>
        </w:r>
        <w:proofErr w:type="spellStart"/>
        <w:r w:rsidR="00A45BE4" w:rsidRPr="00A45BE4">
          <w:rPr>
            <w:rFonts w:asciiTheme="minorHAnsi" w:hAnsiTheme="minorHAnsi" w:cstheme="minorHAnsi"/>
            <w:lang w:eastAsia="zh-CN"/>
          </w:rPr>
          <w:t>lidars</w:t>
        </w:r>
        <w:proofErr w:type="spellEnd"/>
        <w:r w:rsidR="00A45BE4" w:rsidRPr="00A45BE4">
          <w:rPr>
            <w:rFonts w:asciiTheme="minorHAnsi" w:hAnsiTheme="minorHAnsi" w:cstheme="minorHAnsi"/>
            <w:lang w:eastAsia="zh-CN"/>
          </w:rPr>
          <w:t xml:space="preserve">, which can provide </w:t>
        </w:r>
        <w:r w:rsidR="00A45BE4" w:rsidRPr="00A45BE4">
          <w:rPr>
            <w:rFonts w:asciiTheme="minorHAnsi" w:hAnsiTheme="minorHAnsi" w:cstheme="minorHAnsi"/>
            <w:lang w:eastAsia="zh-CN"/>
          </w:rPr>
          <w:lastRenderedPageBreak/>
          <w:t>continuous wind profiles above hub height and across the full rotor layer. Third, implementation depends on the availability of multi-height observations and reliable wind-direction forecasts, which may vary across operational settings.</w:t>
        </w:r>
      </w:ins>
      <w:del w:id="172" w:author="win" w:date="2026-03-21T16:57:00Z">
        <w:r w:rsidRPr="007165D9" w:rsidDel="00A45BE4">
          <w:rPr>
            <w:rFonts w:asciiTheme="minorHAnsi" w:hAnsiTheme="minorHAnsi" w:cstheme="minorHAnsi"/>
            <w:lang w:eastAsia="zh-CN"/>
          </w:rPr>
          <w:delText>limitations should be noted. First, the analysis is based on a single wind farm in flat terrain, where vertical coupling between surface and rotor layers is relatively strong. The applicability of this strategy to complex terrain requires further multi-site evaluation.</w:delText>
        </w:r>
        <w:commentRangeEnd w:id="168"/>
        <w:r w:rsidR="00860E3F" w:rsidRPr="007165D9" w:rsidDel="00A45BE4">
          <w:rPr>
            <w:rStyle w:val="af3"/>
            <w:rFonts w:asciiTheme="minorHAnsi" w:hAnsiTheme="minorHAnsi" w:cstheme="minorHAnsi"/>
            <w:sz w:val="24"/>
            <w:szCs w:val="24"/>
            <w:lang w:eastAsia="zh-CN"/>
          </w:rPr>
          <w:commentReference w:id="168"/>
        </w:r>
        <w:r w:rsidRPr="007165D9" w:rsidDel="00A45BE4">
          <w:rPr>
            <w:rFonts w:asciiTheme="minorHAnsi" w:hAnsiTheme="minorHAnsi" w:cstheme="minorHAnsi"/>
            <w:lang w:eastAsia="zh-CN"/>
          </w:rPr>
          <w:delText xml:space="preserve"> Second, implementation depends on the availability of multi-height observations and reliable wind-direction forecasts, which may vary across operational settings.</w:delText>
        </w:r>
      </w:del>
    </w:p>
    <w:p w14:paraId="505762E6" w14:textId="453F791B" w:rsidR="00CC1907" w:rsidRDefault="002F3B11" w:rsidP="00CC1907">
      <w:pPr>
        <w:pStyle w:val="Heading-Main"/>
        <w:rPr>
          <w:rFonts w:asciiTheme="minorHAnsi" w:hAnsiTheme="minorHAnsi" w:cstheme="minorHAnsi"/>
          <w:lang w:eastAsia="zh-CN"/>
        </w:rPr>
      </w:pPr>
      <w:r w:rsidRPr="00850691">
        <w:rPr>
          <w:rFonts w:asciiTheme="minorHAnsi" w:hAnsiTheme="minorHAnsi" w:cstheme="minorHAnsi"/>
        </w:rPr>
        <w:t>5 Conclusions</w:t>
      </w:r>
    </w:p>
    <w:p w14:paraId="39D0CE0C" w14:textId="76F9BE09" w:rsidR="00D85F00"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 xml:space="preserve">This study explains why surface-layer wind observations maintain a strong correlation with farm-scale power and proposes an </w:t>
      </w:r>
      <w:r w:rsidR="0097276C" w:rsidRPr="0097276C">
        <w:rPr>
          <w:rFonts w:asciiTheme="minorHAnsi" w:hAnsiTheme="minorHAnsi" w:cstheme="minorHAnsi"/>
          <w:lang w:eastAsia="zh-CN"/>
        </w:rPr>
        <w:t>extended profile</w:t>
      </w:r>
      <w:r w:rsidRPr="00D85F00">
        <w:rPr>
          <w:rFonts w:asciiTheme="minorHAnsi" w:hAnsiTheme="minorHAnsi" w:cstheme="minorHAnsi"/>
          <w:lang w:eastAsia="zh-CN"/>
        </w:rPr>
        <w:t xml:space="preserve"> forecasting approach grounded in this physical understanding. Our findings demonstrate that farm-scale power should be characterized through vertical wind profiles rather than single-height measurements such as conventional hub-height observations. While REWS approaches recognize the importance of vertical structure, this study establishes that the relevant profile must extend below the rotor-swept layer to represent the complete atmospheric state under certain flow conditions.</w:t>
      </w:r>
    </w:p>
    <w:p w14:paraId="5EE991E2" w14:textId="4A8E34BC" w:rsidR="00D85F00"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Under wake-influenced conditions, the 10-m level remains uncontaminated because it is positioned below the primary wake volume. However, its effectiveness does not solely stem from this shielding; rather, the 10-m wind speed serves as a key quantity for characterizing the intensity of the entire inflow profile. Scale-resolved analysis reveals that at the synoptic timescales governing power variability, wind speeds vary coherently across the vertical column over flat terrain. This vertical coupling, quantified through EOF analysis where a single mode captures over 93% of variance, enables 10-m wind speed to function as a consistent scaling factor for the energy state of the entire inflow profile. Through this mechanism, near-surface observations provide a reliable reference for the atmospheric state driving power potential, even when rotor-layer measurements are degraded by wake effects.</w:t>
      </w:r>
    </w:p>
    <w:p w14:paraId="2E57C1B7" w14:textId="605048BB" w:rsidR="00D85F00" w:rsidRPr="00CC1907"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 xml:space="preserve">Building on this physical understanding, the </w:t>
      </w:r>
      <w:r w:rsidR="0097276C" w:rsidRPr="0097276C">
        <w:rPr>
          <w:rFonts w:asciiTheme="minorHAnsi" w:hAnsiTheme="minorHAnsi" w:cstheme="minorHAnsi"/>
          <w:lang w:eastAsia="zh-CN"/>
        </w:rPr>
        <w:t>extended profile</w:t>
      </w:r>
      <w:r w:rsidRPr="00D85F00">
        <w:rPr>
          <w:rFonts w:asciiTheme="minorHAnsi" w:hAnsiTheme="minorHAnsi" w:cstheme="minorHAnsi"/>
          <w:lang w:eastAsia="zh-CN"/>
        </w:rPr>
        <w:t xml:space="preserve"> representation integrates surface-layer and rotor-layer wind information to improve power reconstruction accuracy. When applied to operational day-ahead forecasting, a wind-direction-aware strategy based on regime-specific feature selection yields systematic improvements in NWP-driven forecasts. These results indicate that meteorological inputs should be selected according to governing physical scales and flow regimes rather than solely accordin</w:t>
      </w:r>
      <w:commentRangeStart w:id="173"/>
      <w:r w:rsidRPr="00D85F00">
        <w:rPr>
          <w:rFonts w:asciiTheme="minorHAnsi" w:hAnsiTheme="minorHAnsi" w:cstheme="minorHAnsi"/>
          <w:lang w:eastAsia="zh-CN"/>
        </w:rPr>
        <w:t xml:space="preserve">g to </w:t>
      </w:r>
      <w:del w:id="174" w:author="win" w:date="2026-03-21T17:24:00Z">
        <w:r w:rsidRPr="00D85F00" w:rsidDel="00013759">
          <w:rPr>
            <w:rFonts w:asciiTheme="minorHAnsi" w:hAnsiTheme="minorHAnsi" w:cstheme="minorHAnsi"/>
            <w:lang w:eastAsia="zh-CN"/>
          </w:rPr>
          <w:delText xml:space="preserve">sensor </w:delText>
        </w:r>
      </w:del>
      <w:ins w:id="175" w:author="win" w:date="2026-03-21T17:24:00Z">
        <w:r w:rsidR="00013759">
          <w:rPr>
            <w:rFonts w:asciiTheme="minorHAnsi" w:hAnsiTheme="minorHAnsi" w:cstheme="minorHAnsi"/>
            <w:lang w:eastAsia="zh-CN"/>
          </w:rPr>
          <w:t>the</w:t>
        </w:r>
        <w:r w:rsidR="00013759" w:rsidRPr="00D85F00">
          <w:rPr>
            <w:rFonts w:asciiTheme="minorHAnsi" w:hAnsiTheme="minorHAnsi" w:cstheme="minorHAnsi"/>
            <w:lang w:eastAsia="zh-CN"/>
          </w:rPr>
          <w:t xml:space="preserve"> </w:t>
        </w:r>
      </w:ins>
      <w:r w:rsidRPr="00D85F00">
        <w:rPr>
          <w:rFonts w:asciiTheme="minorHAnsi" w:hAnsiTheme="minorHAnsi" w:cstheme="minorHAnsi"/>
          <w:lang w:eastAsia="zh-CN"/>
        </w:rPr>
        <w:t xml:space="preserve">proximity </w:t>
      </w:r>
      <w:ins w:id="176" w:author="win" w:date="2026-03-21T17:24:00Z">
        <w:r w:rsidR="00013759">
          <w:rPr>
            <w:rFonts w:asciiTheme="minorHAnsi" w:hAnsiTheme="minorHAnsi" w:cstheme="minorHAnsi"/>
            <w:lang w:eastAsia="zh-CN"/>
          </w:rPr>
          <w:t xml:space="preserve">of the measurement height </w:t>
        </w:r>
      </w:ins>
      <w:r w:rsidRPr="00D85F00">
        <w:rPr>
          <w:rFonts w:asciiTheme="minorHAnsi" w:hAnsiTheme="minorHAnsi" w:cstheme="minorHAnsi"/>
          <w:lang w:eastAsia="zh-CN"/>
        </w:rPr>
        <w:t>to the rotor</w:t>
      </w:r>
      <w:ins w:id="177" w:author="win" w:date="2026-03-21T17:24:00Z">
        <w:r w:rsidR="00013759">
          <w:rPr>
            <w:rFonts w:asciiTheme="minorHAnsi" w:hAnsiTheme="minorHAnsi" w:cstheme="minorHAnsi"/>
            <w:lang w:eastAsia="zh-CN"/>
          </w:rPr>
          <w:t>-swept area</w:t>
        </w:r>
      </w:ins>
      <w:r w:rsidRPr="00D85F00">
        <w:rPr>
          <w:rFonts w:asciiTheme="minorHAnsi" w:hAnsiTheme="minorHAnsi" w:cstheme="minorHAnsi"/>
          <w:lang w:eastAsia="zh-CN"/>
        </w:rPr>
        <w:t xml:space="preserve">. </w:t>
      </w:r>
      <w:commentRangeEnd w:id="173"/>
      <w:r w:rsidR="00860E3F" w:rsidRPr="00D85F00">
        <w:rPr>
          <w:rStyle w:val="af3"/>
          <w:rFonts w:asciiTheme="minorHAnsi" w:hAnsiTheme="minorHAnsi" w:cstheme="minorHAnsi"/>
          <w:sz w:val="24"/>
          <w:szCs w:val="24"/>
          <w:lang w:eastAsia="zh-CN"/>
        </w:rPr>
        <w:commentReference w:id="173"/>
      </w:r>
      <w:r w:rsidRPr="00D85F00">
        <w:rPr>
          <w:rFonts w:asciiTheme="minorHAnsi" w:hAnsiTheme="minorHAnsi" w:cstheme="minorHAnsi"/>
          <w:lang w:eastAsia="zh-CN"/>
        </w:rPr>
        <w:t>Recognizing and exploiting vertical coupling between surface and rotor layers provides a physically grounded pathway for improving farm-scale NWP-driven wind power forecasting.</w:t>
      </w:r>
    </w:p>
    <w:p w14:paraId="1E352C02" w14:textId="77777777" w:rsidR="00850691" w:rsidRPr="00850691" w:rsidRDefault="00850691" w:rsidP="00321596">
      <w:pPr>
        <w:pStyle w:val="Note"/>
        <w:rPr>
          <w:rFonts w:asciiTheme="minorHAnsi" w:hAnsiTheme="minorHAnsi" w:cstheme="minorHAnsi"/>
          <w:lang w:eastAsia="zh-CN"/>
        </w:rPr>
      </w:pPr>
    </w:p>
    <w:p w14:paraId="23812993" w14:textId="05F55C28" w:rsidR="00DA491B" w:rsidRPr="00DA491B" w:rsidRDefault="00995CAA" w:rsidP="00DA491B">
      <w:pPr>
        <w:shd w:val="clear" w:color="auto" w:fill="FFFFFF"/>
        <w:spacing w:line="480" w:lineRule="auto"/>
        <w:rPr>
          <w:rFonts w:asciiTheme="minorHAnsi" w:eastAsia="Times New Roman" w:hAnsiTheme="minorHAnsi" w:cstheme="minorHAnsi"/>
          <w:sz w:val="24"/>
          <w:szCs w:val="24"/>
        </w:rPr>
      </w:pPr>
      <w:r w:rsidRPr="00DA491B">
        <w:rPr>
          <w:rFonts w:asciiTheme="minorHAnsi" w:eastAsia="Times New Roman" w:hAnsiTheme="minorHAnsi" w:cstheme="minorHAnsi"/>
          <w:b/>
          <w:bCs/>
          <w:color w:val="262626"/>
          <w:sz w:val="24"/>
          <w:szCs w:val="24"/>
        </w:rPr>
        <w:lastRenderedPageBreak/>
        <w:t>Open Research</w:t>
      </w:r>
      <w:r w:rsidR="00DA491B">
        <w:rPr>
          <w:rFonts w:asciiTheme="minorHAnsi" w:eastAsia="Times New Roman" w:hAnsiTheme="minorHAnsi" w:cstheme="minorHAnsi"/>
        </w:rPr>
        <w:t> </w:t>
      </w:r>
    </w:p>
    <w:p w14:paraId="2D24A7BF" w14:textId="45C142C9" w:rsidR="00DA491B" w:rsidRPr="00DA491B" w:rsidRDefault="00DA491B" w:rsidP="00DA491B">
      <w:pPr>
        <w:shd w:val="clear" w:color="auto" w:fill="FFFFFF"/>
        <w:spacing w:line="480" w:lineRule="auto"/>
        <w:rPr>
          <w:rFonts w:asciiTheme="minorHAnsi" w:eastAsia="Times New Roman" w:hAnsiTheme="minorHAnsi" w:cstheme="minorHAnsi"/>
          <w:sz w:val="21"/>
          <w:szCs w:val="21"/>
          <w:lang w:eastAsia="zh-CN"/>
        </w:rPr>
      </w:pPr>
      <w:r w:rsidRPr="00DA491B">
        <w:rPr>
          <w:rFonts w:asciiTheme="minorHAnsi" w:eastAsia="Times New Roman" w:hAnsiTheme="minorHAnsi" w:cstheme="minorHAnsi"/>
          <w:color w:val="262626"/>
          <w:sz w:val="21"/>
          <w:szCs w:val="21"/>
        </w:rPr>
        <w:t>The</w:t>
      </w:r>
      <w:r w:rsidRPr="00DA491B">
        <w:rPr>
          <w:rFonts w:asciiTheme="minorHAnsi" w:eastAsia="Times New Roman" w:hAnsiTheme="minorHAnsi" w:cstheme="minorHAnsi"/>
          <w:sz w:val="21"/>
          <w:szCs w:val="21"/>
          <w:lang w:eastAsia="zh-CN"/>
        </w:rPr>
        <w:t xml:space="preserve"> observational wind speed and power data, together with the EC-WRF and GFS-WRF dynamical downscaling outputs used in this study, are archived at </w:t>
      </w:r>
      <w:proofErr w:type="spellStart"/>
      <w:r w:rsidRPr="00DA491B">
        <w:rPr>
          <w:rFonts w:asciiTheme="minorHAnsi" w:eastAsia="Times New Roman" w:hAnsiTheme="minorHAnsi" w:cstheme="minorHAnsi"/>
          <w:sz w:val="21"/>
          <w:szCs w:val="21"/>
          <w:lang w:eastAsia="zh-CN"/>
        </w:rPr>
        <w:t>Zenodo</w:t>
      </w:r>
      <w:proofErr w:type="spellEnd"/>
      <w:r w:rsidRPr="00DA491B">
        <w:rPr>
          <w:rFonts w:asciiTheme="minorHAnsi" w:eastAsia="Times New Roman" w:hAnsiTheme="minorHAnsi" w:cstheme="minorHAnsi"/>
          <w:sz w:val="21"/>
          <w:szCs w:val="21"/>
          <w:lang w:eastAsia="zh-CN"/>
        </w:rPr>
        <w:t xml:space="preserve"> (</w:t>
      </w:r>
      <w:hyperlink r:id="rId16" w:history="1">
        <w:r w:rsidRPr="00DA491B">
          <w:rPr>
            <w:rStyle w:val="a7"/>
            <w:rFonts w:asciiTheme="minorHAnsi" w:eastAsia="Times New Roman" w:hAnsiTheme="minorHAnsi" w:cstheme="minorHAnsi"/>
            <w:sz w:val="21"/>
            <w:szCs w:val="21"/>
            <w:lang w:eastAsia="zh-CN"/>
          </w:rPr>
          <w:t>https://doi.org/10.5281/zenodo.18671960</w:t>
        </w:r>
      </w:hyperlink>
      <w:r w:rsidRPr="00DA491B">
        <w:rPr>
          <w:rFonts w:asciiTheme="minorHAnsi" w:eastAsia="Times New Roman" w:hAnsiTheme="minorHAnsi" w:cstheme="minorHAnsi"/>
          <w:sz w:val="21"/>
          <w:szCs w:val="21"/>
          <w:lang w:eastAsia="zh-CN"/>
        </w:rPr>
        <w:t>). The analysis and visualization code is publicly available at GitHub (</w:t>
      </w:r>
      <w:hyperlink r:id="rId17" w:history="1">
        <w:r w:rsidRPr="00DA491B">
          <w:rPr>
            <w:rStyle w:val="a7"/>
            <w:rFonts w:asciiTheme="minorHAnsi" w:eastAsia="Times New Roman" w:hAnsiTheme="minorHAnsi" w:cstheme="minorHAnsi"/>
            <w:sz w:val="21"/>
            <w:szCs w:val="21"/>
            <w:lang w:eastAsia="zh-CN"/>
          </w:rPr>
          <w:t>https://github.com/Xiax24/ExtendedProfile-WindPower-Forecasting</w:t>
        </w:r>
      </w:hyperlink>
      <w:r w:rsidRPr="00DA491B">
        <w:rPr>
          <w:rFonts w:asciiTheme="minorHAnsi" w:eastAsia="Times New Roman" w:hAnsiTheme="minorHAnsi" w:cstheme="minorHAnsi"/>
          <w:sz w:val="21"/>
          <w:szCs w:val="21"/>
          <w:lang w:eastAsia="zh-CN"/>
        </w:rPr>
        <w:t xml:space="preserve">). ECMWF IFS HRES forecasts are publicly available from </w:t>
      </w:r>
      <w:hyperlink r:id="rId18" w:history="1">
        <w:r w:rsidRPr="00550606">
          <w:rPr>
            <w:rStyle w:val="a7"/>
            <w:rFonts w:asciiTheme="minorHAnsi" w:eastAsia="Times New Roman" w:hAnsiTheme="minorHAnsi" w:cstheme="minorHAnsi"/>
            <w:sz w:val="21"/>
            <w:szCs w:val="21"/>
            <w:lang w:eastAsia="zh-CN"/>
          </w:rPr>
          <w:t>https://www.ecmwf.int/en/forecasts/datasets/set-i</w:t>
        </w:r>
      </w:hyperlink>
      <w:r w:rsidRPr="00DA491B">
        <w:rPr>
          <w:rFonts w:asciiTheme="minorHAnsi" w:eastAsia="Times New Roman" w:hAnsiTheme="minorHAnsi" w:cstheme="minorHAnsi" w:hint="eastAsia"/>
          <w:sz w:val="21"/>
          <w:szCs w:val="21"/>
          <w:lang w:eastAsia="zh-CN"/>
        </w:rPr>
        <w:t>.</w:t>
      </w:r>
      <w:r w:rsidRPr="00DA491B">
        <w:rPr>
          <w:rFonts w:asciiTheme="minorHAnsi" w:eastAsia="Times New Roman" w:hAnsiTheme="minorHAnsi" w:cstheme="minorHAnsi"/>
          <w:sz w:val="21"/>
          <w:szCs w:val="21"/>
          <w:lang w:eastAsia="zh-CN"/>
        </w:rPr>
        <w:t xml:space="preserve"> NCEP GFS forecasts are publicly accessible from </w:t>
      </w:r>
      <w:hyperlink r:id="rId19" w:history="1">
        <w:r w:rsidRPr="00550606">
          <w:rPr>
            <w:rStyle w:val="a7"/>
            <w:rFonts w:asciiTheme="minorHAnsi" w:eastAsia="Times New Roman" w:hAnsiTheme="minorHAnsi" w:cstheme="minorHAnsi"/>
            <w:sz w:val="21"/>
            <w:szCs w:val="21"/>
            <w:lang w:eastAsia="zh-CN"/>
          </w:rPr>
          <w:t>https://www.ncei.noaa.gov/products/weather-climate-models/global-forecast</w:t>
        </w:r>
      </w:hyperlink>
      <w:r w:rsidRPr="00DA491B">
        <w:rPr>
          <w:rFonts w:asciiTheme="minorHAnsi" w:eastAsia="Times New Roman" w:hAnsiTheme="minorHAnsi" w:cstheme="minorHAnsi" w:hint="eastAsia"/>
          <w:sz w:val="21"/>
          <w:szCs w:val="21"/>
          <w:lang w:eastAsia="zh-CN"/>
        </w:rPr>
        <w:t>.</w:t>
      </w:r>
      <w:r w:rsidRPr="00DA491B">
        <w:rPr>
          <w:rFonts w:asciiTheme="minorHAnsi" w:eastAsia="Times New Roman" w:hAnsiTheme="minorHAnsi" w:cstheme="minorHAnsi"/>
          <w:sz w:val="21"/>
          <w:szCs w:val="21"/>
          <w:lang w:eastAsia="zh-CN"/>
        </w:rPr>
        <w:t xml:space="preserve"> The WRF model version 4.2 is openly accessible from </w:t>
      </w:r>
      <w:hyperlink r:id="rId20" w:history="1">
        <w:r w:rsidRPr="00550606">
          <w:rPr>
            <w:rStyle w:val="a7"/>
            <w:rFonts w:asciiTheme="minorHAnsi" w:eastAsia="Times New Roman" w:hAnsiTheme="minorHAnsi" w:cstheme="minorHAnsi"/>
            <w:sz w:val="21"/>
            <w:szCs w:val="21"/>
            <w:lang w:eastAsia="zh-CN"/>
          </w:rPr>
          <w:t>https://www2.mmm.ucar.edu/wrf/users/download/get_source.html</w:t>
        </w:r>
      </w:hyperlink>
      <w:r w:rsidRPr="00DA491B">
        <w:rPr>
          <w:rFonts w:asciiTheme="minorHAnsi" w:eastAsia="Times New Roman" w:hAnsiTheme="minorHAnsi" w:cstheme="minorHAnsi" w:hint="eastAsia"/>
          <w:sz w:val="21"/>
          <w:szCs w:val="21"/>
          <w:lang w:eastAsia="zh-CN"/>
        </w:rPr>
        <w:t>.</w:t>
      </w:r>
      <w:r w:rsidRPr="00DA491B">
        <w:rPr>
          <w:rFonts w:asciiTheme="minorHAnsi" w:eastAsia="Times New Roman" w:hAnsiTheme="minorHAnsi" w:cstheme="minorHAnsi"/>
          <w:sz w:val="21"/>
          <w:szCs w:val="21"/>
          <w:lang w:eastAsia="zh-CN"/>
        </w:rPr>
        <w:t xml:space="preserve"> The </w:t>
      </w:r>
      <w:proofErr w:type="spellStart"/>
      <w:r w:rsidRPr="00DA491B">
        <w:rPr>
          <w:rFonts w:asciiTheme="minorHAnsi" w:eastAsia="Times New Roman" w:hAnsiTheme="minorHAnsi" w:cstheme="minorHAnsi"/>
          <w:sz w:val="21"/>
          <w:szCs w:val="21"/>
          <w:lang w:eastAsia="zh-CN"/>
        </w:rPr>
        <w:t>LightGBM</w:t>
      </w:r>
      <w:proofErr w:type="spellEnd"/>
      <w:r w:rsidRPr="00DA491B">
        <w:rPr>
          <w:rFonts w:asciiTheme="minorHAnsi" w:eastAsia="Times New Roman" w:hAnsiTheme="minorHAnsi" w:cstheme="minorHAnsi"/>
          <w:sz w:val="21"/>
          <w:szCs w:val="21"/>
          <w:lang w:eastAsia="zh-CN"/>
        </w:rPr>
        <w:t xml:space="preserve"> package used for machine learning experiments is available from </w:t>
      </w:r>
      <w:hyperlink r:id="rId21" w:history="1">
        <w:r w:rsidRPr="00550606">
          <w:rPr>
            <w:rStyle w:val="a7"/>
            <w:rFonts w:asciiTheme="minorHAnsi" w:eastAsia="Times New Roman" w:hAnsiTheme="minorHAnsi" w:cstheme="minorHAnsi"/>
            <w:sz w:val="21"/>
            <w:szCs w:val="21"/>
            <w:lang w:eastAsia="zh-CN"/>
          </w:rPr>
          <w:t>https://github.com/microsoft/LightGBM</w:t>
        </w:r>
      </w:hyperlink>
      <w:r w:rsidRPr="00DA491B">
        <w:rPr>
          <w:rFonts w:asciiTheme="minorHAnsi" w:eastAsia="Times New Roman" w:hAnsiTheme="minorHAnsi" w:cstheme="minorHAnsi" w:hint="eastAsia"/>
          <w:sz w:val="21"/>
          <w:szCs w:val="21"/>
          <w:lang w:eastAsia="zh-CN"/>
        </w:rPr>
        <w:t>.</w:t>
      </w:r>
    </w:p>
    <w:p w14:paraId="77171B53" w14:textId="77777777" w:rsidR="00DA491B" w:rsidRPr="00DA491B" w:rsidRDefault="00DA491B" w:rsidP="00995CAA">
      <w:pPr>
        <w:shd w:val="clear" w:color="auto" w:fill="FFFFFF"/>
        <w:spacing w:line="480" w:lineRule="auto"/>
        <w:rPr>
          <w:rFonts w:asciiTheme="minorHAnsi" w:eastAsia="Times New Roman" w:hAnsiTheme="minorHAnsi" w:cstheme="minorHAnsi"/>
          <w:sz w:val="24"/>
          <w:szCs w:val="24"/>
          <w:lang w:eastAsia="zh-CN"/>
        </w:rPr>
      </w:pPr>
    </w:p>
    <w:p w14:paraId="51C87EA0" w14:textId="706B0C03" w:rsidR="009007AE" w:rsidRPr="00850691" w:rsidRDefault="009007AE" w:rsidP="009007AE">
      <w:pPr>
        <w:shd w:val="clear" w:color="auto" w:fill="FFFFFF"/>
        <w:spacing w:line="480" w:lineRule="auto"/>
        <w:rPr>
          <w:rFonts w:asciiTheme="minorHAnsi" w:eastAsia="Times New Roman" w:hAnsiTheme="minorHAnsi" w:cstheme="minorHAnsi"/>
          <w:sz w:val="24"/>
          <w:szCs w:val="24"/>
        </w:rPr>
      </w:pPr>
      <w:r w:rsidRPr="00A50F35">
        <w:rPr>
          <w:rFonts w:asciiTheme="minorHAnsi" w:eastAsia="Times New Roman" w:hAnsiTheme="minorHAnsi" w:cstheme="minorHAnsi"/>
          <w:b/>
          <w:bCs/>
          <w:color w:val="262626"/>
          <w:sz w:val="24"/>
          <w:szCs w:val="24"/>
        </w:rPr>
        <w:t>Conflict of Interest Disclosure</w:t>
      </w:r>
    </w:p>
    <w:p w14:paraId="084CD9C7" w14:textId="2001B784" w:rsidR="009007AE" w:rsidRDefault="009007AE" w:rsidP="00995CAA">
      <w:pPr>
        <w:shd w:val="clear" w:color="auto" w:fill="FFFFFF"/>
        <w:spacing w:line="480" w:lineRule="auto"/>
        <w:rPr>
          <w:rFonts w:asciiTheme="minorHAnsi" w:eastAsia="Times New Roman" w:hAnsiTheme="minorHAnsi" w:cstheme="minorHAnsi"/>
          <w:color w:val="262626"/>
          <w:sz w:val="21"/>
          <w:szCs w:val="21"/>
        </w:rPr>
      </w:pPr>
      <w:r w:rsidRPr="009007AE">
        <w:rPr>
          <w:rFonts w:asciiTheme="minorHAnsi" w:eastAsia="Times New Roman" w:hAnsiTheme="minorHAnsi" w:cstheme="minorHAnsi"/>
          <w:color w:val="262626"/>
          <w:sz w:val="21"/>
          <w:szCs w:val="21"/>
        </w:rPr>
        <w:t>The authors declare there are no conflicts of interest for this manuscript.</w:t>
      </w:r>
    </w:p>
    <w:p w14:paraId="1A5386DE" w14:textId="77777777" w:rsidR="00F424D8" w:rsidRPr="00A50F35" w:rsidRDefault="00F424D8" w:rsidP="00995CAA">
      <w:pPr>
        <w:shd w:val="clear" w:color="auto" w:fill="FFFFFF"/>
        <w:spacing w:line="480" w:lineRule="auto"/>
        <w:rPr>
          <w:rFonts w:asciiTheme="minorHAnsi" w:eastAsia="Times New Roman" w:hAnsiTheme="minorHAnsi" w:cstheme="minorHAnsi"/>
          <w:color w:val="262626"/>
          <w:sz w:val="21"/>
          <w:szCs w:val="21"/>
          <w:lang w:eastAsia="zh-CN"/>
        </w:rPr>
      </w:pPr>
    </w:p>
    <w:p w14:paraId="3BE6A8F9"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References</w:t>
      </w:r>
    </w:p>
    <w:commentRangeStart w:id="178"/>
    <w:commentRangeStart w:id="179"/>
    <w:p w14:paraId="681EA8E4" w14:textId="77777777" w:rsidR="00EA3455" w:rsidRPr="00EA3455" w:rsidRDefault="002F2FF8" w:rsidP="00EA3455">
      <w:pPr>
        <w:pStyle w:val="af2"/>
        <w:rPr>
          <w:rFonts w:ascii="Calibri" w:hAnsi="Calibri" w:cs="Calibri"/>
          <w:sz w:val="24"/>
        </w:rPr>
      </w:pPr>
      <w:r>
        <w:rPr>
          <w:rFonts w:asciiTheme="minorHAnsi" w:eastAsia="Times New Roman" w:hAnsiTheme="minorHAnsi" w:cstheme="minorHAnsi"/>
          <w:color w:val="262626"/>
        </w:rPr>
        <w:fldChar w:fldCharType="begin"/>
      </w:r>
      <w:r w:rsidR="00EA3455">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sidR="00EA3455" w:rsidRPr="00EA3455">
        <w:rPr>
          <w:rFonts w:ascii="Calibri" w:hAnsi="Calibri" w:cs="Calibri"/>
          <w:sz w:val="24"/>
        </w:rPr>
        <w:t xml:space="preserve">Abkar, M., &amp; Porté-Agel, F. (2015). Influence of atmospheric stability on wind-turbine wakes: a large-eddy simulation study. </w:t>
      </w:r>
      <w:r w:rsidR="00EA3455" w:rsidRPr="00EA3455">
        <w:rPr>
          <w:rFonts w:ascii="Calibri" w:hAnsi="Calibri" w:cs="Calibri"/>
          <w:i/>
          <w:iCs/>
          <w:sz w:val="24"/>
        </w:rPr>
        <w:t>Physics of Fluids</w:t>
      </w:r>
      <w:r w:rsidR="00EA3455" w:rsidRPr="00EA3455">
        <w:rPr>
          <w:rFonts w:ascii="Calibri" w:hAnsi="Calibri" w:cs="Calibri"/>
          <w:sz w:val="24"/>
        </w:rPr>
        <w:t xml:space="preserve">, </w:t>
      </w:r>
      <w:r w:rsidR="00EA3455" w:rsidRPr="00EA3455">
        <w:rPr>
          <w:rFonts w:ascii="Calibri" w:hAnsi="Calibri" w:cs="Calibri"/>
          <w:i/>
          <w:iCs/>
          <w:sz w:val="24"/>
        </w:rPr>
        <w:t>27</w:t>
      </w:r>
      <w:r w:rsidR="00EA3455" w:rsidRPr="00EA3455">
        <w:rPr>
          <w:rFonts w:ascii="Calibri" w:hAnsi="Calibri" w:cs="Calibri"/>
          <w:sz w:val="24"/>
        </w:rPr>
        <w:t>(3), 035104. https://doi.org/10.1063/1.4913695</w:t>
      </w:r>
    </w:p>
    <w:p w14:paraId="7B42143B"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sidRPr="00EA3455">
        <w:rPr>
          <w:rFonts w:ascii="Calibri" w:hAnsi="Calibri" w:cs="Calibri"/>
          <w:i/>
          <w:iCs/>
          <w:sz w:val="24"/>
        </w:rPr>
        <w:t>Wind Energy</w:t>
      </w:r>
      <w:r w:rsidRPr="00EA3455">
        <w:rPr>
          <w:rFonts w:ascii="Calibri" w:hAnsi="Calibri" w:cs="Calibri"/>
          <w:sz w:val="24"/>
        </w:rPr>
        <w:t xml:space="preserve">, </w:t>
      </w:r>
      <w:r w:rsidRPr="00EA3455">
        <w:rPr>
          <w:rFonts w:ascii="Calibri" w:hAnsi="Calibri" w:cs="Calibri"/>
          <w:i/>
          <w:iCs/>
          <w:sz w:val="24"/>
        </w:rPr>
        <w:t>10</w:t>
      </w:r>
      <w:r w:rsidRPr="00EA3455">
        <w:rPr>
          <w:rFonts w:ascii="Calibri" w:hAnsi="Calibri" w:cs="Calibri"/>
          <w:sz w:val="24"/>
        </w:rPr>
        <w:t>(6), 517–528. https://doi.org/10.1002/we.238</w:t>
      </w:r>
    </w:p>
    <w:p w14:paraId="310F20BB" w14:textId="77777777" w:rsidR="00EA3455" w:rsidRPr="00EA3455" w:rsidRDefault="00EA3455" w:rsidP="00EA3455">
      <w:pPr>
        <w:pStyle w:val="af2"/>
        <w:rPr>
          <w:rFonts w:ascii="Calibri" w:hAnsi="Calibri" w:cs="Calibri"/>
          <w:sz w:val="24"/>
        </w:rPr>
      </w:pPr>
      <w:r w:rsidRPr="00EA3455">
        <w:rPr>
          <w:rFonts w:ascii="Calibri" w:hAnsi="Calibri" w:cs="Calibri"/>
          <w:sz w:val="24"/>
        </w:rPr>
        <w:lastRenderedPageBreak/>
        <w:t xml:space="preserve">Barthelmie, R. J., Pryor, S. C., Frandsen, S. T., Hansen, K. S., Schepers, J. G., Rados, K., et al. (2010). Quantifying the impact of wind turbine wakes on power output at offshore wind farms. </w:t>
      </w:r>
      <w:r w:rsidRPr="00EA3455">
        <w:rPr>
          <w:rFonts w:ascii="Calibri" w:hAnsi="Calibri" w:cs="Calibri"/>
          <w:i/>
          <w:iCs/>
          <w:sz w:val="24"/>
        </w:rPr>
        <w:t>Journal of Atmospheric and Oceanic Technology</w:t>
      </w:r>
      <w:r w:rsidRPr="00EA3455">
        <w:rPr>
          <w:rFonts w:ascii="Calibri" w:hAnsi="Calibri" w:cs="Calibri"/>
          <w:sz w:val="24"/>
        </w:rPr>
        <w:t xml:space="preserve">, </w:t>
      </w:r>
      <w:r w:rsidRPr="00EA3455">
        <w:rPr>
          <w:rFonts w:ascii="Calibri" w:hAnsi="Calibri" w:cs="Calibri"/>
          <w:i/>
          <w:iCs/>
          <w:sz w:val="24"/>
        </w:rPr>
        <w:t>27</w:t>
      </w:r>
      <w:r w:rsidRPr="00EA3455">
        <w:rPr>
          <w:rFonts w:ascii="Calibri" w:hAnsi="Calibri" w:cs="Calibri"/>
          <w:sz w:val="24"/>
        </w:rPr>
        <w:t>(8), 1302–1317. https://doi.org/10.1175/2010JTECHA1398.1</w:t>
      </w:r>
    </w:p>
    <w:p w14:paraId="2C67852B"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Bentsen, L. Ø., Warakagoda, N. D., Stenbro, R., &amp; Engelstad, P. (2023). Spatio-temporal wind speed forecasting using graph networks and novel Transformer architectures. </w:t>
      </w:r>
      <w:r w:rsidRPr="00EA3455">
        <w:rPr>
          <w:rFonts w:ascii="Calibri" w:hAnsi="Calibri" w:cs="Calibri"/>
          <w:i/>
          <w:iCs/>
          <w:sz w:val="24"/>
        </w:rPr>
        <w:t>Applied Energy</w:t>
      </w:r>
      <w:r w:rsidRPr="00EA3455">
        <w:rPr>
          <w:rFonts w:ascii="Calibri" w:hAnsi="Calibri" w:cs="Calibri"/>
          <w:sz w:val="24"/>
        </w:rPr>
        <w:t xml:space="preserve">, </w:t>
      </w:r>
      <w:r w:rsidRPr="00EA3455">
        <w:rPr>
          <w:rFonts w:ascii="Calibri" w:hAnsi="Calibri" w:cs="Calibri"/>
          <w:i/>
          <w:iCs/>
          <w:sz w:val="24"/>
        </w:rPr>
        <w:t>333</w:t>
      </w:r>
      <w:r w:rsidRPr="00EA3455">
        <w:rPr>
          <w:rFonts w:ascii="Calibri" w:hAnsi="Calibri" w:cs="Calibri"/>
          <w:sz w:val="24"/>
        </w:rPr>
        <w:t>, 120565. https://doi.org/10.1016/j.apenergy.2022.120565</w:t>
      </w:r>
    </w:p>
    <w:p w14:paraId="1A6C974B"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Cassola, F., &amp; Burlando, M. (2012). Wind speed and wind energy forecast through Kalman filtering of Numerical Weather Prediction model output. </w:t>
      </w:r>
      <w:r w:rsidRPr="00EA3455">
        <w:rPr>
          <w:rFonts w:ascii="Calibri" w:hAnsi="Calibri" w:cs="Calibri"/>
          <w:i/>
          <w:iCs/>
          <w:sz w:val="24"/>
        </w:rPr>
        <w:t>Applied Energy</w:t>
      </w:r>
      <w:r w:rsidRPr="00EA3455">
        <w:rPr>
          <w:rFonts w:ascii="Calibri" w:hAnsi="Calibri" w:cs="Calibri"/>
          <w:sz w:val="24"/>
        </w:rPr>
        <w:t xml:space="preserve">, </w:t>
      </w:r>
      <w:r w:rsidRPr="00EA3455">
        <w:rPr>
          <w:rFonts w:ascii="Calibri" w:hAnsi="Calibri" w:cs="Calibri"/>
          <w:i/>
          <w:iCs/>
          <w:sz w:val="24"/>
        </w:rPr>
        <w:t>99</w:t>
      </w:r>
      <w:r w:rsidRPr="00EA3455">
        <w:rPr>
          <w:rFonts w:ascii="Calibri" w:hAnsi="Calibri" w:cs="Calibri"/>
          <w:sz w:val="24"/>
        </w:rPr>
        <w:t>, 154–166. https://doi.org/10.1016/j.apenergy.2012.03.054</w:t>
      </w:r>
    </w:p>
    <w:p w14:paraId="52F4D576"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Che, Y., A. Salazar, A., Peng, S., Zheng, J., Chen, Y., &amp; Yuan, L. (2022). A multi-scale model for day-ahead wind speed forecasting: A case study of the Houhoku wind farm, Japan. </w:t>
      </w:r>
      <w:r w:rsidRPr="00EA3455">
        <w:rPr>
          <w:rFonts w:ascii="Calibri" w:hAnsi="Calibri" w:cs="Calibri"/>
          <w:i/>
          <w:iCs/>
          <w:sz w:val="24"/>
        </w:rPr>
        <w:t>Sustainable Energy Technologies and Assessments</w:t>
      </w:r>
      <w:r w:rsidRPr="00EA3455">
        <w:rPr>
          <w:rFonts w:ascii="Calibri" w:hAnsi="Calibri" w:cs="Calibri"/>
          <w:sz w:val="24"/>
        </w:rPr>
        <w:t xml:space="preserve">, </w:t>
      </w:r>
      <w:r w:rsidRPr="00EA3455">
        <w:rPr>
          <w:rFonts w:ascii="Calibri" w:hAnsi="Calibri" w:cs="Calibri"/>
          <w:i/>
          <w:iCs/>
          <w:sz w:val="24"/>
        </w:rPr>
        <w:t>52</w:t>
      </w:r>
      <w:r w:rsidRPr="00EA3455">
        <w:rPr>
          <w:rFonts w:ascii="Calibri" w:hAnsi="Calibri" w:cs="Calibri"/>
          <w:sz w:val="24"/>
        </w:rPr>
        <w:t>, 101995. https://doi.org/10.1016/j.seta.2022.101995</w:t>
      </w:r>
    </w:p>
    <w:p w14:paraId="15ADF912"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Chen, Y., &amp; Xu, J. (2022). Solar and wind power data from the Chinese State Grid Renewable Energy Generation Forecasting Competition. </w:t>
      </w:r>
      <w:r w:rsidRPr="00EA3455">
        <w:rPr>
          <w:rFonts w:ascii="Calibri" w:hAnsi="Calibri" w:cs="Calibri"/>
          <w:i/>
          <w:iCs/>
          <w:sz w:val="24"/>
        </w:rPr>
        <w:t>Scientific Data</w:t>
      </w:r>
      <w:r w:rsidRPr="00EA3455">
        <w:rPr>
          <w:rFonts w:ascii="Calibri" w:hAnsi="Calibri" w:cs="Calibri"/>
          <w:sz w:val="24"/>
        </w:rPr>
        <w:t xml:space="preserve">, </w:t>
      </w:r>
      <w:r w:rsidRPr="00EA3455">
        <w:rPr>
          <w:rFonts w:ascii="Calibri" w:hAnsi="Calibri" w:cs="Calibri"/>
          <w:i/>
          <w:iCs/>
          <w:sz w:val="24"/>
        </w:rPr>
        <w:t>9</w:t>
      </w:r>
      <w:r w:rsidRPr="00EA3455">
        <w:rPr>
          <w:rFonts w:ascii="Calibri" w:hAnsi="Calibri" w:cs="Calibri"/>
          <w:sz w:val="24"/>
        </w:rPr>
        <w:t>(1), 577. https://doi.org/10.1038/s41597-022-01696-6</w:t>
      </w:r>
    </w:p>
    <w:p w14:paraId="4E38DBEA"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Clifton, A., Kilcher, L., Lundquist, J. K., &amp; Fleming, P. (2013). Using machine learning to predict wind turbine power output. </w:t>
      </w:r>
      <w:r w:rsidRPr="00EA3455">
        <w:rPr>
          <w:rFonts w:ascii="Calibri" w:hAnsi="Calibri" w:cs="Calibri"/>
          <w:i/>
          <w:iCs/>
          <w:sz w:val="24"/>
        </w:rPr>
        <w:t>Environmental Research Letters</w:t>
      </w:r>
      <w:r w:rsidRPr="00EA3455">
        <w:rPr>
          <w:rFonts w:ascii="Calibri" w:hAnsi="Calibri" w:cs="Calibri"/>
          <w:sz w:val="24"/>
        </w:rPr>
        <w:t xml:space="preserve">, </w:t>
      </w:r>
      <w:r w:rsidRPr="00EA3455">
        <w:rPr>
          <w:rFonts w:ascii="Calibri" w:hAnsi="Calibri" w:cs="Calibri"/>
          <w:i/>
          <w:iCs/>
          <w:sz w:val="24"/>
        </w:rPr>
        <w:t>8</w:t>
      </w:r>
      <w:r w:rsidRPr="00EA3455">
        <w:rPr>
          <w:rFonts w:ascii="Calibri" w:hAnsi="Calibri" w:cs="Calibri"/>
          <w:sz w:val="24"/>
        </w:rPr>
        <w:t>(2), 024009. https://doi.org/10.1088/1748-9326/8/2/024009</w:t>
      </w:r>
    </w:p>
    <w:p w14:paraId="76597892"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Diebold, F. X., &amp; Mariano, R. S. (1995). Comparing Predictive Accuracy. </w:t>
      </w:r>
      <w:r w:rsidRPr="00EA3455">
        <w:rPr>
          <w:rFonts w:ascii="Calibri" w:hAnsi="Calibri" w:cs="Calibri"/>
          <w:i/>
          <w:iCs/>
          <w:sz w:val="24"/>
        </w:rPr>
        <w:t>Journal of Business &amp; Economic Statistics</w:t>
      </w:r>
      <w:r w:rsidRPr="00EA3455">
        <w:rPr>
          <w:rFonts w:ascii="Calibri" w:hAnsi="Calibri" w:cs="Calibri"/>
          <w:sz w:val="24"/>
        </w:rPr>
        <w:t xml:space="preserve">, </w:t>
      </w:r>
      <w:r w:rsidRPr="00EA3455">
        <w:rPr>
          <w:rFonts w:ascii="Calibri" w:hAnsi="Calibri" w:cs="Calibri"/>
          <w:i/>
          <w:iCs/>
          <w:sz w:val="24"/>
        </w:rPr>
        <w:t>13</w:t>
      </w:r>
      <w:r w:rsidRPr="00EA3455">
        <w:rPr>
          <w:rFonts w:ascii="Calibri" w:hAnsi="Calibri" w:cs="Calibri"/>
          <w:sz w:val="24"/>
        </w:rPr>
        <w:t>(3), 253–263. https://doi.org/10.1080/07350015.1995.10524599</w:t>
      </w:r>
    </w:p>
    <w:p w14:paraId="61736DB3" w14:textId="77777777" w:rsidR="00EA3455" w:rsidRPr="00EA3455" w:rsidRDefault="00EA3455" w:rsidP="00EA3455">
      <w:pPr>
        <w:pStyle w:val="af2"/>
        <w:rPr>
          <w:rFonts w:ascii="Calibri" w:hAnsi="Calibri" w:cs="Calibri"/>
          <w:sz w:val="24"/>
        </w:rPr>
      </w:pPr>
      <w:r w:rsidRPr="00EA3455">
        <w:rPr>
          <w:rFonts w:ascii="Calibri" w:hAnsi="Calibri" w:cs="Calibri"/>
          <w:sz w:val="24"/>
        </w:rPr>
        <w:lastRenderedPageBreak/>
        <w:t xml:space="preserve">Feroz, R. M. A., Javed, A., Syed, A. H., Kazmi, S. A. A., &amp; Uddin, E. (2020). Wind speed and power forecasting of a utility-scale wind farm with inter-farm wake interference and seasonal variation. </w:t>
      </w:r>
      <w:r w:rsidRPr="00EA3455">
        <w:rPr>
          <w:rFonts w:ascii="Calibri" w:hAnsi="Calibri" w:cs="Calibri"/>
          <w:i/>
          <w:iCs/>
          <w:sz w:val="24"/>
        </w:rPr>
        <w:t>Sustainable Energy Technologies and Assessments</w:t>
      </w:r>
      <w:r w:rsidRPr="00EA3455">
        <w:rPr>
          <w:rFonts w:ascii="Calibri" w:hAnsi="Calibri" w:cs="Calibri"/>
          <w:sz w:val="24"/>
        </w:rPr>
        <w:t xml:space="preserve">, </w:t>
      </w:r>
      <w:r w:rsidRPr="00EA3455">
        <w:rPr>
          <w:rFonts w:ascii="Calibri" w:hAnsi="Calibri" w:cs="Calibri"/>
          <w:i/>
          <w:iCs/>
          <w:sz w:val="24"/>
        </w:rPr>
        <w:t>42</w:t>
      </w:r>
      <w:r w:rsidRPr="00EA3455">
        <w:rPr>
          <w:rFonts w:ascii="Calibri" w:hAnsi="Calibri" w:cs="Calibri"/>
          <w:sz w:val="24"/>
        </w:rPr>
        <w:t>, 100882. https://doi.org/10.1016/j.seta.2020.100882</w:t>
      </w:r>
    </w:p>
    <w:p w14:paraId="24446530"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Hanifi, S., Cammarono, A., &amp; Zare-Behtash, H. (2024). Advanced hyperparameter optimization of deep learning models for wind power prediction. </w:t>
      </w:r>
      <w:r w:rsidRPr="00EA3455">
        <w:rPr>
          <w:rFonts w:ascii="Calibri" w:hAnsi="Calibri" w:cs="Calibri"/>
          <w:i/>
          <w:iCs/>
          <w:sz w:val="24"/>
        </w:rPr>
        <w:t>Renewable Energy</w:t>
      </w:r>
      <w:r w:rsidRPr="00EA3455">
        <w:rPr>
          <w:rFonts w:ascii="Calibri" w:hAnsi="Calibri" w:cs="Calibri"/>
          <w:sz w:val="24"/>
        </w:rPr>
        <w:t xml:space="preserve">, </w:t>
      </w:r>
      <w:r w:rsidRPr="00EA3455">
        <w:rPr>
          <w:rFonts w:ascii="Calibri" w:hAnsi="Calibri" w:cs="Calibri"/>
          <w:i/>
          <w:iCs/>
          <w:sz w:val="24"/>
        </w:rPr>
        <w:t>221</w:t>
      </w:r>
      <w:r w:rsidRPr="00EA3455">
        <w:rPr>
          <w:rFonts w:ascii="Calibri" w:hAnsi="Calibri" w:cs="Calibri"/>
          <w:sz w:val="24"/>
        </w:rPr>
        <w:t>, 119700. https://doi.org/10.1016/j.renene.2023.119700</w:t>
      </w:r>
    </w:p>
    <w:p w14:paraId="6EEAB142"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Holttinen, H. (2005). Optimal electricity market for wind power. </w:t>
      </w:r>
      <w:r w:rsidRPr="00EA3455">
        <w:rPr>
          <w:rFonts w:ascii="Calibri" w:hAnsi="Calibri" w:cs="Calibri"/>
          <w:i/>
          <w:iCs/>
          <w:sz w:val="24"/>
        </w:rPr>
        <w:t>Energy Policy</w:t>
      </w:r>
      <w:r w:rsidRPr="00EA3455">
        <w:rPr>
          <w:rFonts w:ascii="Calibri" w:hAnsi="Calibri" w:cs="Calibri"/>
          <w:sz w:val="24"/>
        </w:rPr>
        <w:t xml:space="preserve">, </w:t>
      </w:r>
      <w:r w:rsidRPr="00EA3455">
        <w:rPr>
          <w:rFonts w:ascii="Calibri" w:hAnsi="Calibri" w:cs="Calibri"/>
          <w:i/>
          <w:iCs/>
          <w:sz w:val="24"/>
        </w:rPr>
        <w:t>33</w:t>
      </w:r>
      <w:r w:rsidRPr="00EA3455">
        <w:rPr>
          <w:rFonts w:ascii="Calibri" w:hAnsi="Calibri" w:cs="Calibri"/>
          <w:sz w:val="24"/>
        </w:rPr>
        <w:t>(16), 2052–2063. https://doi.org/10.1016/j.enpol.2004.04.001</w:t>
      </w:r>
    </w:p>
    <w:p w14:paraId="3C9F347A"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Ke, G., Meng, Q., Finley, T., Wang, T., Chen, W., Ma, W., et al. (2017). Lightgbm: a highly efficient gradient boosting decision tree. </w:t>
      </w:r>
      <w:r w:rsidRPr="00EA3455">
        <w:rPr>
          <w:rFonts w:ascii="Calibri" w:hAnsi="Calibri" w:cs="Calibri"/>
          <w:i/>
          <w:iCs/>
          <w:sz w:val="24"/>
        </w:rPr>
        <w:t>Advances in Neural Information Processing Systems</w:t>
      </w:r>
      <w:r w:rsidRPr="00EA3455">
        <w:rPr>
          <w:rFonts w:ascii="Calibri" w:hAnsi="Calibri" w:cs="Calibri"/>
          <w:sz w:val="24"/>
        </w:rPr>
        <w:t xml:space="preserve">, </w:t>
      </w:r>
      <w:r w:rsidRPr="00EA3455">
        <w:rPr>
          <w:rFonts w:ascii="Calibri" w:hAnsi="Calibri" w:cs="Calibri"/>
          <w:i/>
          <w:iCs/>
          <w:sz w:val="24"/>
        </w:rPr>
        <w:t>30</w:t>
      </w:r>
      <w:r w:rsidRPr="00EA3455">
        <w:rPr>
          <w:rFonts w:ascii="Calibri" w:hAnsi="Calibri" w:cs="Calibri"/>
          <w:sz w:val="24"/>
        </w:rPr>
        <w:t>.</w:t>
      </w:r>
    </w:p>
    <w:p w14:paraId="42ACFDC4"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sidRPr="00EA3455">
        <w:rPr>
          <w:rFonts w:ascii="Calibri" w:hAnsi="Calibri" w:cs="Calibri"/>
          <w:i/>
          <w:iCs/>
          <w:sz w:val="24"/>
        </w:rPr>
        <w:t>Journal of Renewable and Sustainable Energy</w:t>
      </w:r>
      <w:r w:rsidRPr="00EA3455">
        <w:rPr>
          <w:rFonts w:ascii="Calibri" w:hAnsi="Calibri" w:cs="Calibri"/>
          <w:sz w:val="24"/>
        </w:rPr>
        <w:t xml:space="preserve">, </w:t>
      </w:r>
      <w:r w:rsidRPr="00EA3455">
        <w:rPr>
          <w:rFonts w:ascii="Calibri" w:hAnsi="Calibri" w:cs="Calibri"/>
          <w:i/>
          <w:iCs/>
          <w:sz w:val="24"/>
        </w:rPr>
        <w:t>15</w:t>
      </w:r>
      <w:r w:rsidRPr="00EA3455">
        <w:rPr>
          <w:rFonts w:ascii="Calibri" w:hAnsi="Calibri" w:cs="Calibri"/>
          <w:sz w:val="24"/>
        </w:rPr>
        <w:t>(1), 013307. https://doi.org/10.1063/5.0127519</w:t>
      </w:r>
    </w:p>
    <w:p w14:paraId="0190330E"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Liao, W., Fang, J., Ye, L., Bak-Jensen, B., Yang, Z., &amp; Porte-Agel, F. (2024). Can we trust explainable artificial intelligence in wind power forecasting? </w:t>
      </w:r>
      <w:r w:rsidRPr="00EA3455">
        <w:rPr>
          <w:rFonts w:ascii="Calibri" w:hAnsi="Calibri" w:cs="Calibri"/>
          <w:i/>
          <w:iCs/>
          <w:sz w:val="24"/>
        </w:rPr>
        <w:t>Applied Energy</w:t>
      </w:r>
      <w:r w:rsidRPr="00EA3455">
        <w:rPr>
          <w:rFonts w:ascii="Calibri" w:hAnsi="Calibri" w:cs="Calibri"/>
          <w:sz w:val="24"/>
        </w:rPr>
        <w:t xml:space="preserve">, </w:t>
      </w:r>
      <w:r w:rsidRPr="00EA3455">
        <w:rPr>
          <w:rFonts w:ascii="Calibri" w:hAnsi="Calibri" w:cs="Calibri"/>
          <w:i/>
          <w:iCs/>
          <w:sz w:val="24"/>
        </w:rPr>
        <w:t>376</w:t>
      </w:r>
      <w:r w:rsidRPr="00EA3455">
        <w:rPr>
          <w:rFonts w:ascii="Calibri" w:hAnsi="Calibri" w:cs="Calibri"/>
          <w:sz w:val="24"/>
        </w:rPr>
        <w:t>, 124273. https://doi.org/10.1016/j.apenergy.2024.124273</w:t>
      </w:r>
    </w:p>
    <w:p w14:paraId="14035450"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Liu, H., &amp; Zhang, Z. (2024). Development and trending of deep learning methods for wind power predictions. </w:t>
      </w:r>
      <w:r w:rsidRPr="00EA3455">
        <w:rPr>
          <w:rFonts w:ascii="Calibri" w:hAnsi="Calibri" w:cs="Calibri"/>
          <w:i/>
          <w:iCs/>
          <w:sz w:val="24"/>
        </w:rPr>
        <w:t>Artificial Intelligence Review</w:t>
      </w:r>
      <w:r w:rsidRPr="00EA3455">
        <w:rPr>
          <w:rFonts w:ascii="Calibri" w:hAnsi="Calibri" w:cs="Calibri"/>
          <w:sz w:val="24"/>
        </w:rPr>
        <w:t xml:space="preserve">, </w:t>
      </w:r>
      <w:r w:rsidRPr="00EA3455">
        <w:rPr>
          <w:rFonts w:ascii="Calibri" w:hAnsi="Calibri" w:cs="Calibri"/>
          <w:i/>
          <w:iCs/>
          <w:sz w:val="24"/>
        </w:rPr>
        <w:t>57</w:t>
      </w:r>
      <w:r w:rsidRPr="00EA3455">
        <w:rPr>
          <w:rFonts w:ascii="Calibri" w:hAnsi="Calibri" w:cs="Calibri"/>
          <w:sz w:val="24"/>
        </w:rPr>
        <w:t>(5), 112. https://doi.org/10.1007/s10462-024-10728-z</w:t>
      </w:r>
    </w:p>
    <w:p w14:paraId="5EC64BB1" w14:textId="77777777" w:rsidR="00EA3455" w:rsidRPr="00EA3455" w:rsidRDefault="00EA3455" w:rsidP="00EA3455">
      <w:pPr>
        <w:pStyle w:val="af2"/>
        <w:rPr>
          <w:rFonts w:ascii="Calibri" w:hAnsi="Calibri" w:cs="Calibri"/>
          <w:sz w:val="24"/>
        </w:rPr>
      </w:pPr>
      <w:r w:rsidRPr="00EA3455">
        <w:rPr>
          <w:rFonts w:ascii="Calibri" w:hAnsi="Calibri" w:cs="Calibri"/>
          <w:sz w:val="24"/>
        </w:rPr>
        <w:lastRenderedPageBreak/>
        <w:t xml:space="preserve">Lundberg, S. M., &amp; Lee, S.-I. (2017). A unified approach to interpreting model predictions. </w:t>
      </w:r>
      <w:r w:rsidRPr="00EA3455">
        <w:rPr>
          <w:rFonts w:ascii="Calibri" w:hAnsi="Calibri" w:cs="Calibri"/>
          <w:i/>
          <w:iCs/>
          <w:sz w:val="24"/>
        </w:rPr>
        <w:t>Advances in Neural Information Processing Systems</w:t>
      </w:r>
      <w:r w:rsidRPr="00EA3455">
        <w:rPr>
          <w:rFonts w:ascii="Calibri" w:hAnsi="Calibri" w:cs="Calibri"/>
          <w:sz w:val="24"/>
        </w:rPr>
        <w:t xml:space="preserve">, </w:t>
      </w:r>
      <w:r w:rsidRPr="00EA3455">
        <w:rPr>
          <w:rFonts w:ascii="Calibri" w:hAnsi="Calibri" w:cs="Calibri"/>
          <w:i/>
          <w:iCs/>
          <w:sz w:val="24"/>
        </w:rPr>
        <w:t>30</w:t>
      </w:r>
      <w:r w:rsidRPr="00EA3455">
        <w:rPr>
          <w:rFonts w:ascii="Calibri" w:hAnsi="Calibri" w:cs="Calibri"/>
          <w:sz w:val="24"/>
        </w:rPr>
        <w:t>.</w:t>
      </w:r>
    </w:p>
    <w:p w14:paraId="7852A757"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Mahoney, W. P., Parks, K., Wiener, G., Liu, Y., Myers, W. L., Sun, J., et al. (2012). A Wind Power Forecasting System to Optimize Grid Integration. </w:t>
      </w:r>
      <w:r w:rsidRPr="00EA3455">
        <w:rPr>
          <w:rFonts w:ascii="Calibri" w:hAnsi="Calibri" w:cs="Calibri"/>
          <w:i/>
          <w:iCs/>
          <w:sz w:val="24"/>
        </w:rPr>
        <w:t>IEEE Transactions on Sustainable Energy</w:t>
      </w:r>
      <w:r w:rsidRPr="00EA3455">
        <w:rPr>
          <w:rFonts w:ascii="Calibri" w:hAnsi="Calibri" w:cs="Calibri"/>
          <w:sz w:val="24"/>
        </w:rPr>
        <w:t xml:space="preserve">, </w:t>
      </w:r>
      <w:r w:rsidRPr="00EA3455">
        <w:rPr>
          <w:rFonts w:ascii="Calibri" w:hAnsi="Calibri" w:cs="Calibri"/>
          <w:i/>
          <w:iCs/>
          <w:sz w:val="24"/>
        </w:rPr>
        <w:t>3</w:t>
      </w:r>
      <w:r w:rsidRPr="00EA3455">
        <w:rPr>
          <w:rFonts w:ascii="Calibri" w:hAnsi="Calibri" w:cs="Calibri"/>
          <w:sz w:val="24"/>
        </w:rPr>
        <w:t>(4), 670–682. https://doi.org/10.1109/TSTE.2012.2201758</w:t>
      </w:r>
    </w:p>
    <w:p w14:paraId="15EABBA1"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Optis, M., &amp; Perr-Sauer, J. (2019). The importance of atmospheric turbulence and stability in machine-learning models of wind farm power production. </w:t>
      </w:r>
      <w:r w:rsidRPr="00EA3455">
        <w:rPr>
          <w:rFonts w:ascii="Calibri" w:hAnsi="Calibri" w:cs="Calibri"/>
          <w:i/>
          <w:iCs/>
          <w:sz w:val="24"/>
        </w:rPr>
        <w:t>Renewable and Sustainable Energy Reviews</w:t>
      </w:r>
      <w:r w:rsidRPr="00EA3455">
        <w:rPr>
          <w:rFonts w:ascii="Calibri" w:hAnsi="Calibri" w:cs="Calibri"/>
          <w:sz w:val="24"/>
        </w:rPr>
        <w:t xml:space="preserve">, </w:t>
      </w:r>
      <w:r w:rsidRPr="00EA3455">
        <w:rPr>
          <w:rFonts w:ascii="Calibri" w:hAnsi="Calibri" w:cs="Calibri"/>
          <w:i/>
          <w:iCs/>
          <w:sz w:val="24"/>
        </w:rPr>
        <w:t>112</w:t>
      </w:r>
      <w:r w:rsidRPr="00EA3455">
        <w:rPr>
          <w:rFonts w:ascii="Calibri" w:hAnsi="Calibri" w:cs="Calibri"/>
          <w:sz w:val="24"/>
        </w:rPr>
        <w:t>, 27–41. https://doi.org/10.1016/j.rser.2019.05.031</w:t>
      </w:r>
    </w:p>
    <w:p w14:paraId="692CCF40"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Porté-Agel, F., Bastankhah, M., &amp; Shamsoddin, S. (2020). Wind-Turbine and Wind-Farm Flows: A Review. </w:t>
      </w:r>
      <w:r w:rsidRPr="00EA3455">
        <w:rPr>
          <w:rFonts w:ascii="Calibri" w:hAnsi="Calibri" w:cs="Calibri"/>
          <w:i/>
          <w:iCs/>
          <w:sz w:val="24"/>
        </w:rPr>
        <w:t>Boundary-Layer Meteorology</w:t>
      </w:r>
      <w:r w:rsidRPr="00EA3455">
        <w:rPr>
          <w:rFonts w:ascii="Calibri" w:hAnsi="Calibri" w:cs="Calibri"/>
          <w:sz w:val="24"/>
        </w:rPr>
        <w:t xml:space="preserve">, </w:t>
      </w:r>
      <w:r w:rsidRPr="00EA3455">
        <w:rPr>
          <w:rFonts w:ascii="Calibri" w:hAnsi="Calibri" w:cs="Calibri"/>
          <w:i/>
          <w:iCs/>
          <w:sz w:val="24"/>
        </w:rPr>
        <w:t>174</w:t>
      </w:r>
      <w:r w:rsidRPr="00EA3455">
        <w:rPr>
          <w:rFonts w:ascii="Calibri" w:hAnsi="Calibri" w:cs="Calibri"/>
          <w:sz w:val="24"/>
        </w:rPr>
        <w:t>(1), 1–59. https://doi.org/10.1007/s10546-019-00473-0</w:t>
      </w:r>
    </w:p>
    <w:p w14:paraId="7717BA31"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Romero-Barrera, A. J., Sipols, A. E., Paricio-Garcia, A., &amp; Lopez-Carmona, M. A. (2026). Short-term wind power forecasting integrating wake effect modeling with variational mode decomposition enhanced deep learning architectures. </w:t>
      </w:r>
      <w:r w:rsidRPr="00EA3455">
        <w:rPr>
          <w:rFonts w:ascii="Calibri" w:hAnsi="Calibri" w:cs="Calibri"/>
          <w:i/>
          <w:iCs/>
          <w:sz w:val="24"/>
        </w:rPr>
        <w:t>Energy Conversion and Management</w:t>
      </w:r>
      <w:r w:rsidRPr="00EA3455">
        <w:rPr>
          <w:rFonts w:ascii="Calibri" w:hAnsi="Calibri" w:cs="Calibri"/>
          <w:sz w:val="24"/>
        </w:rPr>
        <w:t xml:space="preserve">, </w:t>
      </w:r>
      <w:r w:rsidRPr="00EA3455">
        <w:rPr>
          <w:rFonts w:ascii="Calibri" w:hAnsi="Calibri" w:cs="Calibri"/>
          <w:i/>
          <w:iCs/>
          <w:sz w:val="24"/>
        </w:rPr>
        <w:t>348</w:t>
      </w:r>
      <w:r w:rsidRPr="00EA3455">
        <w:rPr>
          <w:rFonts w:ascii="Calibri" w:hAnsi="Calibri" w:cs="Calibri"/>
          <w:sz w:val="24"/>
        </w:rPr>
        <w:t>, 120738. https://doi.org/10.1016/j.enconman.2025.120738</w:t>
      </w:r>
    </w:p>
    <w:p w14:paraId="644ED1E0"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Rubanenko, O., Miroshnyk, O., Shevchenko, S., Yanovych, V., Danylchenko, D., &amp; Rubanenko, O. (2020). Distribution of Wind Power Generation Dependently of Meteorological Factors. In </w:t>
      </w:r>
      <w:r w:rsidRPr="00EA3455">
        <w:rPr>
          <w:rFonts w:ascii="Calibri" w:hAnsi="Calibri" w:cs="Calibri"/>
          <w:i/>
          <w:iCs/>
          <w:sz w:val="24"/>
        </w:rPr>
        <w:t>2020 IEEE KhPI Week on Advanced Technology (KhPIWeek)</w:t>
      </w:r>
      <w:r w:rsidRPr="00EA3455">
        <w:rPr>
          <w:rFonts w:ascii="Calibri" w:hAnsi="Calibri" w:cs="Calibri"/>
          <w:sz w:val="24"/>
        </w:rPr>
        <w:t xml:space="preserve"> (pp. 472–477). Kharkiv, Ukraine: IEEE. https://doi.org/10.1109/KhPIWeek51551.2020.9250114</w:t>
      </w:r>
    </w:p>
    <w:p w14:paraId="3ED663C1"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Sasser, C., Yu, M., &amp; Delgado, R. (2022). Improvement of wind power prediction from meteorological characterization with machine learning models. </w:t>
      </w:r>
      <w:r w:rsidRPr="00EA3455">
        <w:rPr>
          <w:rFonts w:ascii="Calibri" w:hAnsi="Calibri" w:cs="Calibri"/>
          <w:i/>
          <w:iCs/>
          <w:sz w:val="24"/>
        </w:rPr>
        <w:t>Renewable Energy</w:t>
      </w:r>
      <w:r w:rsidRPr="00EA3455">
        <w:rPr>
          <w:rFonts w:ascii="Calibri" w:hAnsi="Calibri" w:cs="Calibri"/>
          <w:sz w:val="24"/>
        </w:rPr>
        <w:t xml:space="preserve">, </w:t>
      </w:r>
      <w:r w:rsidRPr="00EA3455">
        <w:rPr>
          <w:rFonts w:ascii="Calibri" w:hAnsi="Calibri" w:cs="Calibri"/>
          <w:i/>
          <w:iCs/>
          <w:sz w:val="24"/>
        </w:rPr>
        <w:t>183</w:t>
      </w:r>
      <w:r w:rsidRPr="00EA3455">
        <w:rPr>
          <w:rFonts w:ascii="Calibri" w:hAnsi="Calibri" w:cs="Calibri"/>
          <w:sz w:val="24"/>
        </w:rPr>
        <w:t>, 491–501. https://doi.org/10.1016/j.renene.2021.10.034</w:t>
      </w:r>
    </w:p>
    <w:p w14:paraId="41BDB3BD" w14:textId="77777777" w:rsidR="00EA3455" w:rsidRPr="00EA3455" w:rsidRDefault="00EA3455" w:rsidP="00EA3455">
      <w:pPr>
        <w:pStyle w:val="af2"/>
        <w:rPr>
          <w:rFonts w:ascii="Calibri" w:hAnsi="Calibri" w:cs="Calibri"/>
          <w:sz w:val="24"/>
        </w:rPr>
      </w:pPr>
      <w:r w:rsidRPr="00EA3455">
        <w:rPr>
          <w:rFonts w:ascii="Calibri" w:hAnsi="Calibri" w:cs="Calibri"/>
          <w:sz w:val="24"/>
        </w:rPr>
        <w:lastRenderedPageBreak/>
        <w:t xml:space="preserve">Sun, H., &amp; Yang, H. (2023). Wind farm layout and hub height optimization with a novel wake model. </w:t>
      </w:r>
      <w:r w:rsidRPr="00EA3455">
        <w:rPr>
          <w:rFonts w:ascii="Calibri" w:hAnsi="Calibri" w:cs="Calibri"/>
          <w:i/>
          <w:iCs/>
          <w:sz w:val="24"/>
        </w:rPr>
        <w:t>Applied Energy</w:t>
      </w:r>
      <w:r w:rsidRPr="00EA3455">
        <w:rPr>
          <w:rFonts w:ascii="Calibri" w:hAnsi="Calibri" w:cs="Calibri"/>
          <w:sz w:val="24"/>
        </w:rPr>
        <w:t xml:space="preserve">, </w:t>
      </w:r>
      <w:r w:rsidRPr="00EA3455">
        <w:rPr>
          <w:rFonts w:ascii="Calibri" w:hAnsi="Calibri" w:cs="Calibri"/>
          <w:i/>
          <w:iCs/>
          <w:sz w:val="24"/>
        </w:rPr>
        <w:t>348</w:t>
      </w:r>
      <w:r w:rsidRPr="00EA3455">
        <w:rPr>
          <w:rFonts w:ascii="Calibri" w:hAnsi="Calibri" w:cs="Calibri"/>
          <w:sz w:val="24"/>
        </w:rPr>
        <w:t>, 121554. https://doi.org/10.1016/j.apenergy.2023.121554</w:t>
      </w:r>
    </w:p>
    <w:p w14:paraId="25A51E39"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Torres, M. E., Colominas, M. A., Schlotthauer, G., &amp; Flandrin, P. (2011). A complete ensemble empirical mode decomposition with adaptive noise. In </w:t>
      </w:r>
      <w:r w:rsidRPr="00EA3455">
        <w:rPr>
          <w:rFonts w:ascii="Calibri" w:hAnsi="Calibri" w:cs="Calibri"/>
          <w:i/>
          <w:iCs/>
          <w:sz w:val="24"/>
        </w:rPr>
        <w:t>2011 IEEE International Conference on Acoustics, Speech and Signal Processing (ICASSP)</w:t>
      </w:r>
      <w:r w:rsidRPr="00EA3455">
        <w:rPr>
          <w:rFonts w:ascii="Calibri" w:hAnsi="Calibri" w:cs="Calibri"/>
          <w:sz w:val="24"/>
        </w:rPr>
        <w:t xml:space="preserve"> (pp. 4144–4147). Prague, Czech Republic: IEEE. https://doi.org/10.1109/ICASSP.2011.5947265</w:t>
      </w:r>
    </w:p>
    <w:p w14:paraId="4A852BE6"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Turbines—Part, W. (2005). 12-1: Power Performance Measurements of Electricity Producing Wind Turbines. </w:t>
      </w:r>
      <w:r w:rsidRPr="00EA3455">
        <w:rPr>
          <w:rFonts w:ascii="Calibri" w:hAnsi="Calibri" w:cs="Calibri"/>
          <w:i/>
          <w:iCs/>
          <w:sz w:val="24"/>
        </w:rPr>
        <w:t>British Standard, IEC</w:t>
      </w:r>
      <w:r w:rsidRPr="00EA3455">
        <w:rPr>
          <w:rFonts w:ascii="Calibri" w:hAnsi="Calibri" w:cs="Calibri"/>
          <w:sz w:val="24"/>
        </w:rPr>
        <w:t>, 61400–12.</w:t>
      </w:r>
    </w:p>
    <w:p w14:paraId="71F2036C"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Wagner, R., Antoniou, I., Pedersen, S. M., Courtney, M. S., &amp; Jørgensen, H. E. (2009). The influence of the wind speed profile on wind turbine performance measurements. </w:t>
      </w:r>
      <w:r w:rsidRPr="00EA3455">
        <w:rPr>
          <w:rFonts w:ascii="Calibri" w:hAnsi="Calibri" w:cs="Calibri"/>
          <w:i/>
          <w:iCs/>
          <w:sz w:val="24"/>
        </w:rPr>
        <w:t>Wind Energy</w:t>
      </w:r>
      <w:r w:rsidRPr="00EA3455">
        <w:rPr>
          <w:rFonts w:ascii="Calibri" w:hAnsi="Calibri" w:cs="Calibri"/>
          <w:sz w:val="24"/>
        </w:rPr>
        <w:t xml:space="preserve">, </w:t>
      </w:r>
      <w:r w:rsidRPr="00EA3455">
        <w:rPr>
          <w:rFonts w:ascii="Calibri" w:hAnsi="Calibri" w:cs="Calibri"/>
          <w:i/>
          <w:iCs/>
          <w:sz w:val="24"/>
        </w:rPr>
        <w:t>12</w:t>
      </w:r>
      <w:r w:rsidRPr="00EA3455">
        <w:rPr>
          <w:rFonts w:ascii="Calibri" w:hAnsi="Calibri" w:cs="Calibri"/>
          <w:sz w:val="24"/>
        </w:rPr>
        <w:t>(4), 348–362. https://doi.org/10.1002/we.297</w:t>
      </w:r>
    </w:p>
    <w:p w14:paraId="6C7A4383"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Wharton, S., &amp; Lundquist, J. K. (2012). Atmospheric stability affects wind turbine power collection. </w:t>
      </w:r>
      <w:r w:rsidRPr="00EA3455">
        <w:rPr>
          <w:rFonts w:ascii="Calibri" w:hAnsi="Calibri" w:cs="Calibri"/>
          <w:i/>
          <w:iCs/>
          <w:sz w:val="24"/>
        </w:rPr>
        <w:t>Environmental Research Letters</w:t>
      </w:r>
      <w:r w:rsidRPr="00EA3455">
        <w:rPr>
          <w:rFonts w:ascii="Calibri" w:hAnsi="Calibri" w:cs="Calibri"/>
          <w:sz w:val="24"/>
        </w:rPr>
        <w:t xml:space="preserve">, </w:t>
      </w:r>
      <w:r w:rsidRPr="00EA3455">
        <w:rPr>
          <w:rFonts w:ascii="Calibri" w:hAnsi="Calibri" w:cs="Calibri"/>
          <w:i/>
          <w:iCs/>
          <w:sz w:val="24"/>
        </w:rPr>
        <w:t>7</w:t>
      </w:r>
      <w:r w:rsidRPr="00EA3455">
        <w:rPr>
          <w:rFonts w:ascii="Calibri" w:hAnsi="Calibri" w:cs="Calibri"/>
          <w:sz w:val="24"/>
        </w:rPr>
        <w:t>(1), 014005. https://doi.org/10.1088/1748-9326/7/1/014005</w:t>
      </w:r>
    </w:p>
    <w:p w14:paraId="297CED68"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Wilks, D. S. (2011). </w:t>
      </w:r>
      <w:r w:rsidRPr="00EA3455">
        <w:rPr>
          <w:rFonts w:ascii="Calibri" w:hAnsi="Calibri" w:cs="Calibri"/>
          <w:i/>
          <w:iCs/>
          <w:sz w:val="24"/>
        </w:rPr>
        <w:t>Statistical methods in the atmospheric sciences</w:t>
      </w:r>
      <w:r w:rsidRPr="00EA3455">
        <w:rPr>
          <w:rFonts w:ascii="Calibri" w:hAnsi="Calibri" w:cs="Calibri"/>
          <w:sz w:val="24"/>
        </w:rPr>
        <w:t xml:space="preserve"> (Vol. 100). Academic press.</w:t>
      </w:r>
    </w:p>
    <w:p w14:paraId="38AC6927"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Wilson, D. K. (1996). Empirical Orthogonal Function Analysis of the Weakly Convective Atmospheric Boundary Layer. Part I: Eddy Structures. </w:t>
      </w:r>
      <w:r w:rsidRPr="00EA3455">
        <w:rPr>
          <w:rFonts w:ascii="Calibri" w:hAnsi="Calibri" w:cs="Calibri"/>
          <w:i/>
          <w:iCs/>
          <w:sz w:val="24"/>
        </w:rPr>
        <w:t>Journal of Atmospheric Sciences</w:t>
      </w:r>
      <w:r w:rsidRPr="00EA3455">
        <w:rPr>
          <w:rFonts w:ascii="Calibri" w:hAnsi="Calibri" w:cs="Calibri"/>
          <w:sz w:val="24"/>
        </w:rPr>
        <w:t xml:space="preserve">, </w:t>
      </w:r>
      <w:r w:rsidRPr="00EA3455">
        <w:rPr>
          <w:rFonts w:ascii="Calibri" w:hAnsi="Calibri" w:cs="Calibri"/>
          <w:i/>
          <w:iCs/>
          <w:sz w:val="24"/>
        </w:rPr>
        <w:t>53</w:t>
      </w:r>
      <w:r w:rsidRPr="00EA3455">
        <w:rPr>
          <w:rFonts w:ascii="Calibri" w:hAnsi="Calibri" w:cs="Calibri"/>
          <w:sz w:val="24"/>
        </w:rPr>
        <w:t>(6), 801–823. https://doi.org/10.1175/1520-0469(1996)053%253C0801:EOFAOT%253E2.0.CO;2</w:t>
      </w:r>
    </w:p>
    <w:p w14:paraId="494AC3C0"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Wu, Z., &amp; Huang, N. E. (2009). Ensemble empirical mode decomposition: a noise-assisted data analysis method. </w:t>
      </w:r>
      <w:r w:rsidRPr="00EA3455">
        <w:rPr>
          <w:rFonts w:ascii="Calibri" w:hAnsi="Calibri" w:cs="Calibri"/>
          <w:i/>
          <w:iCs/>
          <w:sz w:val="24"/>
        </w:rPr>
        <w:t>Advances in Adaptive Data Analysis</w:t>
      </w:r>
      <w:r w:rsidRPr="00EA3455">
        <w:rPr>
          <w:rFonts w:ascii="Calibri" w:hAnsi="Calibri" w:cs="Calibri"/>
          <w:sz w:val="24"/>
        </w:rPr>
        <w:t xml:space="preserve">, </w:t>
      </w:r>
      <w:r w:rsidRPr="00EA3455">
        <w:rPr>
          <w:rFonts w:ascii="Calibri" w:hAnsi="Calibri" w:cs="Calibri"/>
          <w:i/>
          <w:iCs/>
          <w:sz w:val="24"/>
        </w:rPr>
        <w:t>1</w:t>
      </w:r>
      <w:r w:rsidRPr="00EA3455">
        <w:rPr>
          <w:rFonts w:ascii="Calibri" w:hAnsi="Calibri" w:cs="Calibri"/>
          <w:sz w:val="24"/>
        </w:rPr>
        <w:t>(1), 1–41. https://doi.org/10.1142/S1793536909000047</w:t>
      </w:r>
    </w:p>
    <w:p w14:paraId="54447AA2" w14:textId="78821236" w:rsidR="00EA3455" w:rsidRPr="00EA3455" w:rsidRDefault="00EA3455" w:rsidP="00EA3455">
      <w:pPr>
        <w:pStyle w:val="af2"/>
        <w:rPr>
          <w:rFonts w:ascii="Calibri" w:hAnsi="Calibri" w:cs="Calibri"/>
          <w:sz w:val="24"/>
        </w:rPr>
      </w:pPr>
      <w:r w:rsidRPr="00EA3455">
        <w:rPr>
          <w:rFonts w:ascii="Calibri" w:hAnsi="Calibri" w:cs="Calibri"/>
          <w:sz w:val="24"/>
        </w:rPr>
        <w:lastRenderedPageBreak/>
        <w:t>Xia, X., Luo, Y., Li, P., &amp; Chang, R. (2026</w:t>
      </w:r>
      <w:ins w:id="180" w:author="win" w:date="2026-03-21T18:17:00Z">
        <w:r w:rsidR="00F82FD3">
          <w:rPr>
            <w:rFonts w:ascii="Calibri" w:hAnsi="Calibri" w:cs="Calibri"/>
            <w:sz w:val="24"/>
          </w:rPr>
          <w:t>a</w:t>
        </w:r>
      </w:ins>
      <w:r w:rsidRPr="00EA3455">
        <w:rPr>
          <w:rFonts w:ascii="Calibri" w:hAnsi="Calibri" w:cs="Calibri"/>
          <w:sz w:val="24"/>
        </w:rPr>
        <w:t xml:space="preserve">). Comparative evaluation of ECMWF and GFS for operational day-ahead wind speed forecasting. </w:t>
      </w:r>
      <w:r w:rsidRPr="00EA3455">
        <w:rPr>
          <w:rFonts w:ascii="Calibri" w:hAnsi="Calibri" w:cs="Calibri"/>
          <w:i/>
          <w:iCs/>
          <w:sz w:val="24"/>
        </w:rPr>
        <w:t>Renewable Energy</w:t>
      </w:r>
      <w:r w:rsidRPr="00EA3455">
        <w:rPr>
          <w:rFonts w:ascii="Calibri" w:hAnsi="Calibri" w:cs="Calibri"/>
          <w:sz w:val="24"/>
        </w:rPr>
        <w:t xml:space="preserve">, </w:t>
      </w:r>
      <w:r w:rsidRPr="00EA3455">
        <w:rPr>
          <w:rFonts w:ascii="Calibri" w:hAnsi="Calibri" w:cs="Calibri"/>
          <w:i/>
          <w:iCs/>
          <w:sz w:val="24"/>
        </w:rPr>
        <w:t>261</w:t>
      </w:r>
      <w:r w:rsidRPr="00EA3455">
        <w:rPr>
          <w:rFonts w:ascii="Calibri" w:hAnsi="Calibri" w:cs="Calibri"/>
          <w:sz w:val="24"/>
        </w:rPr>
        <w:t>, 125263. https://doi.org/10.1016/j.renene.2026.125263</w:t>
      </w:r>
    </w:p>
    <w:p w14:paraId="6221898B" w14:textId="44DE82F2" w:rsidR="00EA3455" w:rsidRPr="00EA3455" w:rsidRDefault="00EA3455" w:rsidP="00EA3455">
      <w:pPr>
        <w:pStyle w:val="af2"/>
        <w:rPr>
          <w:rFonts w:ascii="Calibri" w:hAnsi="Calibri" w:cs="Calibri"/>
          <w:sz w:val="24"/>
        </w:rPr>
      </w:pPr>
      <w:r w:rsidRPr="00EA3455">
        <w:rPr>
          <w:rFonts w:ascii="Calibri" w:hAnsi="Calibri" w:cs="Calibri"/>
          <w:sz w:val="24"/>
        </w:rPr>
        <w:t>Xia, X., Luo, Y., Li, P., Chang, R., Liao, Z., &amp; Huang, L. (2026</w:t>
      </w:r>
      <w:ins w:id="181" w:author="win" w:date="2026-03-21T18:17:00Z">
        <w:r w:rsidR="00F82FD3">
          <w:rPr>
            <w:rFonts w:ascii="Calibri" w:hAnsi="Calibri" w:cs="Calibri"/>
            <w:sz w:val="24"/>
          </w:rPr>
          <w:t>b</w:t>
        </w:r>
      </w:ins>
      <w:r w:rsidRPr="00EA3455">
        <w:rPr>
          <w:rFonts w:ascii="Calibri" w:hAnsi="Calibri" w:cs="Calibri"/>
          <w:sz w:val="24"/>
        </w:rPr>
        <w:t xml:space="preserve">). Systematic evaluation of transformer-based time series forecasting models for post-processing WRF-simulated wind speed and predicting short-term power output. </w:t>
      </w:r>
      <w:r w:rsidRPr="00EA3455">
        <w:rPr>
          <w:rFonts w:ascii="Calibri" w:hAnsi="Calibri" w:cs="Calibri"/>
          <w:i/>
          <w:iCs/>
          <w:sz w:val="24"/>
        </w:rPr>
        <w:t>Applied Energy</w:t>
      </w:r>
      <w:r w:rsidRPr="00EA3455">
        <w:rPr>
          <w:rFonts w:ascii="Calibri" w:hAnsi="Calibri" w:cs="Calibri"/>
          <w:sz w:val="24"/>
        </w:rPr>
        <w:t xml:space="preserve">, </w:t>
      </w:r>
      <w:r w:rsidRPr="00EA3455">
        <w:rPr>
          <w:rFonts w:ascii="Calibri" w:hAnsi="Calibri" w:cs="Calibri"/>
          <w:i/>
          <w:iCs/>
          <w:sz w:val="24"/>
        </w:rPr>
        <w:t>403</w:t>
      </w:r>
      <w:r w:rsidRPr="00EA3455">
        <w:rPr>
          <w:rFonts w:ascii="Calibri" w:hAnsi="Calibri" w:cs="Calibri"/>
          <w:sz w:val="24"/>
        </w:rPr>
        <w:t>, 127070. https://doi.org/10.1016/j.apenergy.2025.127070</w:t>
      </w:r>
    </w:p>
    <w:p w14:paraId="3BA67A87" w14:textId="77777777" w:rsidR="00EA3455" w:rsidRPr="00EA3455" w:rsidRDefault="00EA3455" w:rsidP="00EA3455">
      <w:pPr>
        <w:pStyle w:val="af2"/>
        <w:rPr>
          <w:rFonts w:ascii="Calibri" w:hAnsi="Calibri" w:cs="Calibri"/>
          <w:sz w:val="24"/>
        </w:rPr>
      </w:pPr>
      <w:r w:rsidRPr="00EA3455">
        <w:rPr>
          <w:rFonts w:ascii="Calibri" w:hAnsi="Calibri" w:cs="Calibri"/>
          <w:sz w:val="24"/>
        </w:rPr>
        <w:t xml:space="preserve">Ye, L., Zhao, Y., Zeng, C., &amp; Zhang, C. (2017). Short-term wind power prediction based on spatial model. </w:t>
      </w:r>
      <w:r w:rsidRPr="00EA3455">
        <w:rPr>
          <w:rFonts w:ascii="Calibri" w:hAnsi="Calibri" w:cs="Calibri"/>
          <w:i/>
          <w:iCs/>
          <w:sz w:val="24"/>
        </w:rPr>
        <w:t>Renewable Energy</w:t>
      </w:r>
      <w:r w:rsidRPr="00EA3455">
        <w:rPr>
          <w:rFonts w:ascii="Calibri" w:hAnsi="Calibri" w:cs="Calibri"/>
          <w:sz w:val="24"/>
        </w:rPr>
        <w:t xml:space="preserve">, </w:t>
      </w:r>
      <w:r w:rsidRPr="00EA3455">
        <w:rPr>
          <w:rFonts w:ascii="Calibri" w:hAnsi="Calibri" w:cs="Calibri"/>
          <w:i/>
          <w:iCs/>
          <w:sz w:val="24"/>
        </w:rPr>
        <w:t>101</w:t>
      </w:r>
      <w:r w:rsidRPr="00EA3455">
        <w:rPr>
          <w:rFonts w:ascii="Calibri" w:hAnsi="Calibri" w:cs="Calibri"/>
          <w:sz w:val="24"/>
        </w:rPr>
        <w:t>, 1067–1074. https://doi.org/10.1016/j.renene.2016.09.069</w:t>
      </w:r>
    </w:p>
    <w:p w14:paraId="2B7C9A8E" w14:textId="7CB76F7F" w:rsidR="00BF0028" w:rsidRPr="00F06692" w:rsidRDefault="002F2FF8" w:rsidP="008C5028">
      <w:pPr>
        <w:pStyle w:val="af2"/>
        <w:rPr>
          <w:rFonts w:asciiTheme="minorHAnsi" w:eastAsia="Times New Roman" w:hAnsiTheme="minorHAnsi" w:cstheme="minorHAnsi"/>
          <w:color w:val="262626"/>
          <w:sz w:val="24"/>
          <w:szCs w:val="24"/>
          <w:lang w:eastAsia="zh-CN"/>
        </w:rPr>
      </w:pPr>
      <w:r>
        <w:rPr>
          <w:rFonts w:asciiTheme="minorHAnsi" w:eastAsia="Times New Roman" w:hAnsiTheme="minorHAnsi" w:cstheme="minorHAnsi"/>
          <w:color w:val="262626"/>
          <w:sz w:val="24"/>
          <w:szCs w:val="24"/>
        </w:rPr>
        <w:fldChar w:fldCharType="end"/>
      </w:r>
      <w:commentRangeEnd w:id="178"/>
      <w:r w:rsidR="00860E3F" w:rsidRPr="00F06692">
        <w:rPr>
          <w:rStyle w:val="af3"/>
          <w:rFonts w:asciiTheme="minorHAnsi" w:eastAsia="Times New Roman" w:hAnsiTheme="minorHAnsi" w:cstheme="minorHAnsi"/>
          <w:color w:val="262626"/>
          <w:sz w:val="24"/>
          <w:szCs w:val="24"/>
          <w:lang w:eastAsia="zh-CN"/>
        </w:rPr>
        <w:commentReference w:id="178"/>
      </w:r>
      <w:commentRangeEnd w:id="179"/>
      <w:r w:rsidR="00633166">
        <w:rPr>
          <w:rStyle w:val="af3"/>
        </w:rPr>
        <w:commentReference w:id="179"/>
      </w:r>
    </w:p>
    <w:sectPr w:rsidR="00BF0028" w:rsidRPr="00F06692" w:rsidSect="00BD47BB">
      <w:type w:val="continuous"/>
      <w:pgSz w:w="12240" w:h="15840"/>
      <w:pgMar w:top="1440" w:right="1440" w:bottom="1440" w:left="1440" w:header="432"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Dörenkämper, Martin" w:date="2026-03-10T08:30:00Z" w:initials="MD">
    <w:p w14:paraId="3E29760D" w14:textId="77777777" w:rsidR="00AF094E" w:rsidRDefault="00AF094E" w:rsidP="00AF094E">
      <w:pPr>
        <w:pStyle w:val="af4"/>
      </w:pPr>
      <w:r>
        <w:rPr>
          <w:rStyle w:val="af3"/>
        </w:rPr>
        <w:annotationRef/>
      </w:r>
      <w:r>
        <w:t>Don’t understand what is actually meant by profile intensity?</w:t>
      </w:r>
    </w:p>
  </w:comment>
  <w:comment w:id="2" w:author="win" w:date="2026-03-22T12:17:00Z" w:initials="w">
    <w:p w14:paraId="5745F802" w14:textId="063230DC" w:rsidR="00CD000B" w:rsidRDefault="00CD000B">
      <w:pPr>
        <w:pStyle w:val="af4"/>
      </w:pPr>
      <w:r>
        <w:rPr>
          <w:rStyle w:val="af3"/>
        </w:rPr>
        <w:annotationRef/>
      </w:r>
      <w:r>
        <w:t>Please see our response to the same comment on the Abstract</w:t>
      </w:r>
      <w:bookmarkStart w:id="3" w:name="_GoBack"/>
      <w:bookmarkEnd w:id="3"/>
      <w:r>
        <w:t>.</w:t>
      </w:r>
    </w:p>
  </w:comment>
  <w:comment w:id="4" w:author="Dörenkämper, Martin" w:date="2026-03-10T08:31:00Z" w:initials="MD">
    <w:p w14:paraId="30D2DC2B" w14:textId="77777777" w:rsidR="00AF094E" w:rsidRDefault="00AF094E" w:rsidP="00AF094E">
      <w:pPr>
        <w:pStyle w:val="af4"/>
      </w:pPr>
      <w:r>
        <w:rPr>
          <w:rStyle w:val="af3"/>
        </w:rPr>
        <w:annotationRef/>
      </w:r>
      <w:r>
        <w:t>Again what is profile intensity here? Profile shape?</w:t>
      </w:r>
    </w:p>
  </w:comment>
  <w:comment w:id="5" w:author="win" w:date="2026-03-22T12:17:00Z" w:initials="w">
    <w:p w14:paraId="56174211" w14:textId="0B59AF7F" w:rsidR="00E55A0A" w:rsidRDefault="00E55A0A">
      <w:pPr>
        <w:pStyle w:val="af4"/>
      </w:pPr>
      <w:r>
        <w:rPr>
          <w:rStyle w:val="af3"/>
        </w:rPr>
        <w:annotationRef/>
      </w:r>
      <w:r w:rsidRPr="00E55A0A">
        <w:t>Thank you for your comment. The term 'profile intensity' refers to the amplitude of the first EOF mode, which captures the overall strength of the vertical wind profile, as explained in Section 4.2. We have now included this definition explicitly in Section 4.2 and kept the term consistent throughout the manuscript, including in the Key Points and Abstract.</w:t>
      </w:r>
    </w:p>
  </w:comment>
  <w:comment w:id="7" w:author="Dörenkämper, Martin" w:date="2026-03-10T08:33:00Z" w:initials="MD">
    <w:p w14:paraId="5CD1B3B2" w14:textId="77777777" w:rsidR="00AF094E" w:rsidRDefault="00AF094E" w:rsidP="00AF094E">
      <w:pPr>
        <w:pStyle w:val="af4"/>
      </w:pPr>
      <w:r>
        <w:rPr>
          <w:rStyle w:val="af3"/>
        </w:rPr>
        <w:annotationRef/>
      </w:r>
      <w:r>
        <w:t>This is giving me too much “</w:t>
      </w:r>
      <w:proofErr w:type="gramStart"/>
      <w:r>
        <w:t>opinion”…</w:t>
      </w:r>
      <w:proofErr w:type="gramEnd"/>
      <w:r>
        <w:t xml:space="preserve">. </w:t>
      </w:r>
    </w:p>
  </w:comment>
  <w:comment w:id="12" w:author="Dörenkämper, Martin" w:date="2026-03-10T08:37:00Z" w:initials="MD">
    <w:p w14:paraId="5BE31EBA" w14:textId="77777777" w:rsidR="00AF094E" w:rsidRDefault="00AF094E" w:rsidP="00AF094E">
      <w:pPr>
        <w:pStyle w:val="af4"/>
      </w:pPr>
      <w:r>
        <w:rPr>
          <w:rStyle w:val="af3"/>
        </w:rPr>
        <w:annotationRef/>
      </w:r>
      <w:r>
        <w:t xml:space="preserve">Sentence is nice but </w:t>
      </w:r>
      <w:proofErr w:type="spellStart"/>
      <w:r>
        <w:t>wayy</w:t>
      </w:r>
      <w:proofErr w:type="spellEnd"/>
      <w:r>
        <w:t xml:space="preserve"> to long and complicated. Maybe you can sharpen this. </w:t>
      </w:r>
    </w:p>
  </w:comment>
  <w:comment w:id="36" w:author="Dörenkämper, Martin" w:date="2026-03-10T08:45:00Z" w:initials="MD">
    <w:p w14:paraId="49CB6246" w14:textId="77777777" w:rsidR="00A70BA5" w:rsidRDefault="00A70BA5" w:rsidP="00A70BA5">
      <w:pPr>
        <w:pStyle w:val="af4"/>
      </w:pPr>
      <w:r>
        <w:rPr>
          <w:rStyle w:val="af3"/>
        </w:rPr>
        <w:annotationRef/>
      </w:r>
      <w:r>
        <w:t xml:space="preserve">Don’t </w:t>
      </w:r>
      <w:proofErr w:type="spellStart"/>
      <w:r>
        <w:t>undertand</w:t>
      </w:r>
      <w:proofErr w:type="spellEnd"/>
      <w:r>
        <w:t xml:space="preserve"> why this is an argument that it becomes </w:t>
      </w:r>
      <w:proofErr w:type="spellStart"/>
      <w:r>
        <w:t>insfuccient</w:t>
      </w:r>
      <w:proofErr w:type="spellEnd"/>
      <w:r>
        <w:t xml:space="preserve"> on farm scale. The difference on farm scale are the wakes aren’t they?</w:t>
      </w:r>
    </w:p>
  </w:comment>
  <w:comment w:id="45" w:author="Dörenkämper, Martin" w:date="2026-03-10T08:49:00Z" w:initials="MD">
    <w:p w14:paraId="237B76F6" w14:textId="77777777" w:rsidR="00A70BA5" w:rsidRDefault="00A70BA5" w:rsidP="00A70BA5">
      <w:pPr>
        <w:pStyle w:val="af4"/>
      </w:pPr>
      <w:r>
        <w:rPr>
          <w:rStyle w:val="af3"/>
        </w:rPr>
        <w:annotationRef/>
      </w:r>
      <w:r>
        <w:t>I think it is relevant to mention the hub height here. I assume all these measurements are below hub height and thus in the lower half of the rotor swept area?</w:t>
      </w:r>
    </w:p>
  </w:comment>
  <w:comment w:id="46" w:author="Dörenkämper, Martin" w:date="2026-03-10T08:50:00Z" w:initials="MD">
    <w:p w14:paraId="068EAE98" w14:textId="77777777" w:rsidR="00A70BA5" w:rsidRDefault="00A70BA5" w:rsidP="00A70BA5">
      <w:pPr>
        <w:pStyle w:val="af4"/>
      </w:pPr>
      <w:r>
        <w:rPr>
          <w:rStyle w:val="af3"/>
        </w:rPr>
        <w:annotationRef/>
      </w:r>
      <w:r>
        <w:t xml:space="preserve">Also (haven’t yet read that) this might be a shortcoming of the study that no winds &gt;70m are investigated which should be added to the discussion (if not done already). </w:t>
      </w:r>
    </w:p>
  </w:comment>
  <w:comment w:id="53" w:author="Dörenkämper, Martin" w:date="2026-03-10T09:00:00Z" w:initials="MD">
    <w:p w14:paraId="08DFF7C0" w14:textId="77777777" w:rsidR="00CF7549" w:rsidRDefault="00CF7549" w:rsidP="00CF7549">
      <w:pPr>
        <w:pStyle w:val="af4"/>
      </w:pPr>
      <w:r>
        <w:rPr>
          <w:rStyle w:val="af3"/>
        </w:rPr>
        <w:annotationRef/>
      </w:r>
      <w:r>
        <w:t xml:space="preserve">I am totally missing a description of the mast data here. Are there wind vanes and cup anemometers? Of which type? What is the </w:t>
      </w:r>
      <w:proofErr w:type="spellStart"/>
      <w:r>
        <w:t>resolutuojn</w:t>
      </w:r>
      <w:proofErr w:type="spellEnd"/>
      <w:r>
        <w:t xml:space="preserve"> of the data </w:t>
      </w:r>
      <w:proofErr w:type="spellStart"/>
      <w:r>
        <w:t>im</w:t>
      </w:r>
      <w:proofErr w:type="spellEnd"/>
      <w:r>
        <w:t xml:space="preserve"> time? 10min averages? You just mention samples below but not the </w:t>
      </w:r>
      <w:proofErr w:type="spellStart"/>
      <w:r>
        <w:t>resolutuon</w:t>
      </w:r>
      <w:proofErr w:type="spellEnd"/>
      <w:r>
        <w:t xml:space="preserve">. </w:t>
      </w:r>
    </w:p>
  </w:comment>
  <w:comment w:id="54" w:author="win" w:date="2026-03-22T10:52:00Z" w:initials="w">
    <w:p w14:paraId="442D9B9C" w14:textId="190345B6" w:rsidR="007275E7" w:rsidRDefault="007275E7">
      <w:pPr>
        <w:pStyle w:val="af4"/>
      </w:pPr>
      <w:r>
        <w:rPr>
          <w:rStyle w:val="af3"/>
        </w:rPr>
        <w:annotationRef/>
      </w:r>
      <w:r>
        <w:t>Thank you for this helpful suggestion. The detailed description of the mast dataset is provided in Section 3.1 (Site and observational data), while Section 2 focuses on the methodology. To improve clarity, we have revised Section 3.1 to explicitly describe the measurement variables, mast configuration, and temporal resolution.</w:t>
      </w:r>
    </w:p>
  </w:comment>
  <w:comment w:id="55" w:author="win" w:date="2026-03-22T10:53:00Z" w:initials="w">
    <w:p w14:paraId="59B0F8D0" w14:textId="1295F50D" w:rsidR="007275E7" w:rsidRDefault="007275E7">
      <w:pPr>
        <w:pStyle w:val="af4"/>
      </w:pPr>
      <w:r>
        <w:rPr>
          <w:rStyle w:val="af3"/>
        </w:rPr>
        <w:annotationRef/>
      </w:r>
      <w:r>
        <w:t>Specifically, wind speed measurements were obtained from cup anemometers installed at multiple heights, and wind direction was also recorded by the mast. The dataset was provided by the wind farm operator as a quality-controlled product with a 15 min temporal resolution. Detailed sensor specifications and original raw sampling frequency were not available and are therefore not further specified.</w:t>
      </w:r>
    </w:p>
  </w:comment>
  <w:comment w:id="56" w:author="Dörenkämper, Martin" w:date="2026-03-10T08:57:00Z" w:initials="MD">
    <w:p w14:paraId="6CD4BDF6" w14:textId="77777777" w:rsidR="00CF7549" w:rsidRDefault="00CF7549" w:rsidP="00CF7549">
      <w:pPr>
        <w:pStyle w:val="af4"/>
      </w:pPr>
      <w:r>
        <w:rPr>
          <w:rStyle w:val="af3"/>
        </w:rPr>
        <w:annotationRef/>
      </w:r>
      <w:r>
        <w:t xml:space="preserve">I suggest to add this sentence here. Also I strongly suggest to put Figure one from supplementary material to main manuscript. IN addition, I would recommend to plot the </w:t>
      </w:r>
      <w:proofErr w:type="spellStart"/>
      <w:proofErr w:type="gramStart"/>
      <w:r>
        <w:t>l;ayout</w:t>
      </w:r>
      <w:proofErr w:type="spellEnd"/>
      <w:proofErr w:type="gramEnd"/>
      <w:r>
        <w:t xml:space="preserve"> on an actual map that is North oriented or at least add a direction indication to North on the map. </w:t>
      </w:r>
    </w:p>
  </w:comment>
  <w:comment w:id="57" w:author="win" w:date="2026-03-22T10:54:00Z" w:initials="w">
    <w:p w14:paraId="212DE0C5" w14:textId="34256C8F" w:rsidR="00F94728" w:rsidRDefault="00F94728">
      <w:pPr>
        <w:pStyle w:val="af4"/>
      </w:pPr>
      <w:r>
        <w:rPr>
          <w:rStyle w:val="af3"/>
        </w:rPr>
        <w:annotationRef/>
      </w:r>
      <w:r>
        <w:rPr>
          <w:rStyle w:val="af3"/>
        </w:rPr>
        <w:annotationRef/>
      </w:r>
      <w:r>
        <w:t>W</w:t>
      </w:r>
      <w:r w:rsidRPr="004E2BD5">
        <w:t>e have followed your suggestion and moved the mast-layout figure from the Supplementary Material to the main manuscript (now Figure 1). A north arrow has also been added to clearly indicate orientation.</w:t>
      </w:r>
    </w:p>
  </w:comment>
  <w:comment w:id="62" w:author="Dörenkämper, Martin" w:date="2026-03-10T08:58:00Z" w:initials="MD">
    <w:p w14:paraId="6AE87B63" w14:textId="77777777" w:rsidR="00CF7549" w:rsidRDefault="00CF7549" w:rsidP="00CF7549">
      <w:pPr>
        <w:pStyle w:val="af4"/>
      </w:pPr>
      <w:r>
        <w:rPr>
          <w:rStyle w:val="af3"/>
        </w:rPr>
        <w:annotationRef/>
      </w:r>
      <w:r>
        <w:t xml:space="preserve">Again. More from appendix to main document. </w:t>
      </w:r>
    </w:p>
  </w:comment>
  <w:comment w:id="70" w:author="Dörenkämper, Martin" w:date="2026-03-16T16:46:00Z" w:initials="MD">
    <w:p w14:paraId="6F1135FF" w14:textId="77777777" w:rsidR="00B1085A" w:rsidRDefault="00B1085A" w:rsidP="00B1085A">
      <w:pPr>
        <w:pStyle w:val="af4"/>
      </w:pPr>
      <w:r>
        <w:rPr>
          <w:rStyle w:val="af3"/>
        </w:rPr>
        <w:annotationRef/>
      </w:r>
      <w:r>
        <w:t xml:space="preserve">Maybe add </w:t>
      </w:r>
      <w:proofErr w:type="spellStart"/>
      <w:r>
        <w:t>lat</w:t>
      </w:r>
      <w:proofErr w:type="spellEnd"/>
      <w:r>
        <w:t>/</w:t>
      </w:r>
      <w:proofErr w:type="spellStart"/>
      <w:r>
        <w:t>lon</w:t>
      </w:r>
      <w:proofErr w:type="spellEnd"/>
      <w:r>
        <w:t xml:space="preserve"> of the location here?</w:t>
      </w:r>
    </w:p>
  </w:comment>
  <w:comment w:id="72" w:author="Dörenkämper, Martin" w:date="2026-03-16T16:46:00Z" w:initials="MD">
    <w:p w14:paraId="5D28B755" w14:textId="77777777" w:rsidR="00B1085A" w:rsidRDefault="00B1085A" w:rsidP="00B1085A">
      <w:pPr>
        <w:pStyle w:val="af4"/>
      </w:pPr>
      <w:r>
        <w:rPr>
          <w:rStyle w:val="af3"/>
        </w:rPr>
        <w:annotationRef/>
      </w:r>
      <w:r>
        <w:t xml:space="preserve">I think this figure should not be in supplementary material </w:t>
      </w:r>
      <w:proofErr w:type="spellStart"/>
      <w:r>
        <w:t>byut</w:t>
      </w:r>
      <w:proofErr w:type="spellEnd"/>
      <w:r>
        <w:t xml:space="preserve"> here. </w:t>
      </w:r>
    </w:p>
  </w:comment>
  <w:comment w:id="74" w:author="Dörenkämper, Martin" w:date="2026-03-16T16:47:00Z" w:initials="MD">
    <w:p w14:paraId="25509652" w14:textId="77777777" w:rsidR="00B1085A" w:rsidRDefault="00B1085A" w:rsidP="00B1085A">
      <w:pPr>
        <w:pStyle w:val="af4"/>
      </w:pPr>
      <w:r>
        <w:rPr>
          <w:rStyle w:val="af3"/>
        </w:rPr>
        <w:annotationRef/>
      </w:r>
      <w:r>
        <w:t>Maybe write something about the type of measurements? Cup or sonic anemometers?</w:t>
      </w:r>
    </w:p>
  </w:comment>
  <w:comment w:id="80" w:author="Dörenkämper, Martin" w:date="2026-03-16T16:48:00Z" w:initials="MD">
    <w:p w14:paraId="40ECABED" w14:textId="77777777" w:rsidR="00B1085A" w:rsidRDefault="00B1085A" w:rsidP="00B1085A">
      <w:pPr>
        <w:pStyle w:val="af4"/>
      </w:pPr>
      <w:r>
        <w:rPr>
          <w:rStyle w:val="af3"/>
        </w:rPr>
        <w:annotationRef/>
      </w:r>
      <w:r>
        <w:t>Two times the same reference? Shouldn’t this be 2026a and 2026b</w:t>
      </w:r>
    </w:p>
  </w:comment>
  <w:comment w:id="83" w:author="Dörenkämper, Martin" w:date="2026-03-16T16:49:00Z" w:initials="MD">
    <w:p w14:paraId="15F2689B" w14:textId="77777777" w:rsidR="00B1085A" w:rsidRDefault="00B1085A" w:rsidP="00B1085A">
      <w:pPr>
        <w:pStyle w:val="af4"/>
      </w:pPr>
      <w:r>
        <w:rPr>
          <w:rStyle w:val="af3"/>
        </w:rPr>
        <w:annotationRef/>
      </w:r>
      <w:r>
        <w:t xml:space="preserve">Again. There are two </w:t>
      </w:r>
      <w:proofErr w:type="spellStart"/>
      <w:r>
        <w:t>xia</w:t>
      </w:r>
      <w:proofErr w:type="spellEnd"/>
      <w:r>
        <w:t xml:space="preserve"> et al. 2026 studies. You need the 2026a and 2026b to be able to refer to the correct study. </w:t>
      </w:r>
    </w:p>
  </w:comment>
  <w:comment w:id="136" w:author="Dörenkämper, Martin" w:date="2026-03-16T23:33:00Z" w:initials="MD">
    <w:p w14:paraId="0B192000" w14:textId="77777777" w:rsidR="00406330" w:rsidRDefault="00406330" w:rsidP="00406330">
      <w:pPr>
        <w:pStyle w:val="af4"/>
      </w:pPr>
      <w:r>
        <w:rPr>
          <w:rStyle w:val="af3"/>
        </w:rPr>
        <w:annotationRef/>
      </w:r>
      <w:r>
        <w:t xml:space="preserve">What is happening at 10^2 days between wake and free at 70 m correlation? Isn’t that drop in “free” a little strange? At least I would comment on that you observed but don’t have an explanation (I will think about this) then fully ignoring it. </w:t>
      </w:r>
    </w:p>
  </w:comment>
  <w:comment w:id="137" w:author="win" w:date="2026-03-21T18:06:00Z" w:initials="w">
    <w:p w14:paraId="5D9C56BE" w14:textId="3028D4D2" w:rsidR="009F7FCF" w:rsidRDefault="009F7FCF">
      <w:pPr>
        <w:pStyle w:val="af4"/>
      </w:pPr>
      <w:r>
        <w:rPr>
          <w:rStyle w:val="af3"/>
        </w:rPr>
        <w:annotationRef/>
      </w:r>
      <w:r w:rsidRPr="009F7FCF">
        <w:t>Thank you for this important comment. We agree that the behavior around the longest periods requires caution. Because the observational record is about 1.5 years long, variability near the ~10^2-day scale is constrained by only a limited number of low-frequency cycles, which increases uncertainty in the decomposition. We have therefore toned down the interpretation of this feature and clarified that the longest-period behavior should not be over-interpreted. Our main conclusion is based on the more robust separation between short-period wake-related variability and longer-period large-scale variability, rather than on the exact behavior at the longest resolved scale.</w:t>
      </w:r>
    </w:p>
  </w:comment>
  <w:comment w:id="150" w:author="Dörenkämper, Martin" w:date="2026-03-16T23:47:00Z" w:initials="MD">
    <w:p w14:paraId="5B3746EC" w14:textId="77777777" w:rsidR="000D5C87" w:rsidRDefault="000D5C87" w:rsidP="000D5C87">
      <w:pPr>
        <w:pStyle w:val="af4"/>
      </w:pPr>
      <w:r>
        <w:rPr>
          <w:rStyle w:val="af3"/>
        </w:rPr>
        <w:annotationRef/>
      </w:r>
      <w:r>
        <w:t>...beyond “using” rotor-layer measurements...?</w:t>
      </w:r>
    </w:p>
  </w:comment>
  <w:comment w:id="157" w:author="Dörenkämper, Martin" w:date="2026-03-16T23:49:00Z" w:initials="MD">
    <w:p w14:paraId="209BB448" w14:textId="77777777" w:rsidR="000D5C87" w:rsidRDefault="000D5C87" w:rsidP="000D5C87">
      <w:pPr>
        <w:pStyle w:val="af4"/>
      </w:pPr>
      <w:r>
        <w:rPr>
          <w:rStyle w:val="af3"/>
        </w:rPr>
        <w:annotationRef/>
      </w:r>
      <w:r>
        <w:t>Nice result and nicely summarized</w:t>
      </w:r>
    </w:p>
  </w:comment>
  <w:comment w:id="168" w:author="Dörenkämper, Martin" w:date="2026-03-16T23:54:00Z" w:initials="MD">
    <w:p w14:paraId="0B820917" w14:textId="77777777" w:rsidR="00860E3F" w:rsidRDefault="00860E3F" w:rsidP="00860E3F">
      <w:pPr>
        <w:pStyle w:val="af4"/>
      </w:pPr>
      <w:r>
        <w:rPr>
          <w:rStyle w:val="af3"/>
        </w:rPr>
        <w:annotationRef/>
      </w:r>
      <w:r>
        <w:t xml:space="preserve">Also the forecast quality is for sure showing some geographical dependency. Maybe worth adding this to the discussion as well. </w:t>
      </w:r>
    </w:p>
  </w:comment>
  <w:comment w:id="173" w:author="Dörenkämper, Martin" w:date="2026-03-16T23:56:00Z" w:initials="MD">
    <w:p w14:paraId="009EC585" w14:textId="77777777" w:rsidR="00860E3F" w:rsidRDefault="00860E3F" w:rsidP="00860E3F">
      <w:pPr>
        <w:pStyle w:val="af4"/>
      </w:pPr>
      <w:r>
        <w:rPr>
          <w:rStyle w:val="af3"/>
        </w:rPr>
        <w:annotationRef/>
      </w:r>
      <w:r>
        <w:t xml:space="preserve">Maybe </w:t>
      </w:r>
      <w:proofErr w:type="spellStart"/>
      <w:r>
        <w:t>betteR</w:t>
      </w:r>
      <w:proofErr w:type="spellEnd"/>
      <w:r>
        <w:t xml:space="preserve">: “...the proximity of the sensor to the rotor?” Or do you mean “the proximity of the measurement height to the rotor area”? </w:t>
      </w:r>
    </w:p>
  </w:comment>
  <w:comment w:id="178" w:author="Dörenkämper, Martin" w:date="2026-03-16T23:57:00Z" w:initials="MD">
    <w:p w14:paraId="68AD02B3" w14:textId="77777777" w:rsidR="00860E3F" w:rsidRDefault="00860E3F" w:rsidP="00860E3F">
      <w:pPr>
        <w:pStyle w:val="af4"/>
      </w:pPr>
      <w:r>
        <w:rPr>
          <w:rStyle w:val="af3"/>
        </w:rPr>
        <w:annotationRef/>
      </w:r>
      <w:r>
        <w:t xml:space="preserve">The DOI of Lundberg et al. is missing 😊 </w:t>
      </w:r>
    </w:p>
  </w:comment>
  <w:comment w:id="179" w:author="win" w:date="2026-03-21T17:38:00Z" w:initials="w">
    <w:p w14:paraId="4FA3D4BF" w14:textId="6E5CF9A2" w:rsidR="00633166" w:rsidRDefault="00633166">
      <w:pPr>
        <w:pStyle w:val="af4"/>
      </w:pPr>
      <w:r>
        <w:rPr>
          <w:rStyle w:val="af3"/>
        </w:rPr>
        <w:annotationRef/>
      </w:r>
      <w:r w:rsidR="00397829">
        <w:t xml:space="preserve">Thank you for the comment. This work is a </w:t>
      </w:r>
      <w:proofErr w:type="spellStart"/>
      <w:r w:rsidR="00397829">
        <w:t>NeurIPS</w:t>
      </w:r>
      <w:proofErr w:type="spellEnd"/>
      <w:r w:rsidR="00397829">
        <w:t xml:space="preserve"> conference paper, for which a standard </w:t>
      </w:r>
      <w:proofErr w:type="spellStart"/>
      <w:r w:rsidR="00397829">
        <w:t>CrossRef</w:t>
      </w:r>
      <w:proofErr w:type="spellEnd"/>
      <w:r w:rsidR="00397829">
        <w:t xml:space="preserve"> DOI is not available. Therefore, it is cited using the official conference proceedings format.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E29760D" w15:done="0"/>
  <w15:commentEx w15:paraId="5745F802" w15:paraIdParent="3E29760D" w15:done="0"/>
  <w15:commentEx w15:paraId="30D2DC2B" w15:done="0"/>
  <w15:commentEx w15:paraId="56174211" w15:paraIdParent="30D2DC2B" w15:done="0"/>
  <w15:commentEx w15:paraId="5CD1B3B2" w15:done="0"/>
  <w15:commentEx w15:paraId="5BE31EBA" w15:done="0"/>
  <w15:commentEx w15:paraId="49CB6246" w15:done="0"/>
  <w15:commentEx w15:paraId="237B76F6" w15:done="0"/>
  <w15:commentEx w15:paraId="068EAE98" w15:paraIdParent="237B76F6" w15:done="0"/>
  <w15:commentEx w15:paraId="08DFF7C0" w15:done="0"/>
  <w15:commentEx w15:paraId="442D9B9C" w15:paraIdParent="08DFF7C0" w15:done="0"/>
  <w15:commentEx w15:paraId="59B0F8D0" w15:paraIdParent="08DFF7C0" w15:done="0"/>
  <w15:commentEx w15:paraId="6CD4BDF6" w15:done="0"/>
  <w15:commentEx w15:paraId="212DE0C5" w15:paraIdParent="6CD4BDF6" w15:done="0"/>
  <w15:commentEx w15:paraId="6AE87B63" w15:done="0"/>
  <w15:commentEx w15:paraId="6F1135FF" w15:done="0"/>
  <w15:commentEx w15:paraId="5D28B755" w15:done="0"/>
  <w15:commentEx w15:paraId="25509652" w15:done="0"/>
  <w15:commentEx w15:paraId="40ECABED" w15:done="0"/>
  <w15:commentEx w15:paraId="15F2689B" w15:done="0"/>
  <w15:commentEx w15:paraId="0B192000" w15:done="0"/>
  <w15:commentEx w15:paraId="5D9C56BE" w15:paraIdParent="0B192000" w15:done="0"/>
  <w15:commentEx w15:paraId="5B3746EC" w15:done="0"/>
  <w15:commentEx w15:paraId="209BB448" w15:done="0"/>
  <w15:commentEx w15:paraId="0B820917" w15:done="0"/>
  <w15:commentEx w15:paraId="009EC585" w15:done="0"/>
  <w15:commentEx w15:paraId="68AD02B3" w15:done="0"/>
  <w15:commentEx w15:paraId="4FA3D4BF" w15:paraIdParent="68AD02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116E0" w16cex:dateUtc="2026-03-10T07:30:00Z"/>
  <w16cex:commentExtensible w16cex:durableId="405F0FFC" w16cex:dateUtc="2026-03-10T07:31:00Z"/>
  <w16cex:commentExtensible w16cex:durableId="229BC480" w16cex:dateUtc="2026-03-10T07:33:00Z"/>
  <w16cex:commentExtensible w16cex:durableId="6D9DD70C" w16cex:dateUtc="2026-03-10T07:37:00Z"/>
  <w16cex:commentExtensible w16cex:durableId="1D41573D" w16cex:dateUtc="2026-03-10T07:45:00Z"/>
  <w16cex:commentExtensible w16cex:durableId="6355AB2F" w16cex:dateUtc="2026-03-10T07:49:00Z"/>
  <w16cex:commentExtensible w16cex:durableId="67F5E565" w16cex:dateUtc="2026-03-10T07:50:00Z"/>
  <w16cex:commentExtensible w16cex:durableId="7934F94E" w16cex:dateUtc="2026-03-10T08:00:00Z"/>
  <w16cex:commentExtensible w16cex:durableId="321A7D96" w16cex:dateUtc="2026-03-10T07:57:00Z"/>
  <w16cex:commentExtensible w16cex:durableId="7CCA2D24" w16cex:dateUtc="2026-03-10T07:58:00Z"/>
  <w16cex:commentExtensible w16cex:durableId="76FDFDE8" w16cex:dateUtc="2026-03-16T15:46:00Z"/>
  <w16cex:commentExtensible w16cex:durableId="2B8A989E" w16cex:dateUtc="2026-03-16T15:46:00Z"/>
  <w16cex:commentExtensible w16cex:durableId="69D07B80" w16cex:dateUtc="2026-03-16T15:47:00Z"/>
  <w16cex:commentExtensible w16cex:durableId="006CD5F8" w16cex:dateUtc="2026-03-16T15:48:00Z"/>
  <w16cex:commentExtensible w16cex:durableId="07223D89" w16cex:dateUtc="2026-03-16T15:49:00Z"/>
  <w16cex:commentExtensible w16cex:durableId="5D8AFB06" w16cex:dateUtc="2026-03-16T22:33:00Z"/>
  <w16cex:commentExtensible w16cex:durableId="160FD6C3" w16cex:dateUtc="2026-03-16T22:47:00Z"/>
  <w16cex:commentExtensible w16cex:durableId="707A39A9" w16cex:dateUtc="2026-03-16T22:49:00Z"/>
  <w16cex:commentExtensible w16cex:durableId="566BDC38" w16cex:dateUtc="2026-03-16T22:54:00Z"/>
  <w16cex:commentExtensible w16cex:durableId="35472381" w16cex:dateUtc="2026-03-16T22:56:00Z"/>
  <w16cex:commentExtensible w16cex:durableId="1C035210" w16cex:dateUtc="2026-03-16T2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9760D" w16cid:durableId="35C116E0"/>
  <w16cid:commentId w16cid:paraId="30D2DC2B" w16cid:durableId="405F0FFC"/>
  <w16cid:commentId w16cid:paraId="5CD1B3B2" w16cid:durableId="229BC480"/>
  <w16cid:commentId w16cid:paraId="5BE31EBA" w16cid:durableId="6D9DD70C"/>
  <w16cid:commentId w16cid:paraId="49CB6246" w16cid:durableId="1D41573D"/>
  <w16cid:commentId w16cid:paraId="237B76F6" w16cid:durableId="6355AB2F"/>
  <w16cid:commentId w16cid:paraId="068EAE98" w16cid:durableId="67F5E565"/>
  <w16cid:commentId w16cid:paraId="08DFF7C0" w16cid:durableId="7934F94E"/>
  <w16cid:commentId w16cid:paraId="6CD4BDF6" w16cid:durableId="321A7D96"/>
  <w16cid:commentId w16cid:paraId="6AE87B63" w16cid:durableId="7CCA2D24"/>
  <w16cid:commentId w16cid:paraId="6F1135FF" w16cid:durableId="76FDFDE8"/>
  <w16cid:commentId w16cid:paraId="5D28B755" w16cid:durableId="2B8A989E"/>
  <w16cid:commentId w16cid:paraId="25509652" w16cid:durableId="69D07B80"/>
  <w16cid:commentId w16cid:paraId="40ECABED" w16cid:durableId="006CD5F8"/>
  <w16cid:commentId w16cid:paraId="15F2689B" w16cid:durableId="07223D89"/>
  <w16cid:commentId w16cid:paraId="0B192000" w16cid:durableId="5D8AFB06"/>
  <w16cid:commentId w16cid:paraId="5B3746EC" w16cid:durableId="160FD6C3"/>
  <w16cid:commentId w16cid:paraId="209BB448" w16cid:durableId="707A39A9"/>
  <w16cid:commentId w16cid:paraId="0B820917" w16cid:durableId="566BDC38"/>
  <w16cid:commentId w16cid:paraId="009EC585" w16cid:durableId="35472381"/>
  <w16cid:commentId w16cid:paraId="68AD02B3" w16cid:durableId="1C03521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009E2B" w14:textId="77777777" w:rsidR="008D6DA1" w:rsidRDefault="008D6DA1" w:rsidP="000379AB">
      <w:r>
        <w:separator/>
      </w:r>
    </w:p>
  </w:endnote>
  <w:endnote w:type="continuationSeparator" w:id="0">
    <w:p w14:paraId="1A08FD31" w14:textId="77777777" w:rsidR="008D6DA1" w:rsidRDefault="008D6DA1"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ED28E" w14:textId="2FE9AD18" w:rsidR="00DD6745" w:rsidRDefault="00DD6745" w:rsidP="00B719C8">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294CD5" w14:textId="77777777" w:rsidR="005D00E2" w:rsidRDefault="005D00E2" w:rsidP="00B719C8">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5F354" w14:textId="77777777" w:rsidR="008D6DA1" w:rsidRDefault="008D6DA1" w:rsidP="000379AB">
      <w:r>
        <w:separator/>
      </w:r>
    </w:p>
  </w:footnote>
  <w:footnote w:type="continuationSeparator" w:id="0">
    <w:p w14:paraId="709C1A26" w14:textId="77777777" w:rsidR="008D6DA1" w:rsidRDefault="008D6DA1" w:rsidP="000379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5FE63" w14:textId="5B06B9A4" w:rsidR="00DD6745" w:rsidRDefault="00DD6745" w:rsidP="007778ED">
    <w:pPr>
      <w:pStyle w:val="a5"/>
      <w:jc w:val="center"/>
    </w:pPr>
    <w:r>
      <w:t xml:space="preserve">manuscript submitted to </w:t>
    </w:r>
    <w:r>
      <w:rPr>
        <w:i/>
      </w:rPr>
      <w:t xml:space="preserve">replace this text with name of </w:t>
    </w:r>
    <w:r w:rsidRPr="007778ED">
      <w:rPr>
        <w:i/>
      </w:rPr>
      <w:t>AGU journal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75CCC" w14:textId="2816AD77" w:rsidR="00DD6745" w:rsidRDefault="00DD6745" w:rsidP="00E31404">
    <w:pPr>
      <w:pStyle w:val="a5"/>
      <w:jc w:val="center"/>
    </w:pPr>
    <w:r>
      <w:t xml:space="preserve">Confidential manuscript submitted to </w:t>
    </w:r>
    <w:r>
      <w:rPr>
        <w:i/>
      </w:rPr>
      <w:t xml:space="preserve">replace this text with name of </w:t>
    </w:r>
    <w:r w:rsidRPr="007778ED">
      <w:rPr>
        <w:i/>
      </w:rPr>
      <w:t>AGU journal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CAF868" w14:textId="77777777" w:rsidR="005D00E2" w:rsidRDefault="005D00E2" w:rsidP="007778ED">
    <w:pPr>
      <w:pStyle w:val="a5"/>
      <w:jc w:val="center"/>
    </w:pPr>
    <w:r>
      <w:t xml:space="preserve">manuscript submitted to </w:t>
    </w:r>
    <w:r>
      <w:rPr>
        <w:i/>
      </w:rPr>
      <w:t xml:space="preserve">replace this text with name of </w:t>
    </w:r>
    <w:r w:rsidRPr="007778ED">
      <w:rPr>
        <w:i/>
      </w:rPr>
      <w:t>AGU journal</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5AAE2" w14:textId="77777777" w:rsidR="005D00E2" w:rsidRDefault="005D00E2" w:rsidP="00E31404">
    <w:pPr>
      <w:pStyle w:val="a5"/>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737268"/>
    <w:multiLevelType w:val="hybridMultilevel"/>
    <w:tmpl w:val="8CBA5F9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E044D2"/>
    <w:multiLevelType w:val="multilevel"/>
    <w:tmpl w:val="E1D2E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044D6D"/>
    <w:multiLevelType w:val="hybridMultilevel"/>
    <w:tmpl w:val="DE60BE5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4B53038E"/>
    <w:multiLevelType w:val="hybridMultilevel"/>
    <w:tmpl w:val="29EA6174"/>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B61859"/>
    <w:multiLevelType w:val="multilevel"/>
    <w:tmpl w:val="851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7" w15:restartNumberingAfterBreak="0">
    <w:nsid w:val="6B5617E1"/>
    <w:multiLevelType w:val="multilevel"/>
    <w:tmpl w:val="74A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16"/>
  </w:num>
  <w:num w:numId="4">
    <w:abstractNumId w:val="7"/>
  </w:num>
  <w:num w:numId="5">
    <w:abstractNumId w:val="8"/>
  </w:num>
  <w:num w:numId="6">
    <w:abstractNumId w:val="12"/>
  </w:num>
  <w:num w:numId="7">
    <w:abstractNumId w:val="14"/>
  </w:num>
  <w:num w:numId="8">
    <w:abstractNumId w:val="15"/>
  </w:num>
  <w:num w:numId="9">
    <w:abstractNumId w:val="4"/>
  </w:num>
  <w:num w:numId="10">
    <w:abstractNumId w:val="11"/>
  </w:num>
  <w:num w:numId="11">
    <w:abstractNumId w:val="5"/>
  </w:num>
  <w:num w:numId="12">
    <w:abstractNumId w:val="18"/>
  </w:num>
  <w:num w:numId="13">
    <w:abstractNumId w:val="0"/>
  </w:num>
  <w:num w:numId="14">
    <w:abstractNumId w:val="17"/>
  </w:num>
  <w:num w:numId="15">
    <w:abstractNumId w:val="13"/>
  </w:num>
  <w:num w:numId="16">
    <w:abstractNumId w:val="6"/>
  </w:num>
  <w:num w:numId="17">
    <w:abstractNumId w:val="9"/>
  </w:num>
  <w:num w:numId="18">
    <w:abstractNumId w:val="1"/>
  </w:num>
  <w:num w:numId="19">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örenkämper, Martin">
    <w15:presenceInfo w15:providerId="AD" w15:userId="S::martin.doerenkaemper@iwes.fraunhofer.de::0691b2ff-22ae-4b1e-b83d-6370280a5ee5"/>
  </w15:person>
  <w15:person w15:author="win">
    <w15:presenceInfo w15:providerId="None" w15:userId="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7"/>
    <w:rsid w:val="000003FF"/>
    <w:rsid w:val="000037C2"/>
    <w:rsid w:val="000070C6"/>
    <w:rsid w:val="00013759"/>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A2813"/>
    <w:rsid w:val="000A5D3B"/>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101D9C"/>
    <w:rsid w:val="001058A4"/>
    <w:rsid w:val="00105D85"/>
    <w:rsid w:val="00107A81"/>
    <w:rsid w:val="00111ACE"/>
    <w:rsid w:val="00111D11"/>
    <w:rsid w:val="00124233"/>
    <w:rsid w:val="00125979"/>
    <w:rsid w:val="00125DB1"/>
    <w:rsid w:val="00130B21"/>
    <w:rsid w:val="00131A0D"/>
    <w:rsid w:val="00136660"/>
    <w:rsid w:val="0014203B"/>
    <w:rsid w:val="0015060D"/>
    <w:rsid w:val="001520C4"/>
    <w:rsid w:val="00155033"/>
    <w:rsid w:val="00156784"/>
    <w:rsid w:val="00172067"/>
    <w:rsid w:val="0017243F"/>
    <w:rsid w:val="00173476"/>
    <w:rsid w:val="00176452"/>
    <w:rsid w:val="0018268D"/>
    <w:rsid w:val="00187556"/>
    <w:rsid w:val="0019027E"/>
    <w:rsid w:val="00194443"/>
    <w:rsid w:val="00195891"/>
    <w:rsid w:val="001A27FF"/>
    <w:rsid w:val="001A3DB0"/>
    <w:rsid w:val="001B1E3A"/>
    <w:rsid w:val="001B2B1A"/>
    <w:rsid w:val="001B3DAA"/>
    <w:rsid w:val="001B5FBE"/>
    <w:rsid w:val="001C2B0D"/>
    <w:rsid w:val="001C4293"/>
    <w:rsid w:val="001C4FD0"/>
    <w:rsid w:val="001C6D18"/>
    <w:rsid w:val="001D0AA1"/>
    <w:rsid w:val="001D3307"/>
    <w:rsid w:val="001D55C2"/>
    <w:rsid w:val="001D70C2"/>
    <w:rsid w:val="001E33EF"/>
    <w:rsid w:val="001F0E74"/>
    <w:rsid w:val="001F4BD1"/>
    <w:rsid w:val="0020390B"/>
    <w:rsid w:val="00205265"/>
    <w:rsid w:val="00205ED3"/>
    <w:rsid w:val="002112B8"/>
    <w:rsid w:val="00216625"/>
    <w:rsid w:val="002205DA"/>
    <w:rsid w:val="00222796"/>
    <w:rsid w:val="00227565"/>
    <w:rsid w:val="00230693"/>
    <w:rsid w:val="002352A9"/>
    <w:rsid w:val="00235BA6"/>
    <w:rsid w:val="00240493"/>
    <w:rsid w:val="00247A6B"/>
    <w:rsid w:val="0025016C"/>
    <w:rsid w:val="002629F2"/>
    <w:rsid w:val="00267BBB"/>
    <w:rsid w:val="00271CE0"/>
    <w:rsid w:val="00272C13"/>
    <w:rsid w:val="00277699"/>
    <w:rsid w:val="00281FE6"/>
    <w:rsid w:val="002820F7"/>
    <w:rsid w:val="002869BE"/>
    <w:rsid w:val="00296DC1"/>
    <w:rsid w:val="002A048B"/>
    <w:rsid w:val="002A0855"/>
    <w:rsid w:val="002A2012"/>
    <w:rsid w:val="002A41EF"/>
    <w:rsid w:val="002A52F8"/>
    <w:rsid w:val="002B5FE3"/>
    <w:rsid w:val="002B6F74"/>
    <w:rsid w:val="002B71FE"/>
    <w:rsid w:val="002B7CA5"/>
    <w:rsid w:val="002C3263"/>
    <w:rsid w:val="002C3838"/>
    <w:rsid w:val="002D18C2"/>
    <w:rsid w:val="002D3D45"/>
    <w:rsid w:val="002D3D82"/>
    <w:rsid w:val="002D7273"/>
    <w:rsid w:val="002D73A6"/>
    <w:rsid w:val="002E1646"/>
    <w:rsid w:val="002E3FD1"/>
    <w:rsid w:val="002E49B3"/>
    <w:rsid w:val="002E7898"/>
    <w:rsid w:val="002E7DC3"/>
    <w:rsid w:val="002F2289"/>
    <w:rsid w:val="002F2FF8"/>
    <w:rsid w:val="002F39DE"/>
    <w:rsid w:val="002F3B11"/>
    <w:rsid w:val="002F410C"/>
    <w:rsid w:val="002F4D30"/>
    <w:rsid w:val="002F6A09"/>
    <w:rsid w:val="002F7905"/>
    <w:rsid w:val="00300AB9"/>
    <w:rsid w:val="00304FD1"/>
    <w:rsid w:val="003137C3"/>
    <w:rsid w:val="0032135B"/>
    <w:rsid w:val="0032151C"/>
    <w:rsid w:val="00321596"/>
    <w:rsid w:val="003258E4"/>
    <w:rsid w:val="00332620"/>
    <w:rsid w:val="00332D53"/>
    <w:rsid w:val="003352DA"/>
    <w:rsid w:val="003355F2"/>
    <w:rsid w:val="003375FC"/>
    <w:rsid w:val="00352CA2"/>
    <w:rsid w:val="00353C9C"/>
    <w:rsid w:val="00354EDF"/>
    <w:rsid w:val="0035644F"/>
    <w:rsid w:val="0036140F"/>
    <w:rsid w:val="00361BA9"/>
    <w:rsid w:val="00362060"/>
    <w:rsid w:val="00366917"/>
    <w:rsid w:val="00370E2F"/>
    <w:rsid w:val="0037466A"/>
    <w:rsid w:val="0037517A"/>
    <w:rsid w:val="00376069"/>
    <w:rsid w:val="00380DF2"/>
    <w:rsid w:val="003812F8"/>
    <w:rsid w:val="00381939"/>
    <w:rsid w:val="0038438F"/>
    <w:rsid w:val="0039077D"/>
    <w:rsid w:val="00393A7A"/>
    <w:rsid w:val="00393BBE"/>
    <w:rsid w:val="00397829"/>
    <w:rsid w:val="00397F4C"/>
    <w:rsid w:val="003A2206"/>
    <w:rsid w:val="003A234C"/>
    <w:rsid w:val="003A3EEC"/>
    <w:rsid w:val="003A43C4"/>
    <w:rsid w:val="003A4B76"/>
    <w:rsid w:val="003A4C42"/>
    <w:rsid w:val="003B04FE"/>
    <w:rsid w:val="003B0614"/>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400425"/>
    <w:rsid w:val="004009A6"/>
    <w:rsid w:val="004028E2"/>
    <w:rsid w:val="00402D95"/>
    <w:rsid w:val="00406330"/>
    <w:rsid w:val="004072B0"/>
    <w:rsid w:val="0041018A"/>
    <w:rsid w:val="00410869"/>
    <w:rsid w:val="00416089"/>
    <w:rsid w:val="0041695E"/>
    <w:rsid w:val="00420C00"/>
    <w:rsid w:val="00421527"/>
    <w:rsid w:val="00421703"/>
    <w:rsid w:val="004253DD"/>
    <w:rsid w:val="00431134"/>
    <w:rsid w:val="0043355E"/>
    <w:rsid w:val="00440A22"/>
    <w:rsid w:val="00451B77"/>
    <w:rsid w:val="004529BB"/>
    <w:rsid w:val="00454756"/>
    <w:rsid w:val="00454AF8"/>
    <w:rsid w:val="00454D46"/>
    <w:rsid w:val="00463588"/>
    <w:rsid w:val="0046739F"/>
    <w:rsid w:val="004707F6"/>
    <w:rsid w:val="00476A65"/>
    <w:rsid w:val="00480DFD"/>
    <w:rsid w:val="00482B48"/>
    <w:rsid w:val="00485781"/>
    <w:rsid w:val="00486E15"/>
    <w:rsid w:val="004969B5"/>
    <w:rsid w:val="004A18E6"/>
    <w:rsid w:val="004B1338"/>
    <w:rsid w:val="004B537D"/>
    <w:rsid w:val="004B686E"/>
    <w:rsid w:val="004B6870"/>
    <w:rsid w:val="004B7F40"/>
    <w:rsid w:val="004C19B1"/>
    <w:rsid w:val="004D4C62"/>
    <w:rsid w:val="004D73B5"/>
    <w:rsid w:val="004E07CC"/>
    <w:rsid w:val="004E2969"/>
    <w:rsid w:val="004E2BD5"/>
    <w:rsid w:val="00505774"/>
    <w:rsid w:val="00506457"/>
    <w:rsid w:val="0051367B"/>
    <w:rsid w:val="0051453E"/>
    <w:rsid w:val="00514B45"/>
    <w:rsid w:val="005167EA"/>
    <w:rsid w:val="005170C7"/>
    <w:rsid w:val="0052595E"/>
    <w:rsid w:val="0052640B"/>
    <w:rsid w:val="00533B8E"/>
    <w:rsid w:val="00534D5F"/>
    <w:rsid w:val="005358D5"/>
    <w:rsid w:val="00540D2A"/>
    <w:rsid w:val="005453E9"/>
    <w:rsid w:val="00545B46"/>
    <w:rsid w:val="00545B6C"/>
    <w:rsid w:val="00560484"/>
    <w:rsid w:val="00561B20"/>
    <w:rsid w:val="00561BF1"/>
    <w:rsid w:val="00562C9F"/>
    <w:rsid w:val="00562D64"/>
    <w:rsid w:val="005675D1"/>
    <w:rsid w:val="00573BC8"/>
    <w:rsid w:val="0057441D"/>
    <w:rsid w:val="00575C0B"/>
    <w:rsid w:val="005774DA"/>
    <w:rsid w:val="00581536"/>
    <w:rsid w:val="00583B12"/>
    <w:rsid w:val="0058557A"/>
    <w:rsid w:val="00593E3E"/>
    <w:rsid w:val="005A1F41"/>
    <w:rsid w:val="005A3C3F"/>
    <w:rsid w:val="005A553B"/>
    <w:rsid w:val="005C4B4D"/>
    <w:rsid w:val="005D00E2"/>
    <w:rsid w:val="005D2C0A"/>
    <w:rsid w:val="005D3D09"/>
    <w:rsid w:val="005D5662"/>
    <w:rsid w:val="005E1969"/>
    <w:rsid w:val="005E3806"/>
    <w:rsid w:val="005E6E76"/>
    <w:rsid w:val="005F155B"/>
    <w:rsid w:val="005F2E15"/>
    <w:rsid w:val="005F551D"/>
    <w:rsid w:val="005F6380"/>
    <w:rsid w:val="006018CC"/>
    <w:rsid w:val="006057A6"/>
    <w:rsid w:val="0060601C"/>
    <w:rsid w:val="006129D8"/>
    <w:rsid w:val="006143D3"/>
    <w:rsid w:val="00624AD5"/>
    <w:rsid w:val="00624D02"/>
    <w:rsid w:val="0062533D"/>
    <w:rsid w:val="00627D9D"/>
    <w:rsid w:val="00627EAA"/>
    <w:rsid w:val="0063190A"/>
    <w:rsid w:val="00633166"/>
    <w:rsid w:val="006350D9"/>
    <w:rsid w:val="0063545B"/>
    <w:rsid w:val="006377AF"/>
    <w:rsid w:val="006414E0"/>
    <w:rsid w:val="006434C4"/>
    <w:rsid w:val="00651677"/>
    <w:rsid w:val="006565B5"/>
    <w:rsid w:val="00661DC1"/>
    <w:rsid w:val="006646DD"/>
    <w:rsid w:val="00670F38"/>
    <w:rsid w:val="00671751"/>
    <w:rsid w:val="006740D3"/>
    <w:rsid w:val="006771AE"/>
    <w:rsid w:val="00680E1A"/>
    <w:rsid w:val="006842EE"/>
    <w:rsid w:val="00687F24"/>
    <w:rsid w:val="006941C6"/>
    <w:rsid w:val="006A5752"/>
    <w:rsid w:val="006B2A3C"/>
    <w:rsid w:val="006B58D7"/>
    <w:rsid w:val="006B66EF"/>
    <w:rsid w:val="006B7352"/>
    <w:rsid w:val="006B76B4"/>
    <w:rsid w:val="006C4619"/>
    <w:rsid w:val="006C5DCA"/>
    <w:rsid w:val="006D0775"/>
    <w:rsid w:val="006D0D40"/>
    <w:rsid w:val="006D1020"/>
    <w:rsid w:val="006D127D"/>
    <w:rsid w:val="006D19B4"/>
    <w:rsid w:val="006D564B"/>
    <w:rsid w:val="006D6FD4"/>
    <w:rsid w:val="006E36FF"/>
    <w:rsid w:val="006E5466"/>
    <w:rsid w:val="006E61BA"/>
    <w:rsid w:val="006F0D4D"/>
    <w:rsid w:val="006F48CD"/>
    <w:rsid w:val="006F662E"/>
    <w:rsid w:val="006F6B2B"/>
    <w:rsid w:val="006F6D81"/>
    <w:rsid w:val="00711A83"/>
    <w:rsid w:val="00713BE0"/>
    <w:rsid w:val="00713EC2"/>
    <w:rsid w:val="007165D9"/>
    <w:rsid w:val="00720863"/>
    <w:rsid w:val="007275E7"/>
    <w:rsid w:val="00741863"/>
    <w:rsid w:val="00746229"/>
    <w:rsid w:val="007469CF"/>
    <w:rsid w:val="007473B3"/>
    <w:rsid w:val="00750CD0"/>
    <w:rsid w:val="00751F57"/>
    <w:rsid w:val="00752C1D"/>
    <w:rsid w:val="0075306D"/>
    <w:rsid w:val="00753FD7"/>
    <w:rsid w:val="0076073B"/>
    <w:rsid w:val="00760AB3"/>
    <w:rsid w:val="007621EC"/>
    <w:rsid w:val="00764184"/>
    <w:rsid w:val="00767596"/>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D0919"/>
    <w:rsid w:val="007D1384"/>
    <w:rsid w:val="007D74E1"/>
    <w:rsid w:val="007E15DC"/>
    <w:rsid w:val="007E4423"/>
    <w:rsid w:val="007E7CC0"/>
    <w:rsid w:val="007F4D54"/>
    <w:rsid w:val="008009B4"/>
    <w:rsid w:val="00800B63"/>
    <w:rsid w:val="00804559"/>
    <w:rsid w:val="00805622"/>
    <w:rsid w:val="00807471"/>
    <w:rsid w:val="00807DC4"/>
    <w:rsid w:val="00813315"/>
    <w:rsid w:val="0081621A"/>
    <w:rsid w:val="00817B0C"/>
    <w:rsid w:val="00823732"/>
    <w:rsid w:val="008322EA"/>
    <w:rsid w:val="008323E7"/>
    <w:rsid w:val="00836A97"/>
    <w:rsid w:val="008452F6"/>
    <w:rsid w:val="00845729"/>
    <w:rsid w:val="00850691"/>
    <w:rsid w:val="00855B07"/>
    <w:rsid w:val="008569BD"/>
    <w:rsid w:val="00860E3F"/>
    <w:rsid w:val="00861765"/>
    <w:rsid w:val="00862116"/>
    <w:rsid w:val="008636BF"/>
    <w:rsid w:val="008855A8"/>
    <w:rsid w:val="0089406B"/>
    <w:rsid w:val="00897193"/>
    <w:rsid w:val="008A0D6F"/>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4FA1"/>
    <w:rsid w:val="008F5F94"/>
    <w:rsid w:val="008F7096"/>
    <w:rsid w:val="009007AE"/>
    <w:rsid w:val="009073D1"/>
    <w:rsid w:val="009106FF"/>
    <w:rsid w:val="009160EA"/>
    <w:rsid w:val="00921E54"/>
    <w:rsid w:val="00924611"/>
    <w:rsid w:val="00924DFF"/>
    <w:rsid w:val="0093366F"/>
    <w:rsid w:val="009440D6"/>
    <w:rsid w:val="009513BA"/>
    <w:rsid w:val="00951A33"/>
    <w:rsid w:val="00964E53"/>
    <w:rsid w:val="009716C0"/>
    <w:rsid w:val="00971717"/>
    <w:rsid w:val="0097213C"/>
    <w:rsid w:val="0097276C"/>
    <w:rsid w:val="009728B6"/>
    <w:rsid w:val="00972FAB"/>
    <w:rsid w:val="00975D9D"/>
    <w:rsid w:val="00977B01"/>
    <w:rsid w:val="00980548"/>
    <w:rsid w:val="00982D69"/>
    <w:rsid w:val="00983966"/>
    <w:rsid w:val="00983A3C"/>
    <w:rsid w:val="009859CB"/>
    <w:rsid w:val="00991D5C"/>
    <w:rsid w:val="00995CAA"/>
    <w:rsid w:val="009A1C68"/>
    <w:rsid w:val="009A2895"/>
    <w:rsid w:val="009A3CD0"/>
    <w:rsid w:val="009A4681"/>
    <w:rsid w:val="009B546F"/>
    <w:rsid w:val="009B57FB"/>
    <w:rsid w:val="009B5FE1"/>
    <w:rsid w:val="009B6127"/>
    <w:rsid w:val="009B68DA"/>
    <w:rsid w:val="009C0FA4"/>
    <w:rsid w:val="009C20B8"/>
    <w:rsid w:val="009C55BD"/>
    <w:rsid w:val="009C63D9"/>
    <w:rsid w:val="009D0178"/>
    <w:rsid w:val="009D2F48"/>
    <w:rsid w:val="009D5CCB"/>
    <w:rsid w:val="009E1040"/>
    <w:rsid w:val="009E2C46"/>
    <w:rsid w:val="009F3039"/>
    <w:rsid w:val="009F684F"/>
    <w:rsid w:val="009F7FCF"/>
    <w:rsid w:val="00A015C9"/>
    <w:rsid w:val="00A02F81"/>
    <w:rsid w:val="00A04594"/>
    <w:rsid w:val="00A045C3"/>
    <w:rsid w:val="00A07B70"/>
    <w:rsid w:val="00A1073D"/>
    <w:rsid w:val="00A10E40"/>
    <w:rsid w:val="00A21A94"/>
    <w:rsid w:val="00A22A1B"/>
    <w:rsid w:val="00A30C4D"/>
    <w:rsid w:val="00A30C90"/>
    <w:rsid w:val="00A42839"/>
    <w:rsid w:val="00A44E37"/>
    <w:rsid w:val="00A45BE4"/>
    <w:rsid w:val="00A46DAE"/>
    <w:rsid w:val="00A47847"/>
    <w:rsid w:val="00A50F35"/>
    <w:rsid w:val="00A5329C"/>
    <w:rsid w:val="00A573ED"/>
    <w:rsid w:val="00A649F1"/>
    <w:rsid w:val="00A65D63"/>
    <w:rsid w:val="00A67440"/>
    <w:rsid w:val="00A70749"/>
    <w:rsid w:val="00A70BA5"/>
    <w:rsid w:val="00A70D52"/>
    <w:rsid w:val="00A731B6"/>
    <w:rsid w:val="00A77187"/>
    <w:rsid w:val="00A77D4E"/>
    <w:rsid w:val="00A85A57"/>
    <w:rsid w:val="00A91D1F"/>
    <w:rsid w:val="00A955E7"/>
    <w:rsid w:val="00AA11F3"/>
    <w:rsid w:val="00AA26B5"/>
    <w:rsid w:val="00AA32D8"/>
    <w:rsid w:val="00AA4063"/>
    <w:rsid w:val="00AB46CF"/>
    <w:rsid w:val="00AB59A9"/>
    <w:rsid w:val="00AB5DCD"/>
    <w:rsid w:val="00AC567C"/>
    <w:rsid w:val="00AC6B0A"/>
    <w:rsid w:val="00AD03B0"/>
    <w:rsid w:val="00AD0599"/>
    <w:rsid w:val="00AD0FE4"/>
    <w:rsid w:val="00AD1A65"/>
    <w:rsid w:val="00AD46B9"/>
    <w:rsid w:val="00AE08F7"/>
    <w:rsid w:val="00AE3485"/>
    <w:rsid w:val="00AE539F"/>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5EB9"/>
    <w:rsid w:val="00B26514"/>
    <w:rsid w:val="00B27B87"/>
    <w:rsid w:val="00B339C3"/>
    <w:rsid w:val="00B355DD"/>
    <w:rsid w:val="00B369D2"/>
    <w:rsid w:val="00B43321"/>
    <w:rsid w:val="00B4569B"/>
    <w:rsid w:val="00B527BC"/>
    <w:rsid w:val="00B5333E"/>
    <w:rsid w:val="00B6133C"/>
    <w:rsid w:val="00B65457"/>
    <w:rsid w:val="00B719C8"/>
    <w:rsid w:val="00B75A24"/>
    <w:rsid w:val="00B81C79"/>
    <w:rsid w:val="00B82556"/>
    <w:rsid w:val="00B828C4"/>
    <w:rsid w:val="00B901D2"/>
    <w:rsid w:val="00B94BEA"/>
    <w:rsid w:val="00BA08BE"/>
    <w:rsid w:val="00BA3A19"/>
    <w:rsid w:val="00BA3B9A"/>
    <w:rsid w:val="00BA4B3E"/>
    <w:rsid w:val="00BA6545"/>
    <w:rsid w:val="00BA6FFB"/>
    <w:rsid w:val="00BA7DB8"/>
    <w:rsid w:val="00BB2EB7"/>
    <w:rsid w:val="00BB7057"/>
    <w:rsid w:val="00BB770B"/>
    <w:rsid w:val="00BC03BF"/>
    <w:rsid w:val="00BC0776"/>
    <w:rsid w:val="00BC0D80"/>
    <w:rsid w:val="00BC29A3"/>
    <w:rsid w:val="00BC3066"/>
    <w:rsid w:val="00BC35C8"/>
    <w:rsid w:val="00BC3F79"/>
    <w:rsid w:val="00BC6CE9"/>
    <w:rsid w:val="00BD47BB"/>
    <w:rsid w:val="00BD4CFA"/>
    <w:rsid w:val="00BD5E8C"/>
    <w:rsid w:val="00BD71DE"/>
    <w:rsid w:val="00BE0CCC"/>
    <w:rsid w:val="00BE30ED"/>
    <w:rsid w:val="00BE3F7D"/>
    <w:rsid w:val="00BF0028"/>
    <w:rsid w:val="00BF1E63"/>
    <w:rsid w:val="00BF2FF0"/>
    <w:rsid w:val="00C05886"/>
    <w:rsid w:val="00C10CF1"/>
    <w:rsid w:val="00C236AD"/>
    <w:rsid w:val="00C237B8"/>
    <w:rsid w:val="00C24A99"/>
    <w:rsid w:val="00C33146"/>
    <w:rsid w:val="00C3475A"/>
    <w:rsid w:val="00C35B19"/>
    <w:rsid w:val="00C404F8"/>
    <w:rsid w:val="00C40F7E"/>
    <w:rsid w:val="00C44510"/>
    <w:rsid w:val="00C453BC"/>
    <w:rsid w:val="00C45B2D"/>
    <w:rsid w:val="00C53DA9"/>
    <w:rsid w:val="00C57D5E"/>
    <w:rsid w:val="00C57EB4"/>
    <w:rsid w:val="00C615CD"/>
    <w:rsid w:val="00C61DC1"/>
    <w:rsid w:val="00C81368"/>
    <w:rsid w:val="00C81692"/>
    <w:rsid w:val="00C94AA5"/>
    <w:rsid w:val="00C95858"/>
    <w:rsid w:val="00CA52AF"/>
    <w:rsid w:val="00CB3207"/>
    <w:rsid w:val="00CB7BED"/>
    <w:rsid w:val="00CC1907"/>
    <w:rsid w:val="00CC4CBE"/>
    <w:rsid w:val="00CC793D"/>
    <w:rsid w:val="00CD000B"/>
    <w:rsid w:val="00CD0F79"/>
    <w:rsid w:val="00CD1FE5"/>
    <w:rsid w:val="00CD352B"/>
    <w:rsid w:val="00CD6F8E"/>
    <w:rsid w:val="00CE012C"/>
    <w:rsid w:val="00CE77A6"/>
    <w:rsid w:val="00CF1367"/>
    <w:rsid w:val="00CF1824"/>
    <w:rsid w:val="00CF3DEE"/>
    <w:rsid w:val="00CF5E65"/>
    <w:rsid w:val="00CF7549"/>
    <w:rsid w:val="00D00712"/>
    <w:rsid w:val="00D05691"/>
    <w:rsid w:val="00D1327F"/>
    <w:rsid w:val="00D160C5"/>
    <w:rsid w:val="00D16B49"/>
    <w:rsid w:val="00D216C1"/>
    <w:rsid w:val="00D23E02"/>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5F12"/>
    <w:rsid w:val="00D810E5"/>
    <w:rsid w:val="00D81797"/>
    <w:rsid w:val="00D823EC"/>
    <w:rsid w:val="00D85F00"/>
    <w:rsid w:val="00D9351A"/>
    <w:rsid w:val="00D94839"/>
    <w:rsid w:val="00D9528F"/>
    <w:rsid w:val="00DA491B"/>
    <w:rsid w:val="00DA7743"/>
    <w:rsid w:val="00DB43C5"/>
    <w:rsid w:val="00DB4755"/>
    <w:rsid w:val="00DC2C8C"/>
    <w:rsid w:val="00DD6745"/>
    <w:rsid w:val="00DE1259"/>
    <w:rsid w:val="00DE1A04"/>
    <w:rsid w:val="00DE3F91"/>
    <w:rsid w:val="00DE422C"/>
    <w:rsid w:val="00DF1CE4"/>
    <w:rsid w:val="00DF3AA1"/>
    <w:rsid w:val="00E021C8"/>
    <w:rsid w:val="00E02B58"/>
    <w:rsid w:val="00E03D94"/>
    <w:rsid w:val="00E06257"/>
    <w:rsid w:val="00E11BB9"/>
    <w:rsid w:val="00E14DD0"/>
    <w:rsid w:val="00E22C8A"/>
    <w:rsid w:val="00E2443C"/>
    <w:rsid w:val="00E31404"/>
    <w:rsid w:val="00E31513"/>
    <w:rsid w:val="00E36D40"/>
    <w:rsid w:val="00E42159"/>
    <w:rsid w:val="00E42522"/>
    <w:rsid w:val="00E463E2"/>
    <w:rsid w:val="00E54729"/>
    <w:rsid w:val="00E55046"/>
    <w:rsid w:val="00E55A0A"/>
    <w:rsid w:val="00E620DB"/>
    <w:rsid w:val="00E6492F"/>
    <w:rsid w:val="00E655E7"/>
    <w:rsid w:val="00E664DF"/>
    <w:rsid w:val="00E67B96"/>
    <w:rsid w:val="00E74D37"/>
    <w:rsid w:val="00E804AE"/>
    <w:rsid w:val="00E8072F"/>
    <w:rsid w:val="00E87609"/>
    <w:rsid w:val="00E87EAA"/>
    <w:rsid w:val="00E925B4"/>
    <w:rsid w:val="00E94E87"/>
    <w:rsid w:val="00EA0022"/>
    <w:rsid w:val="00EA3455"/>
    <w:rsid w:val="00EA6B19"/>
    <w:rsid w:val="00EB2895"/>
    <w:rsid w:val="00EB3DCF"/>
    <w:rsid w:val="00EB7078"/>
    <w:rsid w:val="00EC3434"/>
    <w:rsid w:val="00ED0AE8"/>
    <w:rsid w:val="00EE0310"/>
    <w:rsid w:val="00EE2437"/>
    <w:rsid w:val="00EE26E9"/>
    <w:rsid w:val="00EE433D"/>
    <w:rsid w:val="00EE4F27"/>
    <w:rsid w:val="00EE4F4D"/>
    <w:rsid w:val="00EE6DAC"/>
    <w:rsid w:val="00EE7369"/>
    <w:rsid w:val="00EF04CF"/>
    <w:rsid w:val="00EF5EA0"/>
    <w:rsid w:val="00EF5FFB"/>
    <w:rsid w:val="00EF6D73"/>
    <w:rsid w:val="00EF6E89"/>
    <w:rsid w:val="00F00657"/>
    <w:rsid w:val="00F02B9F"/>
    <w:rsid w:val="00F042E5"/>
    <w:rsid w:val="00F06692"/>
    <w:rsid w:val="00F06840"/>
    <w:rsid w:val="00F06CDF"/>
    <w:rsid w:val="00F07409"/>
    <w:rsid w:val="00F10172"/>
    <w:rsid w:val="00F11291"/>
    <w:rsid w:val="00F13598"/>
    <w:rsid w:val="00F1640F"/>
    <w:rsid w:val="00F20BE8"/>
    <w:rsid w:val="00F21080"/>
    <w:rsid w:val="00F213A2"/>
    <w:rsid w:val="00F31626"/>
    <w:rsid w:val="00F349A0"/>
    <w:rsid w:val="00F36C93"/>
    <w:rsid w:val="00F424D8"/>
    <w:rsid w:val="00F42DAD"/>
    <w:rsid w:val="00F45E57"/>
    <w:rsid w:val="00F52200"/>
    <w:rsid w:val="00F56E45"/>
    <w:rsid w:val="00F60E27"/>
    <w:rsid w:val="00F61079"/>
    <w:rsid w:val="00F61B2C"/>
    <w:rsid w:val="00F620F9"/>
    <w:rsid w:val="00F63C2E"/>
    <w:rsid w:val="00F713B2"/>
    <w:rsid w:val="00F71CD1"/>
    <w:rsid w:val="00F74582"/>
    <w:rsid w:val="00F80F76"/>
    <w:rsid w:val="00F81B97"/>
    <w:rsid w:val="00F82FD3"/>
    <w:rsid w:val="00F83674"/>
    <w:rsid w:val="00F84CFC"/>
    <w:rsid w:val="00F8531E"/>
    <w:rsid w:val="00F8569D"/>
    <w:rsid w:val="00F90481"/>
    <w:rsid w:val="00F917A9"/>
    <w:rsid w:val="00F94728"/>
    <w:rsid w:val="00F9555C"/>
    <w:rsid w:val="00FA1277"/>
    <w:rsid w:val="00FA1FB7"/>
    <w:rsid w:val="00FA2158"/>
    <w:rsid w:val="00FA7BF2"/>
    <w:rsid w:val="00FB396F"/>
    <w:rsid w:val="00FB3F9E"/>
    <w:rsid w:val="00FB5913"/>
    <w:rsid w:val="00FC0DE0"/>
    <w:rsid w:val="00FC1D0A"/>
    <w:rsid w:val="00FC3EAC"/>
    <w:rsid w:val="00FC3FE4"/>
    <w:rsid w:val="00FC49C6"/>
    <w:rsid w:val="00FD58AD"/>
    <w:rsid w:val="00FE2AE2"/>
    <w:rsid w:val="00FF0A7D"/>
    <w:rsid w:val="00FF1B3C"/>
    <w:rsid w:val="00FF1FDE"/>
    <w:rsid w:val="00FF255D"/>
    <w:rsid w:val="00FF34E3"/>
    <w:rsid w:val="00FF547D"/>
    <w:rsid w:val="00FF5E60"/>
    <w:rsid w:val="00FF687A"/>
    <w:rsid w:val="00FF70CB"/>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609C9FC"/>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63E2"/>
    <w:rPr>
      <w:rFonts w:ascii="Times New Roman" w:eastAsia="Calibri" w:hAnsi="Times New Roman" w:cs="Times New Roman"/>
      <w:sz w:val="20"/>
      <w:szCs w:val="20"/>
    </w:rPr>
  </w:style>
  <w:style w:type="paragraph" w:styleId="3">
    <w:name w:val="heading 3"/>
    <w:basedOn w:val="a"/>
    <w:next w:val="a"/>
    <w:link w:val="30"/>
    <w:uiPriority w:val="9"/>
    <w:semiHidden/>
    <w:unhideWhenUsed/>
    <w:qFormat/>
    <w:rsid w:val="00E06257"/>
    <w:pPr>
      <w:keepNext/>
      <w:keepLines/>
      <w:spacing w:before="260" w:after="260" w:line="416" w:lineRule="auto"/>
      <w:outlineLvl w:val="2"/>
    </w:pPr>
    <w:rPr>
      <w:b/>
      <w:bCs/>
      <w:sz w:val="32"/>
      <w:szCs w:val="32"/>
    </w:rPr>
  </w:style>
  <w:style w:type="paragraph" w:styleId="4">
    <w:name w:val="heading 4"/>
    <w:basedOn w:val="a"/>
    <w:link w:val="40"/>
    <w:uiPriority w:val="9"/>
    <w:qFormat/>
    <w:rsid w:val="003A2206"/>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a"/>
    <w:rsid w:val="008A6077"/>
    <w:pPr>
      <w:spacing w:before="120"/>
      <w:ind w:left="720" w:hanging="720"/>
    </w:pPr>
    <w:rPr>
      <w:rFonts w:eastAsia="Times New Roman"/>
      <w:sz w:val="24"/>
      <w:szCs w:val="24"/>
    </w:rPr>
  </w:style>
  <w:style w:type="paragraph" w:styleId="a5">
    <w:name w:val="header"/>
    <w:basedOn w:val="a"/>
    <w:link w:val="a6"/>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a"/>
    <w:rsid w:val="00B120F3"/>
    <w:pPr>
      <w:spacing w:before="120" w:after="360"/>
    </w:pPr>
    <w:rPr>
      <w:rFonts w:eastAsia="Times New Roman"/>
      <w:b/>
      <w:sz w:val="24"/>
      <w:szCs w:val="24"/>
    </w:rPr>
  </w:style>
  <w:style w:type="paragraph" w:customStyle="1" w:styleId="Text">
    <w:name w:val="Text"/>
    <w:basedOn w:val="a"/>
    <w:rsid w:val="008A6077"/>
    <w:pPr>
      <w:spacing w:before="120"/>
      <w:ind w:firstLine="720"/>
    </w:pPr>
    <w:rPr>
      <w:rFonts w:eastAsia="Times New Roman"/>
      <w:sz w:val="24"/>
      <w:szCs w:val="24"/>
    </w:rPr>
  </w:style>
  <w:style w:type="paragraph" w:customStyle="1" w:styleId="FigureorTableCaption">
    <w:name w:val="Figure or Table Caption"/>
    <w:basedOn w:val="a"/>
    <w:rsid w:val="008A6077"/>
    <w:pPr>
      <w:keepNext/>
      <w:spacing w:before="240"/>
      <w:outlineLvl w:val="0"/>
    </w:pPr>
    <w:rPr>
      <w:rFonts w:eastAsia="Times New Roman"/>
      <w:kern w:val="28"/>
      <w:sz w:val="24"/>
      <w:szCs w:val="24"/>
    </w:rPr>
  </w:style>
  <w:style w:type="character" w:customStyle="1" w:styleId="a6">
    <w:name w:val="页眉 字符"/>
    <w:basedOn w:val="a0"/>
    <w:link w:val="a5"/>
    <w:uiPriority w:val="99"/>
    <w:rsid w:val="000379AB"/>
    <w:rPr>
      <w:rFonts w:ascii="Times New Roman" w:eastAsia="Calibri" w:hAnsi="Times New Roman" w:cs="Times New Roman"/>
      <w:sz w:val="20"/>
      <w:szCs w:val="20"/>
    </w:rPr>
  </w:style>
  <w:style w:type="character" w:styleId="a7">
    <w:name w:val="Hyperlink"/>
    <w:rsid w:val="008A6077"/>
    <w:rPr>
      <w:color w:val="0000FF"/>
      <w:u w:val="single"/>
    </w:rPr>
  </w:style>
  <w:style w:type="paragraph" w:customStyle="1" w:styleId="Heading-Main">
    <w:name w:val="Heading-Main"/>
    <w:basedOn w:val="a"/>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a"/>
    <w:rsid w:val="008A6077"/>
    <w:pPr>
      <w:spacing w:before="120"/>
    </w:pPr>
    <w:rPr>
      <w:rFonts w:eastAsia="Times New Roman"/>
      <w:sz w:val="24"/>
      <w:szCs w:val="24"/>
    </w:rPr>
  </w:style>
  <w:style w:type="paragraph" w:customStyle="1" w:styleId="Abstract">
    <w:name w:val="Abstract"/>
    <w:basedOn w:val="a"/>
    <w:qFormat/>
    <w:rsid w:val="00400425"/>
    <w:pPr>
      <w:spacing w:before="120"/>
    </w:pPr>
    <w:rPr>
      <w:rFonts w:eastAsia="Times New Roman"/>
      <w:sz w:val="24"/>
      <w:szCs w:val="24"/>
    </w:rPr>
  </w:style>
  <w:style w:type="character" w:customStyle="1" w:styleId="a4">
    <w:name w:val="标题 字符"/>
    <w:basedOn w:val="a0"/>
    <w:link w:val="a3"/>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a"/>
    <w:qFormat/>
    <w:rsid w:val="0037466A"/>
    <w:pPr>
      <w:spacing w:before="240" w:after="240"/>
    </w:pPr>
    <w:rPr>
      <w:color w:val="00B0F0"/>
    </w:rPr>
  </w:style>
  <w:style w:type="paragraph" w:styleId="a8">
    <w:name w:val="Normal (Web)"/>
    <w:basedOn w:val="a"/>
    <w:uiPriority w:val="99"/>
    <w:semiHidden/>
    <w:unhideWhenUsed/>
    <w:rsid w:val="002F3B11"/>
    <w:rPr>
      <w:sz w:val="24"/>
      <w:szCs w:val="24"/>
    </w:rPr>
  </w:style>
  <w:style w:type="paragraph" w:styleId="a9">
    <w:name w:val="footer"/>
    <w:basedOn w:val="a"/>
    <w:link w:val="aa"/>
    <w:uiPriority w:val="99"/>
    <w:unhideWhenUsed/>
    <w:rsid w:val="000379AB"/>
    <w:pPr>
      <w:tabs>
        <w:tab w:val="center" w:pos="4680"/>
        <w:tab w:val="right" w:pos="9360"/>
      </w:tabs>
    </w:pPr>
  </w:style>
  <w:style w:type="character" w:customStyle="1" w:styleId="aa">
    <w:name w:val="页脚 字符"/>
    <w:basedOn w:val="a0"/>
    <w:link w:val="a9"/>
    <w:uiPriority w:val="99"/>
    <w:rsid w:val="000379AB"/>
    <w:rPr>
      <w:rFonts w:ascii="Times New Roman" w:eastAsia="Calibri" w:hAnsi="Times New Roman" w:cs="Times New Roman"/>
      <w:sz w:val="20"/>
      <w:szCs w:val="20"/>
    </w:rPr>
  </w:style>
  <w:style w:type="paragraph" w:styleId="ab">
    <w:name w:val="List Paragraph"/>
    <w:basedOn w:val="a"/>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sid w:val="00B81C79"/>
    <w:rPr>
      <w:color w:val="808080"/>
      <w:shd w:val="clear" w:color="auto" w:fill="E6E6E6"/>
    </w:rPr>
  </w:style>
  <w:style w:type="paragraph" w:styleId="ac">
    <w:name w:val="Balloon Text"/>
    <w:basedOn w:val="a"/>
    <w:link w:val="ad"/>
    <w:uiPriority w:val="99"/>
    <w:semiHidden/>
    <w:unhideWhenUsed/>
    <w:rsid w:val="007B4B93"/>
    <w:rPr>
      <w:rFonts w:ascii="Segoe UI" w:hAnsi="Segoe UI" w:cs="Segoe UI"/>
      <w:sz w:val="18"/>
      <w:szCs w:val="18"/>
    </w:rPr>
  </w:style>
  <w:style w:type="character" w:customStyle="1" w:styleId="ad">
    <w:name w:val="批注框文本 字符"/>
    <w:basedOn w:val="a0"/>
    <w:link w:val="ac"/>
    <w:uiPriority w:val="99"/>
    <w:semiHidden/>
    <w:rsid w:val="007B4B93"/>
    <w:rPr>
      <w:rFonts w:ascii="Segoe UI" w:eastAsia="Calibri" w:hAnsi="Segoe UI" w:cs="Segoe UI"/>
      <w:sz w:val="18"/>
      <w:szCs w:val="18"/>
    </w:rPr>
  </w:style>
  <w:style w:type="character" w:styleId="ae">
    <w:name w:val="Emphasis"/>
    <w:basedOn w:val="a0"/>
    <w:uiPriority w:val="20"/>
    <w:qFormat/>
    <w:rsid w:val="007B4B93"/>
    <w:rPr>
      <w:i/>
      <w:iCs/>
    </w:rPr>
  </w:style>
  <w:style w:type="character" w:styleId="af">
    <w:name w:val="FollowedHyperlink"/>
    <w:basedOn w:val="a0"/>
    <w:uiPriority w:val="99"/>
    <w:semiHidden/>
    <w:unhideWhenUsed/>
    <w:rsid w:val="00F45E57"/>
    <w:rPr>
      <w:color w:val="954F72" w:themeColor="followedHyperlink"/>
      <w:u w:val="single"/>
    </w:rPr>
  </w:style>
  <w:style w:type="character" w:styleId="af0">
    <w:name w:val="line number"/>
    <w:basedOn w:val="a0"/>
    <w:uiPriority w:val="99"/>
    <w:semiHidden/>
    <w:unhideWhenUsed/>
    <w:rsid w:val="00BD47BB"/>
  </w:style>
  <w:style w:type="paragraph" w:styleId="af1">
    <w:name w:val="Revision"/>
    <w:hidden/>
    <w:uiPriority w:val="99"/>
    <w:semiHidden/>
    <w:rsid w:val="00D4077F"/>
    <w:rPr>
      <w:rFonts w:ascii="Times New Roman" w:eastAsia="Calibri" w:hAnsi="Times New Roman" w:cs="Times New Roman"/>
      <w:sz w:val="20"/>
      <w:szCs w:val="20"/>
    </w:rPr>
  </w:style>
  <w:style w:type="paragraph" w:styleId="af2">
    <w:name w:val="Bibliography"/>
    <w:basedOn w:val="a"/>
    <w:next w:val="a"/>
    <w:uiPriority w:val="37"/>
    <w:unhideWhenUsed/>
    <w:rsid w:val="002F2FF8"/>
    <w:pPr>
      <w:spacing w:line="480" w:lineRule="auto"/>
      <w:ind w:left="720" w:hanging="720"/>
    </w:pPr>
  </w:style>
  <w:style w:type="character" w:customStyle="1" w:styleId="40">
    <w:name w:val="标题 4 字符"/>
    <w:basedOn w:val="a0"/>
    <w:link w:val="4"/>
    <w:uiPriority w:val="9"/>
    <w:rsid w:val="003A2206"/>
    <w:rPr>
      <w:rFonts w:ascii="宋体" w:hAnsi="宋体" w:cs="宋体"/>
      <w:b/>
      <w:bCs/>
      <w:lang w:eastAsia="zh-CN"/>
    </w:rPr>
  </w:style>
  <w:style w:type="character" w:customStyle="1" w:styleId="ng-star-inserted">
    <w:name w:val="ng-star-inserted"/>
    <w:basedOn w:val="a0"/>
    <w:rsid w:val="003A2206"/>
  </w:style>
  <w:style w:type="character" w:customStyle="1" w:styleId="30">
    <w:name w:val="标题 3 字符"/>
    <w:basedOn w:val="a0"/>
    <w:link w:val="3"/>
    <w:uiPriority w:val="9"/>
    <w:semiHidden/>
    <w:rsid w:val="00E06257"/>
    <w:rPr>
      <w:rFonts w:ascii="Times New Roman" w:eastAsia="Calibri" w:hAnsi="Times New Roman" w:cs="Times New Roman"/>
      <w:b/>
      <w:bCs/>
      <w:sz w:val="32"/>
      <w:szCs w:val="32"/>
    </w:rPr>
  </w:style>
  <w:style w:type="character" w:customStyle="1" w:styleId="apple-converted-space">
    <w:name w:val="apple-converted-space"/>
    <w:basedOn w:val="a0"/>
    <w:rsid w:val="0052595E"/>
  </w:style>
  <w:style w:type="paragraph" w:styleId="HTML">
    <w:name w:val="HTML Preformatted"/>
    <w:basedOn w:val="a"/>
    <w:link w:val="HTML0"/>
    <w:uiPriority w:val="99"/>
    <w:unhideWhenUsed/>
    <w:rsid w:val="003A4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character" w:customStyle="1" w:styleId="HTML0">
    <w:name w:val="HTML 预设格式 字符"/>
    <w:basedOn w:val="a0"/>
    <w:link w:val="HTML"/>
    <w:uiPriority w:val="99"/>
    <w:rsid w:val="003A4C42"/>
    <w:rPr>
      <w:rFonts w:ascii="宋体" w:hAnsi="宋体" w:cs="宋体"/>
      <w:lang w:eastAsia="zh-CN"/>
    </w:rPr>
  </w:style>
  <w:style w:type="character" w:customStyle="1" w:styleId="ng-star-inserted1">
    <w:name w:val="ng-star-inserted1"/>
    <w:basedOn w:val="a0"/>
    <w:rsid w:val="0041018A"/>
  </w:style>
  <w:style w:type="character" w:customStyle="1" w:styleId="UnresolvedMention">
    <w:name w:val="Unresolved Mention"/>
    <w:basedOn w:val="a0"/>
    <w:uiPriority w:val="99"/>
    <w:semiHidden/>
    <w:unhideWhenUsed/>
    <w:rsid w:val="000B3907"/>
    <w:rPr>
      <w:color w:val="605E5C"/>
      <w:shd w:val="clear" w:color="auto" w:fill="E1DFDD"/>
    </w:rPr>
  </w:style>
  <w:style w:type="character" w:styleId="af3">
    <w:name w:val="annotation reference"/>
    <w:basedOn w:val="a0"/>
    <w:uiPriority w:val="99"/>
    <w:semiHidden/>
    <w:unhideWhenUsed/>
    <w:rsid w:val="00AF094E"/>
    <w:rPr>
      <w:sz w:val="16"/>
      <w:szCs w:val="16"/>
    </w:rPr>
  </w:style>
  <w:style w:type="paragraph" w:styleId="af4">
    <w:name w:val="annotation text"/>
    <w:basedOn w:val="a"/>
    <w:link w:val="af5"/>
    <w:uiPriority w:val="99"/>
    <w:unhideWhenUsed/>
    <w:rsid w:val="00AF094E"/>
  </w:style>
  <w:style w:type="character" w:customStyle="1" w:styleId="af5">
    <w:name w:val="批注文字 字符"/>
    <w:basedOn w:val="a0"/>
    <w:link w:val="af4"/>
    <w:uiPriority w:val="99"/>
    <w:rsid w:val="00AF094E"/>
    <w:rPr>
      <w:rFonts w:ascii="Times New Roman" w:eastAsia="Calibri" w:hAnsi="Times New Roman" w:cs="Times New Roman"/>
      <w:sz w:val="20"/>
      <w:szCs w:val="20"/>
    </w:rPr>
  </w:style>
  <w:style w:type="paragraph" w:styleId="af6">
    <w:name w:val="annotation subject"/>
    <w:basedOn w:val="af4"/>
    <w:next w:val="af4"/>
    <w:link w:val="af7"/>
    <w:uiPriority w:val="99"/>
    <w:semiHidden/>
    <w:unhideWhenUsed/>
    <w:rsid w:val="00AF094E"/>
    <w:rPr>
      <w:b/>
      <w:bCs/>
    </w:rPr>
  </w:style>
  <w:style w:type="character" w:customStyle="1" w:styleId="af7">
    <w:name w:val="批注主题 字符"/>
    <w:basedOn w:val="af5"/>
    <w:link w:val="af6"/>
    <w:uiPriority w:val="99"/>
    <w:semiHidden/>
    <w:rsid w:val="00AF094E"/>
    <w:rPr>
      <w:rFonts w:ascii="Times New Roman" w:eastAsia="Calibri"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28430273">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718357515">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4688536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89233742">
      <w:bodyDiv w:val="1"/>
      <w:marLeft w:val="0"/>
      <w:marRight w:val="0"/>
      <w:marTop w:val="0"/>
      <w:marBottom w:val="0"/>
      <w:divBdr>
        <w:top w:val="none" w:sz="0" w:space="0" w:color="auto"/>
        <w:left w:val="none" w:sz="0" w:space="0" w:color="auto"/>
        <w:bottom w:val="none" w:sz="0" w:space="0" w:color="auto"/>
        <w:right w:val="none" w:sz="0" w:space="0" w:color="auto"/>
      </w:divBdr>
    </w:div>
    <w:div w:id="1165588899">
      <w:bodyDiv w:val="1"/>
      <w:marLeft w:val="0"/>
      <w:marRight w:val="0"/>
      <w:marTop w:val="0"/>
      <w:marBottom w:val="0"/>
      <w:divBdr>
        <w:top w:val="none" w:sz="0" w:space="0" w:color="auto"/>
        <w:left w:val="none" w:sz="0" w:space="0" w:color="auto"/>
        <w:bottom w:val="none" w:sz="0" w:space="0" w:color="auto"/>
        <w:right w:val="none" w:sz="0" w:space="0" w:color="auto"/>
      </w:divBdr>
    </w:div>
    <w:div w:id="1216313229">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579680295">
      <w:bodyDiv w:val="1"/>
      <w:marLeft w:val="0"/>
      <w:marRight w:val="0"/>
      <w:marTop w:val="0"/>
      <w:marBottom w:val="0"/>
      <w:divBdr>
        <w:top w:val="none" w:sz="0" w:space="0" w:color="auto"/>
        <w:left w:val="none" w:sz="0" w:space="0" w:color="auto"/>
        <w:bottom w:val="none" w:sz="0" w:space="0" w:color="auto"/>
        <w:right w:val="none" w:sz="0" w:space="0" w:color="auto"/>
      </w:divBdr>
    </w:div>
    <w:div w:id="158213344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56713947">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73490973">
      <w:bodyDiv w:val="1"/>
      <w:marLeft w:val="0"/>
      <w:marRight w:val="0"/>
      <w:marTop w:val="0"/>
      <w:marBottom w:val="0"/>
      <w:divBdr>
        <w:top w:val="none" w:sz="0" w:space="0" w:color="auto"/>
        <w:left w:val="none" w:sz="0" w:space="0" w:color="auto"/>
        <w:bottom w:val="none" w:sz="0" w:space="0" w:color="auto"/>
        <w:right w:val="none" w:sz="0" w:space="0" w:color="auto"/>
      </w:divBdr>
    </w:div>
    <w:div w:id="2018728519">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ecmwf.int/en/forecasts/datasets/set-i" TargetMode="External"/><Relationship Id="rId26"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yperlink" Target="https://github.com/microsoft/LightGBM" TargetMode="Externa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yperlink" Target="https://github.com/Xiax24/ExtendedProfile-WindPower-Forecasting" TargetMode="External"/><Relationship Id="rId25"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5281/zenodo.18671960" TargetMode="External"/><Relationship Id="rId20" Type="http://schemas.openxmlformats.org/officeDocument/2006/relationships/hyperlink" Target="https://www2.mmm.ucar.edu/wrf/users/download/get_sourc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hyperlink" Target="mailto:Yongluo@tsinghua.edu.cn" TargetMode="External"/><Relationship Id="rId19" Type="http://schemas.openxmlformats.org/officeDocument/2006/relationships/hyperlink" Target="https://www.ncei.noaa.gov/products/weather-climate-models/global-forecast"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18</Pages>
  <Words>20277</Words>
  <Characters>115579</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win</cp:lastModifiedBy>
  <cp:revision>154</cp:revision>
  <dcterms:created xsi:type="dcterms:W3CDTF">2026-03-10T07:44:00Z</dcterms:created>
  <dcterms:modified xsi:type="dcterms:W3CDTF">2026-03-22T04:18:00Z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ies>
</file>