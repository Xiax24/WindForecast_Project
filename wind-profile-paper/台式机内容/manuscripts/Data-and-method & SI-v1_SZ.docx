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64710AE" w14:textId="56067C13" w:rsidR="00B8294F" w:rsidRPr="00C4007A" w:rsidRDefault="00B8294F" w:rsidP="00C4007A">
      <w:pPr>
        <w:pStyle w:val="1"/>
        <w:spacing w:line="360" w:lineRule="auto"/>
        <w:rPr>
          <w:rFonts w:ascii="Calibri" w:hAnsi="Calibri" w:cs="Calibri"/>
        </w:rPr>
      </w:pPr>
      <w:r w:rsidRPr="00C4007A">
        <w:rPr>
          <w:rFonts w:ascii="Calibri" w:hAnsi="Calibri" w:cs="Calibri"/>
        </w:rPr>
        <w:t>2. Data and Methodology</w:t>
      </w:r>
    </w:p>
    <w:p w14:paraId="0F57BC9B" w14:textId="77777777" w:rsidR="00B8294F" w:rsidRPr="00C4007A" w:rsidRDefault="00B8294F" w:rsidP="00C4007A">
      <w:pPr>
        <w:pStyle w:val="2"/>
        <w:spacing w:line="360" w:lineRule="auto"/>
        <w:rPr>
          <w:rFonts w:ascii="Calibri" w:hAnsi="Calibri" w:cs="Calibri"/>
        </w:rPr>
      </w:pPr>
      <w:r w:rsidRPr="00C4007A">
        <w:rPr>
          <w:rFonts w:ascii="Calibri" w:hAnsi="Calibri" w:cs="Calibri"/>
        </w:rPr>
        <w:t>2.1 Observations and Flow Regime Classification</w:t>
      </w:r>
    </w:p>
    <w:p w14:paraId="1863E2E8" w14:textId="65F97AD5" w:rsidR="00F128B2" w:rsidRPr="00C4007A" w:rsidDel="006C0B3A" w:rsidRDefault="00B8294F" w:rsidP="00105C0B">
      <w:pPr>
        <w:spacing w:line="360" w:lineRule="auto"/>
        <w:rPr>
          <w:del w:id="0" w:author="Supeng Zhang" w:date="2025-12-11T21:56:00Z"/>
          <w:rFonts w:ascii="Calibri" w:hAnsi="Calibri" w:cs="Calibri"/>
          <w:sz w:val="24"/>
        </w:rPr>
      </w:pPr>
      <w:r w:rsidRPr="00C4007A">
        <w:rPr>
          <w:rFonts w:ascii="Calibri" w:hAnsi="Calibri" w:cs="Calibri"/>
          <w:sz w:val="24"/>
        </w:rPr>
        <w:t>Observational data w</w:t>
      </w:r>
      <w:ins w:id="1" w:author="Supeng Zhang" w:date="2025-12-11T20:47:00Z">
        <w:r w:rsidR="00707C9A">
          <w:rPr>
            <w:rFonts w:ascii="Calibri" w:hAnsi="Calibri" w:cs="Calibri" w:hint="eastAsia"/>
            <w:sz w:val="24"/>
          </w:rPr>
          <w:t>as</w:t>
        </w:r>
      </w:ins>
      <w:del w:id="2" w:author="Supeng Zhang" w:date="2025-12-11T20:47:00Z">
        <w:r w:rsidRPr="00C4007A" w:rsidDel="00707C9A">
          <w:rPr>
            <w:rFonts w:ascii="Calibri" w:hAnsi="Calibri" w:cs="Calibri"/>
            <w:sz w:val="24"/>
          </w:rPr>
          <w:delText>ere</w:delText>
        </w:r>
      </w:del>
      <w:r w:rsidRPr="00C4007A">
        <w:rPr>
          <w:rFonts w:ascii="Calibri" w:hAnsi="Calibri" w:cs="Calibri"/>
          <w:sz w:val="24"/>
        </w:rPr>
        <w:t xml:space="preserve"> collected from </w:t>
      </w:r>
      <w:commentRangeStart w:id="3"/>
      <w:commentRangeStart w:id="4"/>
      <w:r w:rsidRPr="00C4007A">
        <w:rPr>
          <w:rFonts w:ascii="Calibri" w:hAnsi="Calibri" w:cs="Calibri"/>
          <w:sz w:val="24"/>
        </w:rPr>
        <w:t>a 201-MW wind farm</w:t>
      </w:r>
      <w:commentRangeEnd w:id="3"/>
      <w:r w:rsidR="00DB4320" w:rsidRPr="00C4007A">
        <w:rPr>
          <w:rStyle w:val="a7"/>
          <w:rFonts w:ascii="Calibri" w:hAnsi="Calibri" w:cs="Calibri"/>
          <w:sz w:val="24"/>
          <w:szCs w:val="22"/>
        </w:rPr>
        <w:commentReference w:id="3"/>
      </w:r>
      <w:commentRangeEnd w:id="4"/>
      <w:r w:rsidR="00922ECA">
        <w:rPr>
          <w:rStyle w:val="a7"/>
        </w:rPr>
        <w:commentReference w:id="4"/>
      </w:r>
      <w:del w:id="5" w:author="Supeng Zhang" w:date="2025-12-11T20:47:00Z">
        <w:r w:rsidRPr="00C4007A" w:rsidDel="00707C9A">
          <w:rPr>
            <w:rFonts w:ascii="Calibri" w:hAnsi="Calibri" w:cs="Calibri"/>
            <w:sz w:val="24"/>
          </w:rPr>
          <w:delText xml:space="preserve"> located</w:delText>
        </w:r>
      </w:del>
      <w:r w:rsidRPr="00C4007A">
        <w:rPr>
          <w:rFonts w:ascii="Calibri" w:hAnsi="Calibri" w:cs="Calibri"/>
          <w:sz w:val="24"/>
        </w:rPr>
        <w:t xml:space="preserve"> </w:t>
      </w:r>
      <w:ins w:id="6" w:author="Supeng Zhang" w:date="2025-12-11T21:06:00Z">
        <w:r w:rsidR="0002545B">
          <w:rPr>
            <w:rFonts w:ascii="Calibri" w:hAnsi="Calibri" w:cs="Calibri" w:hint="eastAsia"/>
            <w:sz w:val="24"/>
          </w:rPr>
          <w:t>located on a flat terr</w:t>
        </w:r>
      </w:ins>
      <w:ins w:id="7" w:author="Supeng Zhang" w:date="2025-12-11T21:07:00Z">
        <w:r w:rsidR="0002545B">
          <w:rPr>
            <w:rFonts w:ascii="Calibri" w:hAnsi="Calibri" w:cs="Calibri" w:hint="eastAsia"/>
            <w:sz w:val="24"/>
          </w:rPr>
          <w:t xml:space="preserve">ain </w:t>
        </w:r>
        <w:r w:rsidR="00390E7C">
          <w:rPr>
            <w:rFonts w:ascii="Calibri" w:hAnsi="Calibri" w:cs="Calibri" w:hint="eastAsia"/>
            <w:sz w:val="24"/>
          </w:rPr>
          <w:t xml:space="preserve">in a desert Gobi in </w:t>
        </w:r>
        <w:proofErr w:type="spellStart"/>
        <w:r w:rsidR="00105C0B">
          <w:rPr>
            <w:rFonts w:ascii="Calibri" w:hAnsi="Calibri" w:cs="Calibri" w:hint="eastAsia"/>
            <w:sz w:val="24"/>
          </w:rPr>
          <w:t>Hexi</w:t>
        </w:r>
        <w:proofErr w:type="spellEnd"/>
        <w:r w:rsidR="00105C0B">
          <w:rPr>
            <w:rFonts w:ascii="Calibri" w:hAnsi="Calibri" w:cs="Calibri" w:hint="eastAsia"/>
            <w:sz w:val="24"/>
          </w:rPr>
          <w:t xml:space="preserve"> </w:t>
        </w:r>
      </w:ins>
      <w:del w:id="8" w:author="Supeng Zhang" w:date="2025-12-11T21:07:00Z">
        <w:r w:rsidRPr="00C4007A" w:rsidDel="00105C0B">
          <w:rPr>
            <w:rFonts w:ascii="Calibri" w:hAnsi="Calibri" w:cs="Calibri"/>
            <w:sz w:val="24"/>
          </w:rPr>
          <w:delText xml:space="preserve">in the Hexi </w:delText>
        </w:r>
      </w:del>
      <w:r w:rsidRPr="00C4007A">
        <w:rPr>
          <w:rFonts w:ascii="Calibri" w:hAnsi="Calibri" w:cs="Calibri"/>
          <w:sz w:val="24"/>
        </w:rPr>
        <w:t>Corridor, Gansu, China</w:t>
      </w:r>
      <w:del w:id="9" w:author="Supeng Zhang" w:date="2025-12-11T21:08:00Z">
        <w:r w:rsidRPr="00C4007A" w:rsidDel="00105C0B">
          <w:rPr>
            <w:rFonts w:ascii="Calibri" w:hAnsi="Calibri" w:cs="Calibri"/>
            <w:sz w:val="24"/>
          </w:rPr>
          <w:delText>, characterized by flat terrain and a typical desert Gobi surface</w:delText>
        </w:r>
      </w:del>
      <w:r w:rsidRPr="00C4007A">
        <w:rPr>
          <w:rFonts w:ascii="Calibri" w:hAnsi="Calibri" w:cs="Calibri"/>
          <w:sz w:val="24"/>
        </w:rPr>
        <w:t xml:space="preserve">. </w:t>
      </w:r>
      <w:ins w:id="10" w:author="Supeng Zhang" w:date="2025-12-11T21:12:00Z">
        <w:r w:rsidR="00D3051B">
          <w:rPr>
            <w:rFonts w:ascii="Calibri" w:hAnsi="Calibri" w:cs="Calibri" w:hint="eastAsia"/>
            <w:sz w:val="24"/>
          </w:rPr>
          <w:t>The farm is equipped with</w:t>
        </w:r>
      </w:ins>
      <w:ins w:id="11" w:author="Supeng Zhang" w:date="2025-12-11T21:11:00Z">
        <w:r w:rsidR="00D3051B">
          <w:rPr>
            <w:rFonts w:ascii="Calibri" w:hAnsi="Calibri" w:cs="Calibri" w:hint="eastAsia"/>
            <w:sz w:val="24"/>
          </w:rPr>
          <w:t xml:space="preserve"> 134 wind turbines</w:t>
        </w:r>
      </w:ins>
      <w:ins w:id="12" w:author="Supeng Zhang" w:date="2025-12-11T21:12:00Z">
        <w:r w:rsidR="00D3051B">
          <w:rPr>
            <w:rFonts w:ascii="Calibri" w:hAnsi="Calibri" w:cs="Calibri" w:hint="eastAsia"/>
            <w:sz w:val="24"/>
          </w:rPr>
          <w:t>,</w:t>
        </w:r>
      </w:ins>
      <w:ins w:id="13" w:author="Supeng Zhang" w:date="2025-12-11T21:11:00Z">
        <w:r w:rsidR="00D3051B">
          <w:rPr>
            <w:rFonts w:ascii="Calibri" w:hAnsi="Calibri" w:cs="Calibri" w:hint="eastAsia"/>
            <w:sz w:val="24"/>
          </w:rPr>
          <w:t xml:space="preserve"> </w:t>
        </w:r>
      </w:ins>
      <w:ins w:id="14" w:author="Supeng Zhang" w:date="2025-12-11T21:13:00Z">
        <w:r w:rsidR="00162E50">
          <w:rPr>
            <w:rFonts w:ascii="Calibri" w:hAnsi="Calibri" w:cs="Calibri" w:hint="eastAsia"/>
            <w:sz w:val="24"/>
          </w:rPr>
          <w:t xml:space="preserve">each with a rated power of </w:t>
        </w:r>
        <w:r w:rsidR="00C651D8">
          <w:rPr>
            <w:rFonts w:ascii="Calibri" w:hAnsi="Calibri" w:cs="Calibri" w:hint="eastAsia"/>
            <w:sz w:val="24"/>
          </w:rPr>
          <w:t>1.5 MW, and a hub height of 61.5 m, and a rotor diameter of 82 m</w:t>
        </w:r>
      </w:ins>
      <w:ins w:id="15" w:author="Supeng Zhang" w:date="2025-12-11T21:14:00Z">
        <w:r w:rsidR="00C651D8">
          <w:rPr>
            <w:rFonts w:ascii="Calibri" w:hAnsi="Calibri" w:cs="Calibri" w:hint="eastAsia"/>
            <w:sz w:val="24"/>
          </w:rPr>
          <w:t xml:space="preserve">. </w:t>
        </w:r>
      </w:ins>
      <w:del w:id="16" w:author="Supeng Zhang" w:date="2025-12-11T21:09:00Z">
        <w:r w:rsidRPr="00C4007A" w:rsidDel="00AC2DE6">
          <w:rPr>
            <w:rFonts w:ascii="Calibri" w:hAnsi="Calibri" w:cs="Calibri"/>
            <w:sz w:val="24"/>
          </w:rPr>
          <w:delText>T</w:delText>
        </w:r>
      </w:del>
      <w:del w:id="17" w:author="Supeng Zhang" w:date="2025-12-11T21:14:00Z">
        <w:r w:rsidRPr="00C4007A" w:rsidDel="00BC5E5D">
          <w:rPr>
            <w:rFonts w:ascii="Calibri" w:hAnsi="Calibri" w:cs="Calibri"/>
            <w:sz w:val="24"/>
          </w:rPr>
          <w:delText xml:space="preserve">he farm </w:delText>
        </w:r>
      </w:del>
      <w:del w:id="18" w:author="Supeng Zhang" w:date="2025-12-11T21:09:00Z">
        <w:r w:rsidRPr="00C4007A" w:rsidDel="00AC2DE6">
          <w:rPr>
            <w:rFonts w:ascii="Calibri" w:hAnsi="Calibri" w:cs="Calibri"/>
            <w:sz w:val="24"/>
          </w:rPr>
          <w:delText xml:space="preserve">consists of </w:delText>
        </w:r>
      </w:del>
      <w:del w:id="19" w:author="Supeng Zhang" w:date="2025-12-11T21:14:00Z">
        <w:r w:rsidRPr="00C4007A" w:rsidDel="00BC5E5D">
          <w:rPr>
            <w:rFonts w:ascii="Calibri" w:hAnsi="Calibri" w:cs="Calibri"/>
            <w:sz w:val="24"/>
          </w:rPr>
          <w:delText>134 turbines (1.5 MW, hub height 61.5 m, rotor diameter 82 m), with</w:delText>
        </w:r>
      </w:del>
      <w:r w:rsidRPr="00C4007A">
        <w:rPr>
          <w:rFonts w:ascii="Calibri" w:hAnsi="Calibri" w:cs="Calibri"/>
          <w:sz w:val="24"/>
        </w:rPr>
        <w:t xml:space="preserve"> </w:t>
      </w:r>
      <w:ins w:id="20" w:author="Supeng Zhang" w:date="2025-12-11T21:14:00Z">
        <w:r w:rsidR="00423936">
          <w:rPr>
            <w:rFonts w:ascii="Calibri" w:hAnsi="Calibri" w:cs="Calibri" w:hint="eastAsia"/>
            <w:sz w:val="24"/>
          </w:rPr>
          <w:t>A</w:t>
        </w:r>
      </w:ins>
      <w:del w:id="21" w:author="Supeng Zhang" w:date="2025-12-11T21:14:00Z">
        <w:r w:rsidRPr="00C4007A" w:rsidDel="00423936">
          <w:rPr>
            <w:rFonts w:ascii="Calibri" w:hAnsi="Calibri" w:cs="Calibri"/>
            <w:sz w:val="24"/>
          </w:rPr>
          <w:delText>a</w:delText>
        </w:r>
      </w:del>
      <w:r w:rsidRPr="00C4007A">
        <w:rPr>
          <w:rFonts w:ascii="Calibri" w:hAnsi="Calibri" w:cs="Calibri"/>
          <w:sz w:val="24"/>
        </w:rPr>
        <w:t xml:space="preserve"> 70-m</w:t>
      </w:r>
      <w:ins w:id="22" w:author="Supeng Zhang" w:date="2025-12-11T21:14:00Z">
        <w:r w:rsidR="00423936">
          <w:rPr>
            <w:rFonts w:ascii="Calibri" w:hAnsi="Calibri" w:cs="Calibri" w:hint="eastAsia"/>
            <w:sz w:val="24"/>
          </w:rPr>
          <w:t>-height</w:t>
        </w:r>
      </w:ins>
      <w:r w:rsidRPr="00C4007A">
        <w:rPr>
          <w:rFonts w:ascii="Calibri" w:hAnsi="Calibri" w:cs="Calibri"/>
          <w:sz w:val="24"/>
        </w:rPr>
        <w:t xml:space="preserve"> </w:t>
      </w:r>
      <w:r w:rsidR="00EC771B" w:rsidRPr="00C4007A">
        <w:rPr>
          <w:rFonts w:ascii="Calibri" w:hAnsi="Calibri" w:cs="Calibri"/>
          <w:sz w:val="24"/>
        </w:rPr>
        <w:t>met</w:t>
      </w:r>
      <w:r w:rsidRPr="00C4007A">
        <w:rPr>
          <w:rFonts w:ascii="Calibri" w:hAnsi="Calibri" w:cs="Calibri"/>
          <w:sz w:val="24"/>
        </w:rPr>
        <w:t xml:space="preserve"> mast</w:t>
      </w:r>
      <w:ins w:id="23" w:author="Supeng Zhang" w:date="2025-12-11T21:14:00Z">
        <w:r w:rsidR="00423936">
          <w:rPr>
            <w:rFonts w:ascii="Calibri" w:hAnsi="Calibri" w:cs="Calibri" w:hint="eastAsia"/>
            <w:sz w:val="24"/>
          </w:rPr>
          <w:t xml:space="preserve"> was</w:t>
        </w:r>
      </w:ins>
      <w:r w:rsidRPr="00C4007A">
        <w:rPr>
          <w:rFonts w:ascii="Calibri" w:hAnsi="Calibri" w:cs="Calibri"/>
          <w:sz w:val="24"/>
        </w:rPr>
        <w:t xml:space="preserve"> situated at the center of the western </w:t>
      </w:r>
      <w:ins w:id="24" w:author="Supeng Zhang" w:date="2025-12-11T21:15:00Z">
        <w:r w:rsidR="00423936">
          <w:rPr>
            <w:rFonts w:ascii="Calibri" w:hAnsi="Calibri" w:cs="Calibri" w:hint="eastAsia"/>
            <w:sz w:val="24"/>
          </w:rPr>
          <w:t xml:space="preserve">farm </w:t>
        </w:r>
      </w:ins>
      <w:r w:rsidRPr="00C4007A">
        <w:rPr>
          <w:rFonts w:ascii="Calibri" w:hAnsi="Calibri" w:cs="Calibri"/>
          <w:sz w:val="24"/>
        </w:rPr>
        <w:t>boundary</w:t>
      </w:r>
      <w:r w:rsidR="006C585A">
        <w:rPr>
          <w:rFonts w:ascii="Calibri" w:hAnsi="Calibri" w:cs="Calibri"/>
          <w:sz w:val="24"/>
        </w:rPr>
        <w:t xml:space="preserve"> (see map in Figure X)</w:t>
      </w:r>
      <w:r w:rsidRPr="00C4007A">
        <w:rPr>
          <w:rFonts w:ascii="Calibri" w:hAnsi="Calibri" w:cs="Calibri"/>
          <w:sz w:val="24"/>
        </w:rPr>
        <w:t xml:space="preserve">. </w:t>
      </w:r>
      <w:del w:id="25" w:author="Supeng Zhang" w:date="2025-12-11T21:16:00Z">
        <w:r w:rsidRPr="00C4007A" w:rsidDel="00A27177">
          <w:rPr>
            <w:rFonts w:ascii="Calibri" w:hAnsi="Calibri" w:cs="Calibri"/>
            <w:sz w:val="24"/>
          </w:rPr>
          <w:delText xml:space="preserve">Due to its </w:delText>
        </w:r>
      </w:del>
      <w:del w:id="26" w:author="Supeng Zhang" w:date="2025-12-11T21:21:00Z">
        <w:r w:rsidRPr="00C4007A" w:rsidDel="00F128B2">
          <w:rPr>
            <w:rFonts w:ascii="Calibri" w:hAnsi="Calibri" w:cs="Calibri"/>
            <w:sz w:val="24"/>
          </w:rPr>
          <w:delText xml:space="preserve">strategic location </w:delText>
        </w:r>
      </w:del>
      <w:del w:id="27" w:author="Supeng Zhang" w:date="2025-12-11T21:17:00Z">
        <w:r w:rsidRPr="00C4007A" w:rsidDel="00527388">
          <w:rPr>
            <w:rFonts w:ascii="Calibri" w:hAnsi="Calibri" w:cs="Calibri"/>
            <w:sz w:val="24"/>
          </w:rPr>
          <w:delText>relative to the turbine array</w:delText>
        </w:r>
      </w:del>
      <w:del w:id="28" w:author="Supeng Zhang" w:date="2025-12-11T21:21:00Z">
        <w:r w:rsidRPr="00C4007A" w:rsidDel="00F128B2">
          <w:rPr>
            <w:rFonts w:ascii="Calibri" w:hAnsi="Calibri" w:cs="Calibri"/>
            <w:sz w:val="24"/>
          </w:rPr>
          <w:delText xml:space="preserve">, </w:delText>
        </w:r>
      </w:del>
      <w:del w:id="29" w:author="Supeng Zhang" w:date="2025-12-11T21:17:00Z">
        <w:r w:rsidRPr="00C4007A" w:rsidDel="00527388">
          <w:rPr>
            <w:rFonts w:ascii="Calibri" w:hAnsi="Calibri" w:cs="Calibri"/>
            <w:sz w:val="24"/>
          </w:rPr>
          <w:delText>the mast</w:delText>
        </w:r>
      </w:del>
      <w:del w:id="30" w:author="Supeng Zhang" w:date="2025-12-11T21:21:00Z">
        <w:r w:rsidRPr="00C4007A" w:rsidDel="00F128B2">
          <w:rPr>
            <w:rFonts w:ascii="Calibri" w:hAnsi="Calibri" w:cs="Calibri"/>
            <w:sz w:val="24"/>
          </w:rPr>
          <w:delText xml:space="preserve"> capture</w:delText>
        </w:r>
      </w:del>
      <w:del w:id="31" w:author="Supeng Zhang" w:date="2025-12-11T21:18:00Z">
        <w:r w:rsidRPr="00C4007A" w:rsidDel="00776B0A">
          <w:rPr>
            <w:rFonts w:ascii="Calibri" w:hAnsi="Calibri" w:cs="Calibri"/>
            <w:sz w:val="24"/>
          </w:rPr>
          <w:delText>s</w:delText>
        </w:r>
      </w:del>
      <w:del w:id="32" w:author="Supeng Zhang" w:date="2025-12-11T21:21:00Z">
        <w:r w:rsidRPr="00C4007A" w:rsidDel="00F128B2">
          <w:rPr>
            <w:rFonts w:ascii="Calibri" w:hAnsi="Calibri" w:cs="Calibri"/>
            <w:sz w:val="24"/>
          </w:rPr>
          <w:delText xml:space="preserve"> distinct flow regimes depending on wind direction. </w:delText>
        </w:r>
      </w:del>
      <w:ins w:id="33" w:author="Supeng Zhang" w:date="2025-12-11T21:22:00Z">
        <w:r w:rsidR="00F712E3">
          <w:rPr>
            <w:rFonts w:ascii="Calibri" w:hAnsi="Calibri" w:cs="Calibri" w:hint="eastAsia"/>
            <w:sz w:val="24"/>
          </w:rPr>
          <w:t xml:space="preserve">Vertical </w:t>
        </w:r>
      </w:ins>
      <w:ins w:id="34" w:author="Supeng Zhang" w:date="2025-12-11T21:30:00Z">
        <w:r w:rsidR="00FB0B14">
          <w:rPr>
            <w:rFonts w:ascii="Calibri" w:hAnsi="Calibri" w:cs="Calibri" w:hint="eastAsia"/>
            <w:sz w:val="24"/>
          </w:rPr>
          <w:t xml:space="preserve">wind </w:t>
        </w:r>
      </w:ins>
      <w:ins w:id="35" w:author="Supeng Zhang" w:date="2025-12-11T21:31:00Z">
        <w:r w:rsidR="00FB0B14">
          <w:rPr>
            <w:rFonts w:ascii="Calibri" w:hAnsi="Calibri" w:cs="Calibri" w:hint="eastAsia"/>
            <w:sz w:val="24"/>
          </w:rPr>
          <w:t xml:space="preserve">profiles were </w:t>
        </w:r>
        <w:r w:rsidR="00F82783">
          <w:rPr>
            <w:rFonts w:ascii="Calibri" w:hAnsi="Calibri" w:cs="Calibri" w:hint="eastAsia"/>
            <w:sz w:val="24"/>
          </w:rPr>
          <w:t>characterized by wind speed</w:t>
        </w:r>
      </w:ins>
      <w:ins w:id="36" w:author="Supeng Zhang" w:date="2025-12-11T21:32:00Z">
        <w:r w:rsidR="00D37DB7">
          <w:rPr>
            <w:rFonts w:ascii="Calibri" w:hAnsi="Calibri" w:cs="Calibri" w:hint="eastAsia"/>
            <w:sz w:val="24"/>
          </w:rPr>
          <w:t>s</w:t>
        </w:r>
      </w:ins>
      <w:ins w:id="37" w:author="Supeng Zhang" w:date="2025-12-11T21:31:00Z">
        <w:r w:rsidR="00F82783">
          <w:rPr>
            <w:rFonts w:ascii="Calibri" w:hAnsi="Calibri" w:cs="Calibri" w:hint="eastAsia"/>
            <w:sz w:val="24"/>
          </w:rPr>
          <w:t xml:space="preserve"> at four </w:t>
        </w:r>
      </w:ins>
      <w:ins w:id="38" w:author="Supeng Zhang" w:date="2025-12-11T21:32:00Z">
        <w:r w:rsidR="00F82783">
          <w:rPr>
            <w:rFonts w:ascii="Calibri" w:hAnsi="Calibri" w:cs="Calibri" w:hint="eastAsia"/>
            <w:sz w:val="24"/>
          </w:rPr>
          <w:t>heights</w:t>
        </w:r>
      </w:ins>
      <w:ins w:id="39" w:author="Supeng Zhang" w:date="2025-12-11T21:31:00Z">
        <w:r w:rsidR="00F82783">
          <w:rPr>
            <w:rFonts w:ascii="Calibri" w:hAnsi="Calibri" w:cs="Calibri" w:hint="eastAsia"/>
            <w:sz w:val="24"/>
          </w:rPr>
          <w:t xml:space="preserve"> (</w:t>
        </w:r>
      </w:ins>
      <w:ins w:id="40" w:author="Supeng Zhang" w:date="2025-12-11T21:32:00Z">
        <w:r w:rsidR="00F82783" w:rsidRPr="00C4007A">
          <w:rPr>
            <w:rFonts w:ascii="Calibri" w:hAnsi="Calibri" w:cs="Calibri"/>
            <w:sz w:val="24"/>
          </w:rPr>
          <w:t>10, 30, 50, and 70 m</w:t>
        </w:r>
      </w:ins>
      <w:ins w:id="41" w:author="Supeng Zhang" w:date="2025-12-11T21:31:00Z">
        <w:r w:rsidR="00F82783">
          <w:rPr>
            <w:rFonts w:ascii="Calibri" w:hAnsi="Calibri" w:cs="Calibri" w:hint="eastAsia"/>
            <w:sz w:val="24"/>
          </w:rPr>
          <w:t xml:space="preserve">) </w:t>
        </w:r>
        <w:r w:rsidR="00FB0B14">
          <w:rPr>
            <w:rFonts w:ascii="Calibri" w:hAnsi="Calibri" w:cs="Calibri" w:hint="eastAsia"/>
            <w:sz w:val="24"/>
          </w:rPr>
          <w:t xml:space="preserve">measured by the mast </w:t>
        </w:r>
      </w:ins>
      <w:ins w:id="42" w:author="Supeng Zhang" w:date="2025-12-11T21:33:00Z">
        <w:r w:rsidR="00CF2419" w:rsidRPr="00C4007A">
          <w:rPr>
            <w:rFonts w:ascii="Calibri" w:hAnsi="Calibri" w:cs="Calibri"/>
            <w:sz w:val="24"/>
          </w:rPr>
          <w:t>from May 2021 to October 2022.</w:t>
        </w:r>
        <w:r w:rsidR="00CF2419">
          <w:rPr>
            <w:rFonts w:ascii="Calibri" w:hAnsi="Calibri" w:cs="Calibri" w:hint="eastAsia"/>
            <w:sz w:val="24"/>
          </w:rPr>
          <w:t xml:space="preserve"> </w:t>
        </w:r>
      </w:ins>
      <w:ins w:id="43" w:author="Supeng Zhang" w:date="2025-12-11T21:34:00Z">
        <w:r w:rsidR="002B56F4">
          <w:rPr>
            <w:rFonts w:ascii="Calibri" w:hAnsi="Calibri" w:cs="Calibri" w:hint="eastAsia"/>
            <w:sz w:val="24"/>
          </w:rPr>
          <w:t>The sampling interval of the measurement is 15 mi</w:t>
        </w:r>
        <w:r w:rsidR="00FC2FD0">
          <w:rPr>
            <w:rFonts w:ascii="Calibri" w:hAnsi="Calibri" w:cs="Calibri" w:hint="eastAsia"/>
            <w:sz w:val="24"/>
          </w:rPr>
          <w:t xml:space="preserve">n. </w:t>
        </w:r>
      </w:ins>
      <w:commentRangeStart w:id="44"/>
      <w:ins w:id="45" w:author="Supeng Zhang" w:date="2025-12-11T22:49:00Z">
        <w:r w:rsidR="00F932A4" w:rsidRPr="00C4007A">
          <w:rPr>
            <w:rFonts w:ascii="Calibri" w:hAnsi="Calibri" w:cs="Calibri"/>
            <w:sz w:val="24"/>
          </w:rPr>
          <w:t>Rigorous quality control</w:t>
        </w:r>
        <w:r w:rsidR="00F932A4">
          <w:rPr>
            <w:rFonts w:ascii="Calibri" w:hAnsi="Calibri" w:cs="Calibri" w:hint="eastAsia"/>
            <w:sz w:val="24"/>
          </w:rPr>
          <w:t>, including missing value removal, anomaly detection, and gap filling</w:t>
        </w:r>
        <w:r w:rsidR="001D7FF7">
          <w:rPr>
            <w:rFonts w:ascii="Calibri" w:hAnsi="Calibri" w:cs="Calibri" w:hint="eastAsia"/>
            <w:sz w:val="24"/>
          </w:rPr>
          <w:t xml:space="preserve"> </w:t>
        </w:r>
        <w:r w:rsidR="00F932A4">
          <w:rPr>
            <w:rFonts w:ascii="Calibri" w:hAnsi="Calibri" w:cs="Calibri" w:hint="eastAsia"/>
            <w:sz w:val="24"/>
          </w:rPr>
          <w:t>(see Text S1 for details)</w:t>
        </w:r>
      </w:ins>
      <w:commentRangeEnd w:id="44"/>
      <w:r w:rsidR="008F57BA">
        <w:rPr>
          <w:rStyle w:val="a7"/>
          <w:rFonts w:ascii="Calibri" w:hAnsi="Calibri" w:cs="Calibri" w:hint="eastAsia"/>
          <w:sz w:val="24"/>
          <w:szCs w:val="22"/>
        </w:rPr>
        <w:commentReference w:id="44"/>
      </w:r>
      <w:ins w:id="46" w:author="Supeng Zhang" w:date="2025-12-11T22:49:00Z">
        <w:r w:rsidR="00F932A4">
          <w:rPr>
            <w:rFonts w:ascii="Calibri" w:hAnsi="Calibri" w:cs="Calibri" w:hint="eastAsia"/>
            <w:sz w:val="24"/>
          </w:rPr>
          <w:t xml:space="preserve">, was applied to the measured data. </w:t>
        </w:r>
      </w:ins>
      <w:del w:id="47" w:author="Supeng Zhang" w:date="2025-12-11T21:35:00Z">
        <w:r w:rsidRPr="00C4007A" w:rsidDel="0035531C">
          <w:rPr>
            <w:rFonts w:ascii="Calibri" w:hAnsi="Calibri" w:cs="Calibri"/>
            <w:sz w:val="24"/>
          </w:rPr>
          <w:delText xml:space="preserve">High-resolution vertical wind profiles were measured at four levels (10, 30, 50, and 70 m) with a 15-minute sampling interval </w:delText>
        </w:r>
      </w:del>
      <w:del w:id="48" w:author="Supeng Zhang" w:date="2025-12-11T21:33:00Z">
        <w:r w:rsidRPr="00C4007A" w:rsidDel="00CF2419">
          <w:rPr>
            <w:rFonts w:ascii="Calibri" w:hAnsi="Calibri" w:cs="Calibri"/>
            <w:sz w:val="24"/>
          </w:rPr>
          <w:delText xml:space="preserve">from May 2021 to October 2022. </w:delText>
        </w:r>
      </w:del>
      <w:ins w:id="49" w:author="Supeng Zhang" w:date="2025-12-11T21:56:00Z">
        <w:r w:rsidR="006C0B3A">
          <w:rPr>
            <w:rFonts w:ascii="Calibri" w:hAnsi="Calibri" w:cs="Calibri" w:hint="eastAsia"/>
            <w:sz w:val="24"/>
          </w:rPr>
          <w:t>Given the</w:t>
        </w:r>
        <w:r w:rsidR="006C0B3A" w:rsidRPr="00C4007A">
          <w:rPr>
            <w:rFonts w:ascii="Calibri" w:hAnsi="Calibri" w:cs="Calibri"/>
            <w:sz w:val="24"/>
          </w:rPr>
          <w:t xml:space="preserve"> location </w:t>
        </w:r>
        <w:r w:rsidR="006C0B3A">
          <w:rPr>
            <w:rFonts w:ascii="Calibri" w:hAnsi="Calibri" w:cs="Calibri" w:hint="eastAsia"/>
            <w:sz w:val="24"/>
          </w:rPr>
          <w:t>of the</w:t>
        </w:r>
      </w:ins>
      <w:ins w:id="50" w:author="Supeng Zhang" w:date="2025-12-11T21:57:00Z">
        <w:r w:rsidR="00A815DD">
          <w:rPr>
            <w:rFonts w:ascii="Calibri" w:hAnsi="Calibri" w:cs="Calibri" w:hint="eastAsia"/>
            <w:sz w:val="24"/>
          </w:rPr>
          <w:t xml:space="preserve"> met</w:t>
        </w:r>
      </w:ins>
      <w:ins w:id="51" w:author="Supeng Zhang" w:date="2025-12-11T21:56:00Z">
        <w:r w:rsidR="006C0B3A">
          <w:rPr>
            <w:rFonts w:ascii="Calibri" w:hAnsi="Calibri" w:cs="Calibri" w:hint="eastAsia"/>
            <w:sz w:val="24"/>
          </w:rPr>
          <w:t xml:space="preserve"> mast</w:t>
        </w:r>
      </w:ins>
      <w:ins w:id="52" w:author="Supeng Zhang" w:date="2025-12-11T21:57:00Z">
        <w:r w:rsidR="00A815DD">
          <w:rPr>
            <w:rFonts w:ascii="Calibri" w:hAnsi="Calibri" w:cs="Calibri" w:hint="eastAsia"/>
            <w:sz w:val="24"/>
          </w:rPr>
          <w:t xml:space="preserve"> relative to the </w:t>
        </w:r>
        <w:r w:rsidR="004E1F29">
          <w:rPr>
            <w:rFonts w:ascii="Calibri" w:hAnsi="Calibri" w:cs="Calibri" w:hint="eastAsia"/>
            <w:sz w:val="24"/>
          </w:rPr>
          <w:t>turbine array</w:t>
        </w:r>
      </w:ins>
      <w:ins w:id="53" w:author="Supeng Zhang" w:date="2025-12-11T21:56:00Z">
        <w:r w:rsidR="006C0B3A" w:rsidRPr="00C4007A">
          <w:rPr>
            <w:rFonts w:ascii="Calibri" w:hAnsi="Calibri" w:cs="Calibri"/>
            <w:sz w:val="24"/>
          </w:rPr>
          <w:t xml:space="preserve">, </w:t>
        </w:r>
      </w:ins>
      <w:ins w:id="54" w:author="Supeng Zhang" w:date="2025-12-11T21:57:00Z">
        <w:r w:rsidR="004E1F29">
          <w:rPr>
            <w:rFonts w:ascii="Calibri" w:hAnsi="Calibri" w:cs="Calibri" w:hint="eastAsia"/>
            <w:sz w:val="24"/>
          </w:rPr>
          <w:t>the mast</w:t>
        </w:r>
      </w:ins>
      <w:ins w:id="55" w:author="Supeng Zhang" w:date="2025-12-11T21:56:00Z">
        <w:r w:rsidR="006C0B3A" w:rsidRPr="00C4007A">
          <w:rPr>
            <w:rFonts w:ascii="Calibri" w:hAnsi="Calibri" w:cs="Calibri"/>
            <w:sz w:val="24"/>
          </w:rPr>
          <w:t xml:space="preserve"> </w:t>
        </w:r>
        <w:r w:rsidR="006C0B3A">
          <w:rPr>
            <w:rFonts w:ascii="Calibri" w:hAnsi="Calibri" w:cs="Calibri" w:hint="eastAsia"/>
            <w:sz w:val="24"/>
          </w:rPr>
          <w:t xml:space="preserve">could </w:t>
        </w:r>
        <w:r w:rsidR="006C0B3A" w:rsidRPr="00C4007A">
          <w:rPr>
            <w:rFonts w:ascii="Calibri" w:hAnsi="Calibri" w:cs="Calibri"/>
            <w:sz w:val="24"/>
          </w:rPr>
          <w:t>capture distinct flow regimes depending on wind direction</w:t>
        </w:r>
      </w:ins>
      <w:ins w:id="56" w:author="Supeng Zhang" w:date="2025-12-11T22:02:00Z">
        <w:r w:rsidR="006F4B2D">
          <w:rPr>
            <w:rFonts w:ascii="Calibri" w:hAnsi="Calibri" w:cs="Calibri" w:hint="eastAsia"/>
            <w:sz w:val="24"/>
          </w:rPr>
          <w:t xml:space="preserve">. </w:t>
        </w:r>
      </w:ins>
      <w:ins w:id="57" w:author="Supeng Zhang" w:date="2025-12-11T22:03:00Z">
        <w:r w:rsidR="005D27DD">
          <w:rPr>
            <w:rFonts w:ascii="Calibri" w:hAnsi="Calibri" w:cs="Calibri" w:hint="eastAsia"/>
            <w:sz w:val="24"/>
          </w:rPr>
          <w:t>W</w:t>
        </w:r>
      </w:ins>
      <w:ins w:id="58" w:author="Supeng Zhang" w:date="2025-12-11T21:58:00Z">
        <w:r w:rsidR="00764664">
          <w:rPr>
            <w:rFonts w:ascii="Calibri" w:hAnsi="Calibri" w:cs="Calibri" w:hint="eastAsia"/>
            <w:sz w:val="24"/>
          </w:rPr>
          <w:t>ind</w:t>
        </w:r>
      </w:ins>
      <w:ins w:id="59" w:author="Supeng Zhang" w:date="2025-12-11T21:59:00Z">
        <w:r w:rsidR="007E2F96">
          <w:rPr>
            <w:rFonts w:ascii="Calibri" w:hAnsi="Calibri" w:cs="Calibri" w:hint="eastAsia"/>
            <w:sz w:val="24"/>
          </w:rPr>
          <w:t>s</w:t>
        </w:r>
      </w:ins>
      <w:ins w:id="60" w:author="Supeng Zhang" w:date="2025-12-11T21:58:00Z">
        <w:r w:rsidR="00764664">
          <w:rPr>
            <w:rFonts w:ascii="Calibri" w:hAnsi="Calibri" w:cs="Calibri" w:hint="eastAsia"/>
            <w:sz w:val="24"/>
          </w:rPr>
          <w:t xml:space="preserve"> </w:t>
        </w:r>
      </w:ins>
      <w:ins w:id="61" w:author="Supeng Zhang" w:date="2025-12-11T22:00:00Z">
        <w:r w:rsidR="007E2F96">
          <w:rPr>
            <w:rFonts w:ascii="Calibri" w:hAnsi="Calibri" w:cs="Calibri" w:hint="eastAsia"/>
            <w:sz w:val="24"/>
          </w:rPr>
          <w:t xml:space="preserve">in the sector of </w:t>
        </w:r>
        <w:r w:rsidR="00925761" w:rsidRPr="00C4007A">
          <w:rPr>
            <w:rFonts w:ascii="Calibri" w:hAnsi="Calibri" w:cs="Calibri"/>
            <w:sz w:val="24"/>
          </w:rPr>
          <w:t>225°</w:t>
        </w:r>
      </w:ins>
      <w:ins w:id="62" w:author="Supeng Zhang" w:date="2025-12-11T22:01:00Z">
        <w:r w:rsidR="009C7F41">
          <w:rPr>
            <w:rFonts w:ascii="Calibri" w:hAnsi="Calibri" w:cs="Calibri" w:hint="eastAsia"/>
            <w:sz w:val="24"/>
          </w:rPr>
          <w:t>-</w:t>
        </w:r>
      </w:ins>
      <w:ins w:id="63" w:author="Supeng Zhang" w:date="2025-12-11T22:00:00Z">
        <w:r w:rsidR="00925761" w:rsidRPr="00C4007A">
          <w:rPr>
            <w:rFonts w:ascii="Calibri" w:hAnsi="Calibri" w:cs="Calibri"/>
            <w:sz w:val="24"/>
          </w:rPr>
          <w:t>315°</w:t>
        </w:r>
      </w:ins>
      <w:ins w:id="64" w:author="Supeng Zhang" w:date="2025-12-11T21:58:00Z">
        <w:r w:rsidR="007E2F96">
          <w:rPr>
            <w:rFonts w:ascii="Calibri" w:hAnsi="Calibri" w:cs="Calibri" w:hint="eastAsia"/>
            <w:sz w:val="24"/>
          </w:rPr>
          <w:t xml:space="preserve"> </w:t>
        </w:r>
      </w:ins>
      <w:ins w:id="65" w:author="Supeng Zhang" w:date="2025-12-11T22:01:00Z">
        <w:r w:rsidR="00951BC5">
          <w:rPr>
            <w:rFonts w:ascii="Calibri" w:hAnsi="Calibri" w:cs="Calibri" w:hint="eastAsia"/>
            <w:sz w:val="24"/>
          </w:rPr>
          <w:t xml:space="preserve">(west) </w:t>
        </w:r>
      </w:ins>
      <w:ins w:id="66" w:author="Supeng Zhang" w:date="2025-12-11T22:03:00Z">
        <w:r w:rsidR="005D27DD">
          <w:rPr>
            <w:rFonts w:ascii="Calibri" w:hAnsi="Calibri" w:cs="Calibri" w:hint="eastAsia"/>
            <w:sz w:val="24"/>
          </w:rPr>
          <w:t>could be classified as</w:t>
        </w:r>
      </w:ins>
      <w:ins w:id="67" w:author="Supeng Zhang" w:date="2025-12-11T22:00:00Z">
        <w:r w:rsidR="00951BC5">
          <w:rPr>
            <w:rFonts w:ascii="Calibri" w:hAnsi="Calibri" w:cs="Calibri" w:hint="eastAsia"/>
            <w:sz w:val="24"/>
          </w:rPr>
          <w:t xml:space="preserve"> </w:t>
        </w:r>
      </w:ins>
      <w:ins w:id="68" w:author="Supeng Zhang" w:date="2025-12-11T22:01:00Z">
        <w:r w:rsidR="00951BC5">
          <w:rPr>
            <w:rFonts w:ascii="Calibri" w:hAnsi="Calibri" w:cs="Calibri" w:hint="eastAsia"/>
            <w:sz w:val="24"/>
          </w:rPr>
          <w:t>free-stream</w:t>
        </w:r>
        <w:r w:rsidR="009C7F41">
          <w:rPr>
            <w:rFonts w:ascii="Calibri" w:hAnsi="Calibri" w:cs="Calibri" w:hint="eastAsia"/>
            <w:sz w:val="24"/>
          </w:rPr>
          <w:t xml:space="preserve">, </w:t>
        </w:r>
      </w:ins>
      <w:ins w:id="69" w:author="Supeng Zhang" w:date="2025-12-11T22:02:00Z">
        <w:r w:rsidR="009C7F41">
          <w:rPr>
            <w:rFonts w:ascii="Calibri" w:hAnsi="Calibri" w:cs="Calibri" w:hint="eastAsia"/>
            <w:sz w:val="24"/>
          </w:rPr>
          <w:t xml:space="preserve">while those in the </w:t>
        </w:r>
        <w:r w:rsidR="009C7F41" w:rsidRPr="00C4007A">
          <w:rPr>
            <w:rFonts w:ascii="Calibri" w:hAnsi="Calibri" w:cs="Calibri"/>
            <w:sz w:val="24"/>
          </w:rPr>
          <w:t>45°</w:t>
        </w:r>
        <w:r w:rsidR="009C7F41">
          <w:rPr>
            <w:rFonts w:ascii="Calibri" w:hAnsi="Calibri" w:cs="Calibri" w:hint="eastAsia"/>
            <w:sz w:val="24"/>
          </w:rPr>
          <w:t>-</w:t>
        </w:r>
        <w:r w:rsidR="009C7F41" w:rsidRPr="00C4007A">
          <w:rPr>
            <w:rFonts w:ascii="Calibri" w:hAnsi="Calibri" w:cs="Calibri"/>
            <w:sz w:val="24"/>
          </w:rPr>
          <w:t>135°</w:t>
        </w:r>
      </w:ins>
      <w:ins w:id="70" w:author="Supeng Zhang" w:date="2025-12-11T22:30:00Z">
        <w:r w:rsidR="007963AD">
          <w:rPr>
            <w:rFonts w:ascii="Calibri" w:hAnsi="Calibri" w:cs="Calibri" w:hint="eastAsia"/>
            <w:sz w:val="24"/>
          </w:rPr>
          <w:t xml:space="preserve"> (east)</w:t>
        </w:r>
      </w:ins>
      <w:ins w:id="71" w:author="Supeng Zhang" w:date="2025-12-11T22:02:00Z">
        <w:r w:rsidR="009C7F41">
          <w:rPr>
            <w:rFonts w:ascii="Calibri" w:hAnsi="Calibri" w:cs="Calibri" w:hint="eastAsia"/>
            <w:sz w:val="24"/>
          </w:rPr>
          <w:t xml:space="preserve"> sector </w:t>
        </w:r>
        <w:r w:rsidR="000D0ECF">
          <w:rPr>
            <w:rFonts w:ascii="Calibri" w:hAnsi="Calibri" w:cs="Calibri" w:hint="eastAsia"/>
            <w:sz w:val="24"/>
          </w:rPr>
          <w:t xml:space="preserve">are </w:t>
        </w:r>
      </w:ins>
      <w:ins w:id="72" w:author="Supeng Zhang" w:date="2025-12-11T22:03:00Z">
        <w:r w:rsidR="005D27DD">
          <w:rPr>
            <w:rFonts w:ascii="Calibri" w:hAnsi="Calibri" w:cs="Calibri" w:hint="eastAsia"/>
            <w:sz w:val="24"/>
          </w:rPr>
          <w:t>c</w:t>
        </w:r>
      </w:ins>
      <w:ins w:id="73" w:author="Supeng Zhang" w:date="2025-12-11T22:30:00Z">
        <w:r w:rsidR="007963AD">
          <w:rPr>
            <w:rFonts w:ascii="Calibri" w:hAnsi="Calibri" w:cs="Calibri" w:hint="eastAsia"/>
            <w:sz w:val="24"/>
          </w:rPr>
          <w:t>lassified</w:t>
        </w:r>
      </w:ins>
      <w:ins w:id="74" w:author="Supeng Zhang" w:date="2025-12-11T22:03:00Z">
        <w:r w:rsidR="005D27DD">
          <w:rPr>
            <w:rFonts w:ascii="Calibri" w:hAnsi="Calibri" w:cs="Calibri" w:hint="eastAsia"/>
            <w:sz w:val="24"/>
          </w:rPr>
          <w:t xml:space="preserve"> as wake-influenced flow</w:t>
        </w:r>
      </w:ins>
      <w:ins w:id="75" w:author="Supeng Zhang" w:date="2025-12-11T22:34:00Z">
        <w:r w:rsidR="00EE5C25">
          <w:rPr>
            <w:rFonts w:ascii="Calibri" w:hAnsi="Calibri" w:cs="Calibri" w:hint="eastAsia"/>
            <w:sz w:val="24"/>
          </w:rPr>
          <w:t xml:space="preserve"> (Figure X)</w:t>
        </w:r>
      </w:ins>
      <w:ins w:id="76" w:author="Supeng Zhang" w:date="2025-12-11T22:03:00Z">
        <w:r w:rsidR="005D27DD">
          <w:rPr>
            <w:rFonts w:ascii="Calibri" w:hAnsi="Calibri" w:cs="Calibri" w:hint="eastAsia"/>
            <w:sz w:val="24"/>
          </w:rPr>
          <w:t xml:space="preserve">. </w:t>
        </w:r>
      </w:ins>
      <w:ins w:id="77" w:author="Supeng Zhang" w:date="2025-12-11T22:26:00Z">
        <w:r w:rsidR="006D3121">
          <w:rPr>
            <w:rFonts w:ascii="Calibri" w:hAnsi="Calibri" w:cs="Calibri" w:hint="eastAsia"/>
            <w:sz w:val="24"/>
          </w:rPr>
          <w:t xml:space="preserve">To </w:t>
        </w:r>
      </w:ins>
      <w:ins w:id="78" w:author="Supeng Zhang" w:date="2025-12-11T22:32:00Z">
        <w:r w:rsidR="007F2408">
          <w:rPr>
            <w:rFonts w:ascii="Calibri" w:hAnsi="Calibri" w:cs="Calibri" w:hint="eastAsia"/>
            <w:sz w:val="24"/>
          </w:rPr>
          <w:t>ensure the reliability of</w:t>
        </w:r>
      </w:ins>
      <w:ins w:id="79" w:author="Supeng Zhang" w:date="2025-12-11T22:26:00Z">
        <w:r w:rsidR="00AC0C8B">
          <w:rPr>
            <w:rFonts w:ascii="Calibri" w:hAnsi="Calibri" w:cs="Calibri" w:hint="eastAsia"/>
            <w:sz w:val="24"/>
          </w:rPr>
          <w:t xml:space="preserve"> the </w:t>
        </w:r>
      </w:ins>
      <w:ins w:id="80" w:author="Supeng Zhang" w:date="2025-12-11T22:32:00Z">
        <w:r w:rsidR="007F2408">
          <w:rPr>
            <w:rFonts w:ascii="Calibri" w:hAnsi="Calibri" w:cs="Calibri" w:hint="eastAsia"/>
            <w:sz w:val="24"/>
          </w:rPr>
          <w:t>classification</w:t>
        </w:r>
      </w:ins>
      <w:ins w:id="81" w:author="Supeng Zhang" w:date="2025-12-11T22:27:00Z">
        <w:r w:rsidR="00AC0C8B">
          <w:rPr>
            <w:rFonts w:ascii="Calibri" w:hAnsi="Calibri" w:cs="Calibri" w:hint="eastAsia"/>
            <w:sz w:val="24"/>
          </w:rPr>
          <w:t xml:space="preserve">, </w:t>
        </w:r>
      </w:ins>
      <w:ins w:id="82" w:author="Supeng Zhang" w:date="2025-12-11T22:32:00Z">
        <w:r w:rsidR="007F2408">
          <w:rPr>
            <w:rFonts w:ascii="Calibri" w:hAnsi="Calibri" w:cs="Calibri" w:hint="eastAsia"/>
            <w:sz w:val="24"/>
          </w:rPr>
          <w:t>flow regime</w:t>
        </w:r>
      </w:ins>
      <w:ins w:id="83" w:author="Supeng Zhang" w:date="2025-12-11T22:26:00Z">
        <w:r w:rsidR="0036074E">
          <w:rPr>
            <w:rFonts w:ascii="Calibri" w:hAnsi="Calibri" w:cs="Calibri" w:hint="eastAsia"/>
            <w:sz w:val="24"/>
          </w:rPr>
          <w:t xml:space="preserve"> </w:t>
        </w:r>
      </w:ins>
      <w:ins w:id="84" w:author="Supeng Zhang" w:date="2025-12-11T22:30:00Z">
        <w:r w:rsidR="00740FDE">
          <w:rPr>
            <w:rFonts w:ascii="Calibri" w:hAnsi="Calibri" w:cs="Calibri" w:hint="eastAsia"/>
            <w:sz w:val="24"/>
          </w:rPr>
          <w:t>w</w:t>
        </w:r>
        <w:r w:rsidR="007963AD">
          <w:rPr>
            <w:rFonts w:ascii="Calibri" w:hAnsi="Calibri" w:cs="Calibri" w:hint="eastAsia"/>
            <w:sz w:val="24"/>
          </w:rPr>
          <w:t>as</w:t>
        </w:r>
        <w:r w:rsidR="00740FDE">
          <w:rPr>
            <w:rFonts w:ascii="Calibri" w:hAnsi="Calibri" w:cs="Calibri" w:hint="eastAsia"/>
            <w:sz w:val="24"/>
          </w:rPr>
          <w:t xml:space="preserve"> </w:t>
        </w:r>
      </w:ins>
      <w:ins w:id="85" w:author="Supeng Zhang" w:date="2025-12-11T22:32:00Z">
        <w:r w:rsidR="00B54B93">
          <w:rPr>
            <w:rFonts w:ascii="Calibri" w:hAnsi="Calibri" w:cs="Calibri" w:hint="eastAsia"/>
            <w:sz w:val="24"/>
          </w:rPr>
          <w:t>determine</w:t>
        </w:r>
      </w:ins>
      <w:ins w:id="86" w:author="Supeng Zhang" w:date="2025-12-11T22:33:00Z">
        <w:r w:rsidR="00B54B93">
          <w:rPr>
            <w:rFonts w:ascii="Calibri" w:hAnsi="Calibri" w:cs="Calibri" w:hint="eastAsia"/>
            <w:sz w:val="24"/>
          </w:rPr>
          <w:t>d</w:t>
        </w:r>
      </w:ins>
      <w:ins w:id="87" w:author="Supeng Zhang" w:date="2025-12-11T22:30:00Z">
        <w:r w:rsidR="00740FDE">
          <w:rPr>
            <w:rFonts w:ascii="Calibri" w:hAnsi="Calibri" w:cs="Calibri" w:hint="eastAsia"/>
            <w:sz w:val="24"/>
          </w:rPr>
          <w:t xml:space="preserve"> only when </w:t>
        </w:r>
      </w:ins>
      <w:ins w:id="88" w:author="Supeng Zhang" w:date="2025-12-11T22:31:00Z">
        <w:r w:rsidR="009F2FDA">
          <w:rPr>
            <w:rFonts w:ascii="Calibri" w:hAnsi="Calibri" w:cs="Calibri" w:hint="eastAsia"/>
            <w:sz w:val="24"/>
          </w:rPr>
          <w:t>the wind direction</w:t>
        </w:r>
      </w:ins>
      <w:ins w:id="89" w:author="Supeng Zhang" w:date="2025-12-11T22:33:00Z">
        <w:r w:rsidR="00B54B93">
          <w:rPr>
            <w:rFonts w:ascii="Calibri" w:hAnsi="Calibri" w:cs="Calibri" w:hint="eastAsia"/>
            <w:sz w:val="24"/>
          </w:rPr>
          <w:t>s</w:t>
        </w:r>
      </w:ins>
      <w:ins w:id="90" w:author="Supeng Zhang" w:date="2025-12-11T22:31:00Z">
        <w:r w:rsidR="009F2FDA">
          <w:rPr>
            <w:rFonts w:ascii="Calibri" w:hAnsi="Calibri" w:cs="Calibri" w:hint="eastAsia"/>
            <w:sz w:val="24"/>
          </w:rPr>
          <w:t xml:space="preserve"> at the four heights </w:t>
        </w:r>
      </w:ins>
      <w:ins w:id="91" w:author="Supeng Zhang" w:date="2025-12-11T22:33:00Z">
        <w:r w:rsidR="00B54B93">
          <w:rPr>
            <w:rFonts w:ascii="Calibri" w:hAnsi="Calibri" w:cs="Calibri" w:hint="eastAsia"/>
            <w:sz w:val="24"/>
          </w:rPr>
          <w:t xml:space="preserve">are </w:t>
        </w:r>
        <w:r w:rsidR="00D3159A">
          <w:rPr>
            <w:rFonts w:ascii="Calibri" w:hAnsi="Calibri" w:cs="Calibri" w:hint="eastAsia"/>
            <w:sz w:val="24"/>
          </w:rPr>
          <w:t xml:space="preserve">consistent. </w:t>
        </w:r>
      </w:ins>
      <w:del w:id="92" w:author="Supeng Zhang" w:date="2025-12-11T22:49:00Z">
        <w:r w:rsidRPr="00C4007A" w:rsidDel="00F932A4">
          <w:rPr>
            <w:rFonts w:ascii="Calibri" w:hAnsi="Calibri" w:cs="Calibri"/>
            <w:sz w:val="24"/>
          </w:rPr>
          <w:delText>Rigorous quality control</w:delText>
        </w:r>
      </w:del>
      <w:del w:id="93" w:author="Supeng Zhang" w:date="2025-12-11T21:43:00Z">
        <w:r w:rsidRPr="00C4007A" w:rsidDel="0055064A">
          <w:rPr>
            <w:rFonts w:ascii="Calibri" w:hAnsi="Calibri" w:cs="Calibri"/>
            <w:sz w:val="24"/>
          </w:rPr>
          <w:delText xml:space="preserve"> </w:delText>
        </w:r>
      </w:del>
      <w:del w:id="94" w:author="Supeng Zhang" w:date="2025-12-11T21:47:00Z">
        <w:r w:rsidRPr="00C4007A" w:rsidDel="00E40A70">
          <w:rPr>
            <w:rFonts w:ascii="Calibri" w:hAnsi="Calibri" w:cs="Calibri"/>
            <w:sz w:val="24"/>
          </w:rPr>
          <w:delText>was applied to remo</w:delText>
        </w:r>
        <w:r w:rsidR="000A7612" w:rsidDel="00E40A70">
          <w:rPr>
            <w:rFonts w:ascii="Calibri" w:hAnsi="Calibri" w:cs="Calibri"/>
            <w:sz w:val="24"/>
          </w:rPr>
          <w:delText>ve outliers and fill minor gaps</w:delText>
        </w:r>
        <w:r w:rsidR="000A7612" w:rsidRPr="000A7612" w:rsidDel="00E40A70">
          <w:rPr>
            <w:rFonts w:ascii="Calibri" w:hAnsi="Calibri" w:cs="Calibri"/>
            <w:sz w:val="24"/>
          </w:rPr>
          <w:delText xml:space="preserve"> (details in Text S1)</w:delText>
        </w:r>
        <w:r w:rsidRPr="00C4007A" w:rsidDel="00E40A70">
          <w:rPr>
            <w:rFonts w:ascii="Calibri" w:hAnsi="Calibri" w:cs="Calibri"/>
            <w:sz w:val="24"/>
          </w:rPr>
          <w:delText xml:space="preserve">. </w:delText>
        </w:r>
      </w:del>
      <w:del w:id="95" w:author="Supeng Zhang" w:date="2025-12-11T22:35:00Z">
        <w:r w:rsidR="00E06367" w:rsidRPr="00C4007A" w:rsidDel="000E0C01">
          <w:rPr>
            <w:rFonts w:ascii="Calibri" w:hAnsi="Calibri" w:cs="Calibri"/>
            <w:sz w:val="24"/>
          </w:rPr>
          <w:delText>To strictly isolate flow dynamics, records were classified into regimes only when wind directions aligned consistently across all four vertical levels (10–</w:delText>
        </w:r>
        <w:r w:rsidR="009D367F" w:rsidRPr="00C4007A" w:rsidDel="000E0C01">
          <w:rPr>
            <w:rFonts w:ascii="Calibri" w:hAnsi="Calibri" w:cs="Calibri"/>
            <w:sz w:val="24"/>
          </w:rPr>
          <w:delText>70 m) within specific sectors: f</w:delText>
        </w:r>
        <w:r w:rsidR="00E06367" w:rsidRPr="00C4007A" w:rsidDel="000E0C01">
          <w:rPr>
            <w:rFonts w:ascii="Calibri" w:hAnsi="Calibri" w:cs="Calibri"/>
            <w:sz w:val="24"/>
          </w:rPr>
          <w:delText xml:space="preserve">ree-stream (West: 225°–315°) and </w:delText>
        </w:r>
        <w:r w:rsidR="009D367F" w:rsidRPr="00C4007A" w:rsidDel="000E0C01">
          <w:rPr>
            <w:rFonts w:ascii="Calibri" w:hAnsi="Calibri" w:cs="Calibri"/>
            <w:sz w:val="24"/>
          </w:rPr>
          <w:delText xml:space="preserve">wake-flow </w:delText>
        </w:r>
        <w:r w:rsidR="00E06367" w:rsidRPr="00C4007A" w:rsidDel="000E0C01">
          <w:rPr>
            <w:rFonts w:ascii="Calibri" w:hAnsi="Calibri" w:cs="Calibri"/>
            <w:sz w:val="24"/>
          </w:rPr>
          <w:delText>(East: 45°–135°), representing clean inflow and wake-disturbed conditions, respectively</w:delText>
        </w:r>
        <w:r w:rsidR="002A0704" w:rsidDel="000E0C01">
          <w:rPr>
            <w:rFonts w:ascii="Calibri" w:hAnsi="Calibri" w:cs="Calibri"/>
            <w:sz w:val="24"/>
          </w:rPr>
          <w:delText xml:space="preserve"> (illustrated in Figure X</w:delText>
        </w:r>
        <w:r w:rsidR="002A0704" w:rsidRPr="002A0704" w:rsidDel="000E0C01">
          <w:rPr>
            <w:rFonts w:ascii="Calibri" w:hAnsi="Calibri" w:cs="Calibri"/>
            <w:sz w:val="24"/>
          </w:rPr>
          <w:delText>)</w:delText>
        </w:r>
        <w:r w:rsidR="00E06367" w:rsidRPr="00C4007A" w:rsidDel="000E0C01">
          <w:rPr>
            <w:rFonts w:ascii="Calibri" w:hAnsi="Calibri" w:cs="Calibri"/>
            <w:sz w:val="24"/>
          </w:rPr>
          <w:delText>.</w:delText>
        </w:r>
      </w:del>
    </w:p>
    <w:p w14:paraId="605719BC" w14:textId="77777777" w:rsidR="00B8294F" w:rsidRPr="00C4007A" w:rsidRDefault="00B8294F" w:rsidP="00C4007A">
      <w:pPr>
        <w:pStyle w:val="2"/>
        <w:spacing w:line="360" w:lineRule="auto"/>
        <w:rPr>
          <w:rFonts w:ascii="Calibri" w:hAnsi="Calibri" w:cs="Calibri"/>
        </w:rPr>
      </w:pPr>
      <w:r w:rsidRPr="00C4007A">
        <w:rPr>
          <w:rFonts w:ascii="Calibri" w:hAnsi="Calibri" w:cs="Calibri"/>
        </w:rPr>
        <w:lastRenderedPageBreak/>
        <w:t>2.2 Analytical Framewor</w:t>
      </w:r>
      <w:commentRangeStart w:id="96"/>
      <w:r w:rsidRPr="00C4007A">
        <w:rPr>
          <w:rFonts w:ascii="Calibri" w:hAnsi="Calibri" w:cs="Calibri"/>
        </w:rPr>
        <w:t>k</w:t>
      </w:r>
      <w:commentRangeEnd w:id="96"/>
      <w:r w:rsidR="00587871" w:rsidRPr="00C4007A">
        <w:rPr>
          <w:rStyle w:val="a7"/>
          <w:rFonts w:ascii="Calibri" w:hAnsi="Calibri" w:cs="Calibri"/>
          <w:sz w:val="26"/>
          <w:szCs w:val="26"/>
        </w:rPr>
        <w:commentReference w:id="96"/>
      </w:r>
    </w:p>
    <w:p w14:paraId="088333A4" w14:textId="77E225CC" w:rsidR="00B8294F" w:rsidRPr="00C4007A" w:rsidRDefault="00703058" w:rsidP="001922C6">
      <w:pPr>
        <w:spacing w:line="360" w:lineRule="auto"/>
        <w:rPr>
          <w:rFonts w:ascii="Calibri" w:hAnsi="Calibri" w:cs="Calibri"/>
          <w:sz w:val="24"/>
        </w:rPr>
      </w:pPr>
      <w:ins w:id="97" w:author="Supeng Zhang" w:date="2025-12-11T23:44:00Z">
        <w:r>
          <w:rPr>
            <w:rFonts w:ascii="Calibri" w:hAnsi="Calibri" w:cs="Calibri" w:hint="eastAsia"/>
            <w:sz w:val="24"/>
          </w:rPr>
          <w:t>A</w:t>
        </w:r>
      </w:ins>
      <w:ins w:id="98" w:author="Supeng Zhang" w:date="2025-12-11T23:11:00Z">
        <w:r w:rsidR="003525E3">
          <w:rPr>
            <w:rFonts w:ascii="Calibri" w:hAnsi="Calibri" w:cs="Calibri" w:hint="eastAsia"/>
            <w:sz w:val="24"/>
          </w:rPr>
          <w:t xml:space="preserve"> </w:t>
        </w:r>
      </w:ins>
      <w:ins w:id="99" w:author="Supeng Zhang" w:date="2025-12-11T23:10:00Z">
        <w:r w:rsidR="008104C9" w:rsidRPr="00C4007A">
          <w:rPr>
            <w:rFonts w:ascii="Calibri" w:hAnsi="Calibri" w:cs="Calibri"/>
            <w:sz w:val="24"/>
          </w:rPr>
          <w:t>multi-dimensional analysis framework</w:t>
        </w:r>
        <w:r w:rsidR="008104C9">
          <w:rPr>
            <w:rFonts w:ascii="Calibri" w:hAnsi="Calibri" w:cs="Calibri" w:hint="eastAsia"/>
            <w:sz w:val="24"/>
          </w:rPr>
          <w:t xml:space="preserve"> </w:t>
        </w:r>
      </w:ins>
      <w:ins w:id="100" w:author="Supeng Zhang" w:date="2025-12-11T23:44:00Z">
        <w:r>
          <w:rPr>
            <w:rFonts w:ascii="Calibri" w:hAnsi="Calibri" w:cs="Calibri" w:hint="eastAsia"/>
            <w:sz w:val="24"/>
          </w:rPr>
          <w:t>was emplo</w:t>
        </w:r>
      </w:ins>
      <w:ins w:id="101" w:author="Supeng Zhang" w:date="2025-12-11T23:45:00Z">
        <w:r>
          <w:rPr>
            <w:rFonts w:ascii="Calibri" w:hAnsi="Calibri" w:cs="Calibri" w:hint="eastAsia"/>
            <w:sz w:val="24"/>
          </w:rPr>
          <w:t xml:space="preserve">yed </w:t>
        </w:r>
      </w:ins>
      <w:ins w:id="102" w:author="Supeng Zhang" w:date="2025-12-11T23:10:00Z">
        <w:r w:rsidR="008104C9">
          <w:rPr>
            <w:rFonts w:ascii="Calibri" w:hAnsi="Calibri" w:cs="Calibri" w:hint="eastAsia"/>
            <w:sz w:val="24"/>
          </w:rPr>
          <w:t xml:space="preserve">to </w:t>
        </w:r>
      </w:ins>
      <w:del w:id="103" w:author="Supeng Zhang" w:date="2025-12-11T23:10:00Z">
        <w:r w:rsidR="00B8294F" w:rsidRPr="00C4007A" w:rsidDel="008104C9">
          <w:rPr>
            <w:rFonts w:ascii="Calibri" w:hAnsi="Calibri" w:cs="Calibri"/>
            <w:sz w:val="24"/>
          </w:rPr>
          <w:delText xml:space="preserve">To </w:delText>
        </w:r>
      </w:del>
      <w:r w:rsidR="00B8294F" w:rsidRPr="00C4007A">
        <w:rPr>
          <w:rFonts w:ascii="Calibri" w:hAnsi="Calibri" w:cs="Calibri"/>
          <w:sz w:val="24"/>
        </w:rPr>
        <w:t>reveal the physical mechanisms governing power production</w:t>
      </w:r>
      <w:ins w:id="104" w:author="Supeng Zhang" w:date="2025-12-11T23:10:00Z">
        <w:r w:rsidR="008104C9">
          <w:rPr>
            <w:rFonts w:ascii="Calibri" w:hAnsi="Calibri" w:cs="Calibri" w:hint="eastAsia"/>
            <w:sz w:val="24"/>
          </w:rPr>
          <w:t xml:space="preserve"> in the </w:t>
        </w:r>
      </w:ins>
      <w:ins w:id="105" w:author="Supeng Zhang" w:date="2025-12-11T23:45:00Z">
        <w:r w:rsidR="00F774C9">
          <w:rPr>
            <w:rFonts w:ascii="Calibri" w:hAnsi="Calibri" w:cs="Calibri" w:hint="eastAsia"/>
            <w:sz w:val="24"/>
          </w:rPr>
          <w:t xml:space="preserve">wind </w:t>
        </w:r>
      </w:ins>
      <w:ins w:id="106" w:author="Supeng Zhang" w:date="2025-12-11T23:10:00Z">
        <w:r w:rsidR="008104C9">
          <w:rPr>
            <w:rFonts w:ascii="Calibri" w:hAnsi="Calibri" w:cs="Calibri" w:hint="eastAsia"/>
            <w:sz w:val="24"/>
          </w:rPr>
          <w:t>farm.</w:t>
        </w:r>
      </w:ins>
      <w:del w:id="107" w:author="Supeng Zhang" w:date="2025-12-11T23:10:00Z">
        <w:r w:rsidR="00B8294F" w:rsidRPr="00C4007A" w:rsidDel="008104C9">
          <w:rPr>
            <w:rFonts w:ascii="Calibri" w:hAnsi="Calibri" w:cs="Calibri"/>
            <w:sz w:val="24"/>
          </w:rPr>
          <w:delText>, we</w:delText>
        </w:r>
      </w:del>
      <w:r w:rsidR="00B8294F" w:rsidRPr="00C4007A">
        <w:rPr>
          <w:rFonts w:ascii="Calibri" w:hAnsi="Calibri" w:cs="Calibri"/>
          <w:sz w:val="24"/>
        </w:rPr>
        <w:t xml:space="preserve"> </w:t>
      </w:r>
      <w:del w:id="108" w:author="Supeng Zhang" w:date="2025-12-11T23:10:00Z">
        <w:r w:rsidR="00B8294F" w:rsidRPr="00C4007A" w:rsidDel="008104C9">
          <w:rPr>
            <w:rFonts w:ascii="Calibri" w:hAnsi="Calibri" w:cs="Calibri"/>
            <w:sz w:val="24"/>
          </w:rPr>
          <w:delText>employed a multi-dimensional analysis framework</w:delText>
        </w:r>
      </w:del>
      <w:del w:id="109" w:author="Supeng Zhang" w:date="2025-12-11T23:08:00Z">
        <w:r w:rsidR="00925A69" w:rsidDel="00DB4320">
          <w:rPr>
            <w:rFonts w:ascii="Calibri" w:hAnsi="Calibri" w:cs="Calibri"/>
            <w:sz w:val="24"/>
          </w:rPr>
          <w:delText xml:space="preserve"> </w:delText>
        </w:r>
        <w:r w:rsidR="00925A69" w:rsidRPr="00925A69" w:rsidDel="00DB4320">
          <w:rPr>
            <w:rFonts w:ascii="Calibri" w:hAnsi="Calibri" w:cs="Calibri" w:hint="eastAsia"/>
            <w:sz w:val="24"/>
          </w:rPr>
          <w:delText>(mathematical principles in Text S3</w:delText>
        </w:r>
        <w:r w:rsidR="00925A69" w:rsidDel="00DB4320">
          <w:rPr>
            <w:rFonts w:ascii="Calibri" w:hAnsi="Calibri" w:cs="Calibri" w:hint="eastAsia"/>
            <w:sz w:val="24"/>
          </w:rPr>
          <w:delText>)</w:delText>
        </w:r>
        <w:r w:rsidR="00B8294F" w:rsidRPr="00C4007A" w:rsidDel="00DB4320">
          <w:rPr>
            <w:rFonts w:ascii="Calibri" w:hAnsi="Calibri" w:cs="Calibri" w:hint="eastAsia"/>
            <w:sz w:val="24"/>
          </w:rPr>
          <w:delText>.</w:delText>
        </w:r>
      </w:del>
      <w:r w:rsidR="00B8294F" w:rsidRPr="00C4007A">
        <w:rPr>
          <w:rFonts w:ascii="Calibri" w:hAnsi="Calibri" w:cs="Calibri"/>
          <w:sz w:val="24"/>
        </w:rPr>
        <w:t xml:space="preserve"> First, we applied Complete Ensemble Empirical Mode Decomposition with Adaptive Noise (CEEMDAN</w:t>
      </w:r>
      <w:ins w:id="110" w:author="Supeng Zhang" w:date="2025-12-11T23:03:00Z">
        <w:r w:rsidR="00635C51">
          <w:rPr>
            <w:rFonts w:ascii="Calibri" w:hAnsi="Calibri" w:cs="Calibri" w:hint="eastAsia"/>
            <w:sz w:val="24"/>
          </w:rPr>
          <w:t xml:space="preserve">, </w:t>
        </w:r>
        <w:r w:rsidR="00635C51" w:rsidRPr="00C4007A">
          <w:rPr>
            <w:rFonts w:ascii="Calibri" w:hAnsi="Calibri" w:cs="Calibri"/>
            <w:sz w:val="24"/>
          </w:rPr>
          <w:fldChar w:fldCharType="begin"/>
        </w:r>
        <w:r w:rsidR="00635C51" w:rsidRPr="00C4007A">
          <w:rPr>
            <w:rFonts w:ascii="Calibri" w:hAnsi="Calibri" w:cs="Calibri"/>
            <w:sz w:val="24"/>
          </w:rPr>
          <w:instrText xml:space="preserve"> ADDIN ZOTERO_ITEM CSL_CITATION {"citationID":"843TZ0Mo","properties":{"formattedCitation":"(Torres et al., 2011)","plainCitation":"(Torres et al., 2011)","noteIndex":0},"citationItems":[{"id":1973,"uris":["http://zotero.org/users/14274501/items/WJRY4WH6"],"itemData":{"id":1973,"type":"paper-conference","abstract":"In this paper an algorithm based on the ensemble empirical mode decomposition (EEMD) is presented. The key idea on the EEMD relies on averaging the modes obtained by EMD applied to several realizations of Gaussian white noise added to the original signal. The resulting decomposition solves the EMD mode mixing problem, however it introduces new ones. In the method here proposed, a particular noise is added at each stage of the decomposition and a unique residue is computed to obtain each mode. The resulting decomposition is complete, with a numerically negligible error. Two examples are presented: a discrete Dirac delta function and an electrocardiogram signal. The results show that, compared with EEMD, the new method here presented also provides a better spectral separation of the modes and a lesser number of sifting iterations is needed, reducing the computational cost.","container-title":"2011 IEEE International Conference on Acoustics, Speech and Signal Processing (ICASSP)","DOI":"10.1109/ICASSP.2011.5947265","event-place":"Prague, Czech Republic","event-title":"ICASSP 2011 - 2011 IEEE International Conference on Acoustics, Speech and Signal Processing (ICASSP)","ISBN":"978-1-4577-0538-0","language":"en","page":"4144-4147","publisher":"IEEE","publisher-place":"Prague, Czech Republic","source":"DOI.org (Crossref)","title":"A complete ensemble empirical mode decomposition with adaptive noise","URL":"http://ieeexplore.ieee.org/document/5947265/","author":[{"family":"Torres","given":"Maria E."},{"family":"Colominas","given":"Marcelo A."},{"family":"Schlotthauer","given":"Gaston"},{"family":"Flandrin","given":"Patrick"}],"accessed":{"date-parts":[["2025",12,5]]},"issued":{"date-parts":[["2011",5]]}}}],"schema":"https://github.com/citation-style-language/schema/raw/master/csl-citation.json"} </w:instrText>
        </w:r>
        <w:r w:rsidR="00635C51" w:rsidRPr="00C4007A">
          <w:rPr>
            <w:rFonts w:ascii="Calibri" w:hAnsi="Calibri" w:cs="Calibri"/>
            <w:sz w:val="24"/>
          </w:rPr>
          <w:fldChar w:fldCharType="separate"/>
        </w:r>
        <w:r w:rsidR="00635C51" w:rsidRPr="00C4007A">
          <w:rPr>
            <w:rFonts w:ascii="Calibri" w:hAnsi="Calibri" w:cs="Calibri"/>
            <w:sz w:val="24"/>
          </w:rPr>
          <w:t>Torres et al., 2011</w:t>
        </w:r>
        <w:r w:rsidR="00635C51" w:rsidRPr="00C4007A">
          <w:rPr>
            <w:rFonts w:ascii="Calibri" w:hAnsi="Calibri" w:cs="Calibri"/>
            <w:sz w:val="24"/>
          </w:rPr>
          <w:fldChar w:fldCharType="end"/>
        </w:r>
      </w:ins>
      <w:r w:rsidR="00B8294F" w:rsidRPr="00C4007A">
        <w:rPr>
          <w:rFonts w:ascii="Calibri" w:hAnsi="Calibri" w:cs="Calibri"/>
          <w:sz w:val="24"/>
        </w:rPr>
        <w:t xml:space="preserve">) to decompose </w:t>
      </w:r>
      <w:ins w:id="111" w:author="Supeng Zhang" w:date="2025-12-11T23:12:00Z">
        <w:r w:rsidR="00095ED0">
          <w:rPr>
            <w:rFonts w:ascii="Calibri" w:hAnsi="Calibri" w:cs="Calibri" w:hint="eastAsia"/>
            <w:sz w:val="24"/>
          </w:rPr>
          <w:t xml:space="preserve">the time series of </w:t>
        </w:r>
      </w:ins>
      <w:r w:rsidR="00B8294F" w:rsidRPr="00C4007A">
        <w:rPr>
          <w:rFonts w:ascii="Calibri" w:hAnsi="Calibri" w:cs="Calibri"/>
          <w:sz w:val="24"/>
        </w:rPr>
        <w:t xml:space="preserve">wind speed and </w:t>
      </w:r>
      <w:commentRangeStart w:id="112"/>
      <w:ins w:id="113" w:author="Supeng Zhang" w:date="2025-12-11T23:12:00Z">
        <w:r w:rsidR="00095ED0">
          <w:rPr>
            <w:rFonts w:ascii="Calibri" w:hAnsi="Calibri" w:cs="Calibri" w:hint="eastAsia"/>
            <w:sz w:val="24"/>
          </w:rPr>
          <w:t>farm-scale</w:t>
        </w:r>
      </w:ins>
      <w:commentRangeEnd w:id="112"/>
      <w:r w:rsidR="00095ED0">
        <w:rPr>
          <w:rStyle w:val="a7"/>
          <w:rFonts w:ascii="Calibri" w:hAnsi="Calibri" w:cs="Calibri" w:hint="eastAsia"/>
          <w:sz w:val="24"/>
          <w:szCs w:val="22"/>
        </w:rPr>
        <w:commentReference w:id="112"/>
      </w:r>
      <w:ins w:id="114" w:author="Supeng Zhang" w:date="2025-12-11T23:12:00Z">
        <w:r w:rsidR="00095ED0">
          <w:rPr>
            <w:rFonts w:ascii="Calibri" w:hAnsi="Calibri" w:cs="Calibri" w:hint="eastAsia"/>
            <w:sz w:val="24"/>
          </w:rPr>
          <w:t xml:space="preserve"> </w:t>
        </w:r>
      </w:ins>
      <w:del w:id="115" w:author="Supeng Zhang" w:date="2025-12-11T23:12:00Z">
        <w:r w:rsidR="00B8294F" w:rsidRPr="00C4007A" w:rsidDel="00095ED0">
          <w:rPr>
            <w:rFonts w:ascii="Calibri" w:hAnsi="Calibri" w:cs="Calibri"/>
            <w:sz w:val="24"/>
          </w:rPr>
          <w:delText xml:space="preserve">power </w:delText>
        </w:r>
      </w:del>
      <w:ins w:id="116" w:author="Supeng Zhang" w:date="2025-12-11T23:12:00Z">
        <w:r w:rsidR="00095ED0" w:rsidRPr="00C4007A">
          <w:rPr>
            <w:rFonts w:ascii="Calibri" w:hAnsi="Calibri" w:cs="Calibri"/>
            <w:sz w:val="24"/>
          </w:rPr>
          <w:t>power</w:t>
        </w:r>
        <w:r w:rsidR="00095ED0">
          <w:rPr>
            <w:rFonts w:ascii="Calibri" w:hAnsi="Calibri" w:cs="Calibri"/>
            <w:sz w:val="24"/>
          </w:rPr>
          <w:t xml:space="preserve"> generation</w:t>
        </w:r>
        <w:r w:rsidR="00095ED0">
          <w:rPr>
            <w:rFonts w:ascii="Calibri" w:hAnsi="Calibri" w:cs="Calibri" w:hint="eastAsia"/>
            <w:sz w:val="24"/>
          </w:rPr>
          <w:t xml:space="preserve"> </w:t>
        </w:r>
      </w:ins>
      <w:del w:id="117" w:author="Supeng Zhang" w:date="2025-12-11T23:12:00Z">
        <w:r w:rsidR="00B8294F" w:rsidRPr="00C4007A" w:rsidDel="00095ED0">
          <w:rPr>
            <w:rFonts w:ascii="Calibri" w:hAnsi="Calibri" w:cs="Calibri"/>
            <w:sz w:val="24"/>
          </w:rPr>
          <w:delText>series</w:delText>
        </w:r>
      </w:del>
      <w:r w:rsidR="00B8294F" w:rsidRPr="00C4007A">
        <w:rPr>
          <w:rFonts w:ascii="Calibri" w:hAnsi="Calibri" w:cs="Calibri"/>
          <w:sz w:val="24"/>
        </w:rPr>
        <w:t xml:space="preserve"> into intrinsic mode functions, identifying the dominant timescales of </w:t>
      </w:r>
      <w:commentRangeStart w:id="118"/>
      <w:r w:rsidR="00B8294F" w:rsidRPr="00C4007A">
        <w:rPr>
          <w:rFonts w:ascii="Calibri" w:hAnsi="Calibri" w:cs="Calibri"/>
          <w:sz w:val="24"/>
        </w:rPr>
        <w:t>variability</w:t>
      </w:r>
      <w:commentRangeEnd w:id="118"/>
      <w:r w:rsidR="008330B9" w:rsidRPr="00C4007A">
        <w:rPr>
          <w:rStyle w:val="a7"/>
          <w:rFonts w:ascii="Calibri" w:hAnsi="Calibri" w:cs="Calibri"/>
          <w:sz w:val="24"/>
          <w:szCs w:val="22"/>
        </w:rPr>
        <w:commentReference w:id="118"/>
      </w:r>
      <w:r w:rsidR="00B8294F" w:rsidRPr="00C4007A">
        <w:rPr>
          <w:rFonts w:ascii="Calibri" w:hAnsi="Calibri" w:cs="Calibri"/>
          <w:sz w:val="24"/>
        </w:rPr>
        <w:t xml:space="preserve"> across vertical layers</w:t>
      </w:r>
      <w:del w:id="119" w:author="Supeng Zhang" w:date="2025-12-11T23:11:00Z">
        <w:r w:rsidR="00D97BD7" w:rsidDel="0069393A">
          <w:rPr>
            <w:rFonts w:ascii="Calibri" w:hAnsi="Calibri" w:cs="Calibri"/>
            <w:sz w:val="24"/>
          </w:rPr>
          <w:delText xml:space="preserve"> </w:delText>
        </w:r>
        <w:r w:rsidR="00D97BD7" w:rsidRPr="00D97BD7" w:rsidDel="0069393A">
          <w:rPr>
            <w:rFonts w:ascii="Calibri" w:hAnsi="Calibri" w:cs="Calibri"/>
            <w:sz w:val="24"/>
          </w:rPr>
          <w:delText>(Text S3.1)</w:delText>
        </w:r>
      </w:del>
      <w:r w:rsidR="00B8294F" w:rsidRPr="00C4007A">
        <w:rPr>
          <w:rFonts w:ascii="Calibri" w:hAnsi="Calibri" w:cs="Calibri"/>
          <w:sz w:val="24"/>
        </w:rPr>
        <w:t>. Second, Empirical Orthogonal Function (EOF) analysis</w:t>
      </w:r>
      <w:ins w:id="120" w:author="Supeng Zhang" w:date="2025-12-11T23:25:00Z">
        <w:r w:rsidR="002A56DB">
          <w:rPr>
            <w:rFonts w:ascii="Calibri" w:hAnsi="Calibri" w:cs="Calibri" w:hint="eastAsia"/>
            <w:sz w:val="24"/>
          </w:rPr>
          <w:t xml:space="preserve"> </w:t>
        </w:r>
        <w:r w:rsidR="002A56DB" w:rsidRPr="00C4007A">
          <w:rPr>
            <w:rFonts w:ascii="Calibri" w:hAnsi="Calibri" w:cs="Calibri"/>
            <w:sz w:val="24"/>
          </w:rPr>
          <w:fldChar w:fldCharType="begin"/>
        </w:r>
        <w:r w:rsidR="002A56DB" w:rsidRPr="00C4007A">
          <w:rPr>
            <w:rFonts w:ascii="Calibri" w:hAnsi="Calibri" w:cs="Calibri"/>
            <w:sz w:val="24"/>
          </w:rPr>
          <w:instrText xml:space="preserve"> ADDIN ZOTERO_ITEM CSL_CITATION {"citationID":"OCX8noWg","properties":{"formattedCitation":"(Wilks, 2011)","plainCitation":"(Wilks, 2011)","noteIndex":0},"citationItems":[{"id":1966,"uris":["http://zotero.org/users/14274501/items/HX9Y5UX2"],"itemData":{"id":1966,"type":"book","ISBN":"0-12-385023-1","language":"en","publisher":"Academic press","title":"Statistical methods in the atmospheric sciences","volume":"100","author":[{"family":"Wilks","given":"Daniel S"}],"issued":{"date-parts":[["2011"]]}}}],"schema":"https://github.com/citation-style-language/schema/raw/master/csl-citation.json"} </w:instrText>
        </w:r>
        <w:r w:rsidR="002A56DB" w:rsidRPr="00C4007A">
          <w:rPr>
            <w:rFonts w:ascii="Calibri" w:hAnsi="Calibri" w:cs="Calibri"/>
            <w:sz w:val="24"/>
          </w:rPr>
          <w:fldChar w:fldCharType="separate"/>
        </w:r>
        <w:r w:rsidR="002A56DB" w:rsidRPr="00C4007A">
          <w:rPr>
            <w:rFonts w:ascii="Calibri" w:hAnsi="Calibri" w:cs="Calibri"/>
            <w:sz w:val="24"/>
          </w:rPr>
          <w:t>(Wilks, 2011)</w:t>
        </w:r>
        <w:r w:rsidR="002A56DB" w:rsidRPr="00C4007A">
          <w:rPr>
            <w:rFonts w:ascii="Calibri" w:hAnsi="Calibri" w:cs="Calibri"/>
            <w:sz w:val="24"/>
          </w:rPr>
          <w:fldChar w:fldCharType="end"/>
        </w:r>
      </w:ins>
      <w:r w:rsidR="00B8294F" w:rsidRPr="00C4007A">
        <w:rPr>
          <w:rFonts w:ascii="Calibri" w:hAnsi="Calibri" w:cs="Calibri"/>
          <w:sz w:val="24"/>
        </w:rPr>
        <w:t xml:space="preserve"> was performed on the four-level wind </w:t>
      </w:r>
      <w:commentRangeStart w:id="121"/>
      <w:r w:rsidR="00B8294F" w:rsidRPr="00C4007A">
        <w:rPr>
          <w:rFonts w:ascii="Calibri" w:hAnsi="Calibri" w:cs="Calibri"/>
          <w:sz w:val="24"/>
        </w:rPr>
        <w:t>profiles</w:t>
      </w:r>
      <w:commentRangeEnd w:id="121"/>
      <w:r w:rsidR="00447602" w:rsidRPr="00C4007A">
        <w:rPr>
          <w:rStyle w:val="a7"/>
          <w:rFonts w:ascii="Calibri" w:hAnsi="Calibri" w:cs="Calibri"/>
          <w:sz w:val="24"/>
          <w:szCs w:val="22"/>
        </w:rPr>
        <w:commentReference w:id="121"/>
      </w:r>
      <w:r w:rsidR="00B8294F" w:rsidRPr="00C4007A">
        <w:rPr>
          <w:rFonts w:ascii="Calibri" w:hAnsi="Calibri" w:cs="Calibri"/>
          <w:sz w:val="24"/>
        </w:rPr>
        <w:t xml:space="preserve"> to extract the dominant vertical </w:t>
      </w:r>
      <w:ins w:id="122" w:author="Supeng Zhang" w:date="2025-12-11T23:18:00Z">
        <w:r w:rsidR="00447602">
          <w:rPr>
            <w:rFonts w:ascii="Calibri" w:hAnsi="Calibri" w:cs="Calibri" w:hint="eastAsia"/>
            <w:sz w:val="24"/>
          </w:rPr>
          <w:t xml:space="preserve">variation </w:t>
        </w:r>
      </w:ins>
      <w:r w:rsidR="00B8294F" w:rsidRPr="00C4007A">
        <w:rPr>
          <w:rFonts w:ascii="Calibri" w:hAnsi="Calibri" w:cs="Calibri"/>
          <w:sz w:val="24"/>
        </w:rPr>
        <w:t xml:space="preserve">modes of </w:t>
      </w:r>
      <w:commentRangeStart w:id="123"/>
      <w:ins w:id="124" w:author="Supeng Zhang" w:date="2025-12-11T23:18:00Z">
        <w:r w:rsidR="00447602">
          <w:rPr>
            <w:rFonts w:ascii="Calibri" w:hAnsi="Calibri" w:cs="Calibri" w:hint="eastAsia"/>
            <w:sz w:val="24"/>
          </w:rPr>
          <w:t>wind speed</w:t>
        </w:r>
      </w:ins>
      <w:commentRangeEnd w:id="123"/>
      <w:r w:rsidR="008F4C97" w:rsidRPr="00C4007A">
        <w:rPr>
          <w:rStyle w:val="a7"/>
          <w:rFonts w:ascii="Calibri" w:hAnsi="Calibri" w:cs="Calibri"/>
          <w:sz w:val="24"/>
          <w:szCs w:val="22"/>
        </w:rPr>
        <w:commentReference w:id="123"/>
      </w:r>
      <w:del w:id="125" w:author="Supeng Zhang" w:date="2025-12-11T23:18:00Z">
        <w:r w:rsidR="00B8294F" w:rsidRPr="00C4007A" w:rsidDel="00447602">
          <w:rPr>
            <w:rFonts w:ascii="Calibri" w:hAnsi="Calibri" w:cs="Calibri"/>
            <w:sz w:val="24"/>
          </w:rPr>
          <w:delText>v</w:delText>
        </w:r>
      </w:del>
      <w:del w:id="126" w:author="Supeng Zhang" w:date="2025-12-11T23:17:00Z">
        <w:r w:rsidR="00B8294F" w:rsidRPr="00C4007A" w:rsidDel="00447602">
          <w:rPr>
            <w:rFonts w:ascii="Calibri" w:hAnsi="Calibri" w:cs="Calibri"/>
            <w:sz w:val="24"/>
          </w:rPr>
          <w:delText>ariation</w:delText>
        </w:r>
      </w:del>
      <w:r w:rsidR="00B8294F" w:rsidRPr="00C4007A">
        <w:rPr>
          <w:rFonts w:ascii="Calibri" w:hAnsi="Calibri" w:cs="Calibri"/>
          <w:sz w:val="24"/>
        </w:rPr>
        <w:t>, compensating for the lack of direct stability measurements</w:t>
      </w:r>
      <w:r w:rsidR="006A2EDB" w:rsidRPr="006A2EDB">
        <w:rPr>
          <w:rFonts w:ascii="Calibri" w:hAnsi="Calibri" w:cs="Calibri"/>
          <w:sz w:val="24"/>
        </w:rPr>
        <w:t xml:space="preserve"> (Text S3.2)</w:t>
      </w:r>
      <w:r w:rsidR="00B8294F" w:rsidRPr="00C4007A">
        <w:rPr>
          <w:rFonts w:ascii="Calibri" w:hAnsi="Calibri" w:cs="Calibri"/>
          <w:sz w:val="24"/>
        </w:rPr>
        <w:t xml:space="preserve">. Finally, we utilized </w:t>
      </w:r>
      <w:ins w:id="127" w:author="Supeng Zhang" w:date="2025-12-11T23:25:00Z">
        <w:r w:rsidR="00EE42E0">
          <w:rPr>
            <w:rFonts w:ascii="Calibri" w:hAnsi="Calibri" w:cs="Calibri" w:hint="eastAsia"/>
            <w:sz w:val="24"/>
          </w:rPr>
          <w:t>a m</w:t>
        </w:r>
      </w:ins>
      <w:ins w:id="128" w:author="Supeng Zhang" w:date="2025-12-11T23:26:00Z">
        <w:r w:rsidR="00EE42E0">
          <w:rPr>
            <w:rFonts w:ascii="Calibri" w:hAnsi="Calibri" w:cs="Calibri" w:hint="eastAsia"/>
            <w:sz w:val="24"/>
          </w:rPr>
          <w:t>achine</w:t>
        </w:r>
      </w:ins>
      <w:ins w:id="129" w:author="Supeng Zhang" w:date="2025-12-11T23:25:00Z">
        <w:r w:rsidR="00EE42E0">
          <w:rPr>
            <w:rFonts w:ascii="Calibri" w:hAnsi="Calibri" w:cs="Calibri" w:hint="eastAsia"/>
            <w:sz w:val="24"/>
          </w:rPr>
          <w:t xml:space="preserve"> learnin</w:t>
        </w:r>
      </w:ins>
      <w:ins w:id="130" w:author="Supeng Zhang" w:date="2025-12-11T23:26:00Z">
        <w:r w:rsidR="00EE42E0">
          <w:rPr>
            <w:rFonts w:ascii="Calibri" w:hAnsi="Calibri" w:cs="Calibri" w:hint="eastAsia"/>
            <w:sz w:val="24"/>
          </w:rPr>
          <w:t>g model (</w:t>
        </w:r>
      </w:ins>
      <w:proofErr w:type="spellStart"/>
      <w:r w:rsidR="00B8294F" w:rsidRPr="00C4007A">
        <w:rPr>
          <w:rFonts w:ascii="Calibri" w:hAnsi="Calibri" w:cs="Calibri"/>
          <w:sz w:val="24"/>
        </w:rPr>
        <w:t>LightGBM</w:t>
      </w:r>
      <w:proofErr w:type="spellEnd"/>
      <w:ins w:id="131" w:author="Supeng Zhang" w:date="2025-12-11T23:26:00Z">
        <w:r w:rsidR="00EE42E0">
          <w:rPr>
            <w:rFonts w:ascii="Calibri" w:hAnsi="Calibri" w:cs="Calibri" w:hint="eastAsia"/>
            <w:sz w:val="24"/>
          </w:rPr>
          <w:t>,</w:t>
        </w:r>
      </w:ins>
      <w:r w:rsidR="00B8294F" w:rsidRPr="00C4007A">
        <w:rPr>
          <w:rFonts w:ascii="Calibri" w:hAnsi="Calibri" w:cs="Calibri"/>
          <w:sz w:val="24"/>
        </w:rPr>
        <w:t xml:space="preserve"> </w:t>
      </w:r>
      <w:ins w:id="132" w:author="Supeng Zhang" w:date="2025-12-11T23:25:00Z">
        <w:r w:rsidR="004C30D7" w:rsidRPr="00C4007A">
          <w:rPr>
            <w:rFonts w:ascii="Calibri" w:hAnsi="Calibri" w:cs="Calibri"/>
            <w:sz w:val="24"/>
          </w:rPr>
          <w:fldChar w:fldCharType="begin"/>
        </w:r>
        <w:r w:rsidR="004C30D7" w:rsidRPr="00C4007A">
          <w:rPr>
            <w:rFonts w:ascii="Calibri" w:hAnsi="Calibri" w:cs="Calibri"/>
            <w:sz w:val="24"/>
          </w:rPr>
          <w:instrText xml:space="preserve"> ADDIN ZOTERO_ITEM CSL_CITATION {"citationID":"DlwW02fb","properties":{"formattedCitation":"(Ke et al., 2017)","plainCitation":"(Ke et al., 2017)","noteIndex":0},"citationItems":[{"id":1970,"uris":["http://zotero.org/users/14274501/items/LEVXPNXT"],"itemData":{"id":1970,"type":"article-journal","container-title":"Advances in neural information processing systems","journalAbbreviation":"Adv. neural inf. process. syst.","language":"en","title":"Lightgbm: a highly efficient gradient boosting decision tree","title-short":"Lightgbm","volume":"30","author":[{"family":"Ke","given":"Guolin"},{"family":"Meng","given":"Qi"},{"family":"Finley","given":"Thomas"},{"family":"Wang","given":"Taifeng"},{"family":"Chen","given":"Wei"},{"family":"Ma","given":"Weidong"},{"family":"Ye","given":"Qiwei"},{"family":"Liu","given":"Tie-Yan"}],"issued":{"date-parts":[["2017"]]}}}],"schema":"https://github.com/citation-style-language/schema/raw/master/csl-citation.json"} </w:instrText>
        </w:r>
        <w:r w:rsidR="004C30D7" w:rsidRPr="00C4007A">
          <w:rPr>
            <w:rFonts w:ascii="Calibri" w:hAnsi="Calibri" w:cs="Calibri"/>
            <w:sz w:val="24"/>
          </w:rPr>
          <w:fldChar w:fldCharType="separate"/>
        </w:r>
        <w:r w:rsidR="004C30D7" w:rsidRPr="00C4007A">
          <w:rPr>
            <w:rFonts w:ascii="Calibri" w:hAnsi="Calibri" w:cs="Calibri"/>
            <w:sz w:val="24"/>
          </w:rPr>
          <w:t>Ke et al., 2017)</w:t>
        </w:r>
        <w:r w:rsidR="004C30D7" w:rsidRPr="00C4007A">
          <w:rPr>
            <w:rFonts w:ascii="Calibri" w:hAnsi="Calibri" w:cs="Calibri"/>
            <w:sz w:val="24"/>
          </w:rPr>
          <w:fldChar w:fldCharType="end"/>
        </w:r>
        <w:r w:rsidR="004C30D7">
          <w:rPr>
            <w:rFonts w:ascii="Calibri" w:hAnsi="Calibri" w:cs="Calibri" w:hint="eastAsia"/>
            <w:sz w:val="24"/>
          </w:rPr>
          <w:t xml:space="preserve"> </w:t>
        </w:r>
      </w:ins>
      <w:r w:rsidR="00B8294F" w:rsidRPr="00C4007A">
        <w:rPr>
          <w:rFonts w:ascii="Calibri" w:hAnsi="Calibri" w:cs="Calibri"/>
          <w:sz w:val="24"/>
        </w:rPr>
        <w:t>combined with SHAP (</w:t>
      </w:r>
      <w:proofErr w:type="spellStart"/>
      <w:r w:rsidR="00B8294F" w:rsidRPr="00C4007A">
        <w:rPr>
          <w:rFonts w:ascii="Calibri" w:hAnsi="Calibri" w:cs="Calibri"/>
          <w:sz w:val="24"/>
        </w:rPr>
        <w:t>SHapley</w:t>
      </w:r>
      <w:proofErr w:type="spellEnd"/>
      <w:r w:rsidR="00B8294F" w:rsidRPr="00C4007A">
        <w:rPr>
          <w:rFonts w:ascii="Calibri" w:hAnsi="Calibri" w:cs="Calibri"/>
          <w:sz w:val="24"/>
        </w:rPr>
        <w:t xml:space="preserve"> Additive </w:t>
      </w:r>
      <w:proofErr w:type="spellStart"/>
      <w:r w:rsidR="00B8294F" w:rsidRPr="00C4007A">
        <w:rPr>
          <w:rFonts w:ascii="Calibri" w:hAnsi="Calibri" w:cs="Calibri"/>
          <w:sz w:val="24"/>
        </w:rPr>
        <w:t>exPlanations</w:t>
      </w:r>
      <w:proofErr w:type="spellEnd"/>
      <w:ins w:id="133" w:author="Supeng Zhang" w:date="2025-12-11T23:26:00Z">
        <w:r w:rsidR="004C6E0B">
          <w:rPr>
            <w:rFonts w:ascii="Calibri" w:hAnsi="Calibri" w:cs="Calibri" w:hint="eastAsia"/>
            <w:sz w:val="24"/>
          </w:rPr>
          <w:t xml:space="preserve">, </w:t>
        </w:r>
        <w:r w:rsidR="004C6E0B" w:rsidRPr="00C4007A">
          <w:rPr>
            <w:rFonts w:ascii="Calibri" w:hAnsi="Calibri" w:cs="Calibri"/>
            <w:sz w:val="24"/>
          </w:rPr>
          <w:fldChar w:fldCharType="begin"/>
        </w:r>
        <w:r w:rsidR="004C6E0B" w:rsidRPr="00C4007A">
          <w:rPr>
            <w:rFonts w:ascii="Calibri" w:hAnsi="Calibri" w:cs="Calibri"/>
            <w:sz w:val="24"/>
          </w:rPr>
          <w:instrText xml:space="preserve"> ADDIN ZOTERO_ITEM CSL_CITATION {"citationID":"kd8UQzlY","properties":{"formattedCitation":"(Lundberg &amp; Lee, 2017)","plainCitation":"(Lundberg &amp; Lee, 2017)","noteIndex":0},"citationItems":[{"id":1971,"uris":["http://zotero.org/users/14274501/items/6ESH4HYK"],"itemData":{"id":1971,"type":"article-journal","container-title":"Advances in neural information processing systems","journalAbbreviation":"Adv. neural inf. process. syst.","language":"en","title":"A unified approach to interpreting model predictions","volume":"30","author":[{"family":"Lundberg","given":"Scott M"},{"family":"Lee","given":"Su-In"}],"issued":{"date-parts":[["2017"]]}}}],"schema":"https://github.com/citation-style-language/schema/raw/master/csl-citation.json"} </w:instrText>
        </w:r>
        <w:r w:rsidR="004C6E0B" w:rsidRPr="00C4007A">
          <w:rPr>
            <w:rFonts w:ascii="Calibri" w:hAnsi="Calibri" w:cs="Calibri"/>
            <w:sz w:val="24"/>
          </w:rPr>
          <w:fldChar w:fldCharType="separate"/>
        </w:r>
        <w:r w:rsidR="004C6E0B" w:rsidRPr="00C4007A">
          <w:rPr>
            <w:rFonts w:ascii="Calibri" w:hAnsi="Calibri" w:cs="Calibri"/>
            <w:sz w:val="24"/>
          </w:rPr>
          <w:t>Lundberg &amp; Lee, 2017</w:t>
        </w:r>
        <w:r w:rsidR="004C6E0B" w:rsidRPr="00C4007A">
          <w:rPr>
            <w:rFonts w:ascii="Calibri" w:hAnsi="Calibri" w:cs="Calibri"/>
            <w:sz w:val="24"/>
          </w:rPr>
          <w:fldChar w:fldCharType="end"/>
        </w:r>
      </w:ins>
      <w:r w:rsidR="00B8294F" w:rsidRPr="00C4007A">
        <w:rPr>
          <w:rFonts w:ascii="Calibri" w:hAnsi="Calibri" w:cs="Calibri"/>
          <w:sz w:val="24"/>
        </w:rPr>
        <w:t xml:space="preserve">) values to quantify </w:t>
      </w:r>
      <w:ins w:id="134" w:author="Supeng Zhang" w:date="2025-12-11T23:27:00Z">
        <w:r w:rsidR="002A14D8">
          <w:rPr>
            <w:rFonts w:ascii="Calibri" w:hAnsi="Calibri" w:cs="Calibri" w:hint="eastAsia"/>
            <w:sz w:val="24"/>
          </w:rPr>
          <w:t xml:space="preserve">the </w:t>
        </w:r>
      </w:ins>
      <w:del w:id="135" w:author="Supeng Zhang" w:date="2025-12-11T23:27:00Z">
        <w:r w:rsidR="00B8294F" w:rsidRPr="00C4007A" w:rsidDel="00A11E70">
          <w:rPr>
            <w:rFonts w:ascii="Calibri" w:hAnsi="Calibri" w:cs="Calibri"/>
            <w:sz w:val="24"/>
          </w:rPr>
          <w:delText xml:space="preserve">feature </w:delText>
        </w:r>
      </w:del>
      <w:r w:rsidR="00B8294F" w:rsidRPr="00C4007A">
        <w:rPr>
          <w:rFonts w:ascii="Calibri" w:hAnsi="Calibri" w:cs="Calibri"/>
          <w:sz w:val="24"/>
        </w:rPr>
        <w:t>importance</w:t>
      </w:r>
      <w:r w:rsidR="00A3470E">
        <w:rPr>
          <w:rFonts w:ascii="Calibri" w:hAnsi="Calibri" w:cs="Calibri"/>
          <w:sz w:val="24"/>
        </w:rPr>
        <w:t xml:space="preserve"> </w:t>
      </w:r>
      <w:ins w:id="136" w:author="Supeng Zhang" w:date="2025-12-11T23:27:00Z">
        <w:r w:rsidR="00A11E70">
          <w:rPr>
            <w:rFonts w:ascii="Calibri" w:hAnsi="Calibri" w:cs="Calibri" w:hint="eastAsia"/>
            <w:sz w:val="24"/>
          </w:rPr>
          <w:t xml:space="preserve">of </w:t>
        </w:r>
        <w:commentRangeStart w:id="137"/>
        <w:r w:rsidR="00785559">
          <w:rPr>
            <w:rFonts w:ascii="Calibri" w:hAnsi="Calibri" w:cs="Calibri" w:hint="eastAsia"/>
            <w:sz w:val="24"/>
          </w:rPr>
          <w:t>wind speeds at different heights and directions</w:t>
        </w:r>
      </w:ins>
      <w:commentRangeEnd w:id="137"/>
      <w:r w:rsidR="00421B29">
        <w:rPr>
          <w:rStyle w:val="a7"/>
          <w:rFonts w:ascii="Calibri" w:hAnsi="Calibri" w:cs="Calibri" w:hint="eastAsia"/>
          <w:sz w:val="24"/>
          <w:szCs w:val="22"/>
        </w:rPr>
        <w:commentReference w:id="137"/>
      </w:r>
      <w:ins w:id="138" w:author="Supeng Zhang" w:date="2025-12-11T23:27:00Z">
        <w:r w:rsidR="00785559">
          <w:rPr>
            <w:rFonts w:ascii="Calibri" w:hAnsi="Calibri" w:cs="Calibri" w:hint="eastAsia"/>
            <w:sz w:val="24"/>
          </w:rPr>
          <w:t xml:space="preserve"> </w:t>
        </w:r>
      </w:ins>
      <w:ins w:id="139" w:author="Supeng Zhang" w:date="2025-12-11T23:28:00Z">
        <w:r w:rsidR="003C7BFD">
          <w:rPr>
            <w:rFonts w:ascii="Calibri" w:hAnsi="Calibri" w:cs="Calibri" w:hint="eastAsia"/>
            <w:sz w:val="24"/>
          </w:rPr>
          <w:t xml:space="preserve">for </w:t>
        </w:r>
        <w:commentRangeStart w:id="140"/>
        <w:r w:rsidR="003C7BFD">
          <w:rPr>
            <w:rFonts w:ascii="Calibri" w:hAnsi="Calibri" w:cs="Calibri" w:hint="eastAsia"/>
            <w:sz w:val="24"/>
          </w:rPr>
          <w:t>power prediction</w:t>
        </w:r>
      </w:ins>
      <w:commentRangeEnd w:id="140"/>
      <w:r w:rsidR="00573FB3" w:rsidRPr="00A3470E">
        <w:rPr>
          <w:rStyle w:val="a7"/>
          <w:rFonts w:ascii="Calibri" w:hAnsi="Calibri" w:cs="Calibri"/>
          <w:sz w:val="24"/>
          <w:szCs w:val="22"/>
        </w:rPr>
        <w:commentReference w:id="140"/>
      </w:r>
      <w:del w:id="141" w:author="Supeng Zhang" w:date="2025-12-11T23:29:00Z">
        <w:r w:rsidR="00A3470E" w:rsidRPr="00A3470E" w:rsidDel="00573FB3">
          <w:rPr>
            <w:rFonts w:ascii="Calibri" w:hAnsi="Calibri" w:cs="Calibri"/>
            <w:sz w:val="24"/>
          </w:rPr>
          <w:delText>(Text S3.3–S3.4)</w:delText>
        </w:r>
      </w:del>
      <w:r w:rsidR="00B8294F" w:rsidRPr="00C4007A">
        <w:rPr>
          <w:rFonts w:ascii="Calibri" w:hAnsi="Calibri" w:cs="Calibri"/>
          <w:sz w:val="24"/>
        </w:rPr>
        <w:t xml:space="preserve">. </w:t>
      </w:r>
      <w:del w:id="142" w:author="Supeng Zhang" w:date="2025-12-11T23:43:00Z">
        <w:r w:rsidR="00B8294F" w:rsidRPr="00C4007A" w:rsidDel="001922C6">
          <w:rPr>
            <w:rFonts w:ascii="Calibri" w:hAnsi="Calibri" w:cs="Calibri"/>
            <w:sz w:val="24"/>
          </w:rPr>
          <w:delText xml:space="preserve">As validated by Liao et al. </w:delText>
        </w:r>
        <w:r w:rsidR="00BC516A" w:rsidRPr="00C4007A" w:rsidDel="001922C6">
          <w:rPr>
            <w:rFonts w:ascii="Calibri" w:hAnsi="Calibri" w:cs="Calibri"/>
            <w:sz w:val="24"/>
          </w:rPr>
          <w:fldChar w:fldCharType="begin"/>
        </w:r>
        <w:r w:rsidR="00BC516A" w:rsidRPr="00C4007A" w:rsidDel="001922C6">
          <w:rPr>
            <w:rFonts w:ascii="Calibri" w:hAnsi="Calibri" w:cs="Calibri"/>
            <w:sz w:val="24"/>
          </w:rPr>
          <w:delInstrText xml:space="preserve"> ADDIN ZOTERO_ITEM CSL_CITATION {"citationID":"SjhyQ5vH","properties":{"formattedCitation":"(2024)","plainCitation":"(2024)","noteIndex":0},"citationItems":[{"id":1827,"uris":["http://zotero.org/users/14274501/items/89TP87SW"],"itemData":{"id":1827,"type":"article-journal","abstract":"Advanced artificial intelligence (AI) models typically achieve high accuracy in wind power forecasting, but their internal mechanisms lack interpretability, which undermines user confidence in forecast value and strategy execution. To this end, this paper aims to investigate the interpretability of AI models, which is crucial but usually overlooked in wind power forecasting. Specifically, four model-agnostic explainable artificial intelligence (XAI) techniques (i.e., Shapley additive explanations, permutation feature importance, partial dependence plot, and local interpretable model-agnostic explanations) are tailored to provide global and instance interpretability for AI models in wind power forecasting. Then, several metrics are proposed to evaluate the trustworthiness of interpretations provided by XAI techniques. Simulation results demonstrate that the proposed XAI techniques can not only identify important features from wind power datasets, but also enable the understanding of the contribution of each feature to the forecast power output for a specific sample. Furthermore, the proposed evaluation metrics aid users in comprehensively assessing the trustworthiness of XAI techniques in wind power forecasting, enabling them to judiciously select suitable XAI techniques for their AI models.","container-title":"Applied Energy","DOI":"10.1016/j.apenergy.2024.124273","ISSN":"03062619","journalAbbreviation":"Applied Energy","language":"en","page":"124273","source":"DOI.org (Crossref)","title":"Can we trust explainable artificial intelligence in wind power forecasting?","volume":"376","author":[{"family":"Liao","given":"Wenlong"},{"family":"Fang","given":"Jiannong"},{"family":"Ye","given":"Lin"},{"family":"Bak-Jensen","given":"Birgitte"},{"family":"Yang","given":"Zhe"},{"family":"Porte-Agel","given":"Fernando"}],"issued":{"date-parts":[["2024",12]]}},"suppress-author":true}],"schema":"https://github.com/citation-style-language/schema/raw/master/csl-citation.json"} </w:delInstrText>
        </w:r>
        <w:r w:rsidR="00BC516A" w:rsidRPr="00C4007A" w:rsidDel="001922C6">
          <w:rPr>
            <w:rFonts w:ascii="Calibri" w:hAnsi="Calibri" w:cs="Calibri"/>
            <w:sz w:val="24"/>
          </w:rPr>
          <w:fldChar w:fldCharType="separate"/>
        </w:r>
        <w:r w:rsidR="00BC516A" w:rsidRPr="00C4007A" w:rsidDel="001922C6">
          <w:rPr>
            <w:rFonts w:ascii="Calibri" w:hAnsi="Calibri" w:cs="Calibri"/>
            <w:sz w:val="24"/>
          </w:rPr>
          <w:delText>(2024)</w:delText>
        </w:r>
        <w:r w:rsidR="00BC516A" w:rsidRPr="00C4007A" w:rsidDel="001922C6">
          <w:rPr>
            <w:rFonts w:ascii="Calibri" w:hAnsi="Calibri" w:cs="Calibri"/>
            <w:sz w:val="24"/>
          </w:rPr>
          <w:fldChar w:fldCharType="end"/>
        </w:r>
        <w:r w:rsidR="00B8294F" w:rsidRPr="00C4007A" w:rsidDel="001922C6">
          <w:rPr>
            <w:rFonts w:ascii="Calibri" w:hAnsi="Calibri" w:cs="Calibri"/>
            <w:sz w:val="24"/>
          </w:rPr>
          <w:delText xml:space="preserve">, </w:delText>
        </w:r>
      </w:del>
      <w:ins w:id="143" w:author="Supeng Zhang" w:date="2025-12-11T23:40:00Z">
        <w:r w:rsidR="00B95D5D">
          <w:rPr>
            <w:rFonts w:ascii="Calibri" w:hAnsi="Calibri" w:cs="Calibri" w:hint="eastAsia"/>
            <w:sz w:val="24"/>
          </w:rPr>
          <w:t>T</w:t>
        </w:r>
      </w:ins>
      <w:del w:id="144" w:author="Supeng Zhang" w:date="2025-12-11T23:40:00Z">
        <w:r w:rsidR="00B8294F" w:rsidRPr="00C4007A" w:rsidDel="00B95D5D">
          <w:rPr>
            <w:rFonts w:ascii="Calibri" w:hAnsi="Calibri" w:cs="Calibri"/>
            <w:sz w:val="24"/>
          </w:rPr>
          <w:delText>t</w:delText>
        </w:r>
      </w:del>
      <w:r w:rsidR="00B8294F" w:rsidRPr="00C4007A">
        <w:rPr>
          <w:rFonts w:ascii="Calibri" w:hAnsi="Calibri" w:cs="Calibri"/>
          <w:sz w:val="24"/>
        </w:rPr>
        <w:t>his approach allows us to mechanistically rank the contribution of multi-height winds and temperature</w:t>
      </w:r>
      <w:ins w:id="145" w:author="Supeng Zhang" w:date="2025-12-11T23:41:00Z">
        <w:r w:rsidR="00BA4E22">
          <w:rPr>
            <w:rFonts w:ascii="Calibri" w:hAnsi="Calibri" w:cs="Calibri" w:hint="eastAsia"/>
            <w:sz w:val="24"/>
          </w:rPr>
          <w:t>s</w:t>
        </w:r>
      </w:ins>
      <w:del w:id="146" w:author="Supeng Zhang" w:date="2025-12-11T23:41:00Z">
        <w:r w:rsidR="00B8294F" w:rsidRPr="00C4007A" w:rsidDel="00BA4E22">
          <w:rPr>
            <w:rFonts w:ascii="Calibri" w:hAnsi="Calibri" w:cs="Calibri"/>
            <w:sz w:val="24"/>
          </w:rPr>
          <w:delText xml:space="preserve"> inputs</w:delText>
        </w:r>
      </w:del>
      <w:r w:rsidR="00B8294F" w:rsidRPr="00C4007A">
        <w:rPr>
          <w:rFonts w:ascii="Calibri" w:hAnsi="Calibri" w:cs="Calibri"/>
          <w:sz w:val="24"/>
        </w:rPr>
        <w:t xml:space="preserve"> </w:t>
      </w:r>
      <w:ins w:id="147" w:author="Supeng Zhang" w:date="2025-12-11T23:41:00Z">
        <w:r w:rsidR="00CD64E4">
          <w:rPr>
            <w:rFonts w:ascii="Calibri" w:hAnsi="Calibri" w:cs="Calibri" w:hint="eastAsia"/>
            <w:sz w:val="24"/>
          </w:rPr>
          <w:t>influenced by</w:t>
        </w:r>
      </w:ins>
      <w:del w:id="148" w:author="Supeng Zhang" w:date="2025-12-11T23:41:00Z">
        <w:r w:rsidR="00B8294F" w:rsidRPr="00C4007A" w:rsidDel="00CD64E4">
          <w:rPr>
            <w:rFonts w:ascii="Calibri" w:hAnsi="Calibri" w:cs="Calibri"/>
            <w:sz w:val="24"/>
          </w:rPr>
          <w:delText>under</w:delText>
        </w:r>
      </w:del>
      <w:r w:rsidR="00B8294F" w:rsidRPr="00C4007A">
        <w:rPr>
          <w:rFonts w:ascii="Calibri" w:hAnsi="Calibri" w:cs="Calibri"/>
          <w:sz w:val="24"/>
        </w:rPr>
        <w:t xml:space="preserve"> different flow regimes</w:t>
      </w:r>
      <w:ins w:id="149" w:author="Supeng Zhang" w:date="2025-12-11T23:42:00Z">
        <w:r w:rsidR="00CD64E4">
          <w:rPr>
            <w:rFonts w:ascii="Calibri" w:hAnsi="Calibri" w:cs="Calibri" w:hint="eastAsia"/>
            <w:sz w:val="24"/>
          </w:rPr>
          <w:t xml:space="preserve"> (free stream vs. wake-influenced flow)</w:t>
        </w:r>
      </w:ins>
      <w:ins w:id="150" w:author="Supeng Zhang" w:date="2025-12-11T23:43:00Z">
        <w:r w:rsidR="001922C6">
          <w:rPr>
            <w:rFonts w:ascii="Calibri" w:hAnsi="Calibri" w:cs="Calibri" w:hint="eastAsia"/>
            <w:sz w:val="24"/>
          </w:rPr>
          <w:t xml:space="preserve"> to the power generation of the wind farm </w:t>
        </w:r>
        <w:commentRangeStart w:id="151"/>
        <w:commentRangeStart w:id="152"/>
        <w:r w:rsidR="001922C6" w:rsidRPr="00C4007A">
          <w:rPr>
            <w:rFonts w:ascii="Calibri" w:hAnsi="Calibri" w:cs="Calibri"/>
            <w:sz w:val="24"/>
          </w:rPr>
          <w:fldChar w:fldCharType="begin"/>
        </w:r>
        <w:r w:rsidR="001922C6" w:rsidRPr="00C4007A">
          <w:rPr>
            <w:rFonts w:ascii="Calibri" w:hAnsi="Calibri" w:cs="Calibri"/>
            <w:sz w:val="24"/>
          </w:rPr>
          <w:instrText xml:space="preserve"> ADDIN ZOTERO_ITEM CSL_CITATION {"citationID":"SjhyQ5vH","properties":{"formattedCitation":"(2024)","plainCitation":"(2024)","noteIndex":0},"citationItems":[{"id":1827,"uris":["http://zotero.org/users/14274501/items/89TP87SW"],"itemData":{"id":1827,"type":"article-journal","abstract":"Advanced artificial intelligence (AI) models typically achieve high accuracy in wind power forecasting, but their internal mechanisms lack interpretability, which undermines user confidence in forecast value and strategy execution. To this end, this paper aims to investigate the interpretability of AI models, which is crucial but usually overlooked in wind power forecasting. Specifically, four model-agnostic explainable artificial intelligence (XAI) techniques (i.e., Shapley additive explanations, permutation feature importance, partial dependence plot, and local interpretable model-agnostic explanations) are tailored to provide global and instance interpretability for AI models in wind power forecasting. Then, several metrics are proposed to evaluate the trustworthiness of interpretations provided by XAI techniques. Simulation results demonstrate that the proposed XAI techniques can not only identify important features from wind power datasets, but also enable the understanding of the contribution of each feature to the forecast power output for a specific sample. Furthermore, the proposed evaluation metrics aid users in comprehensively assessing the trustworthiness of XAI techniques in wind power forecasting, enabling them to judiciously select suitable XAI techniques for their AI models.","container-title":"Applied Energy","DOI":"10.1016/j.apenergy.2024.124273","ISSN":"03062619","journalAbbreviation":"Applied Energy","language":"en","page":"124273","source":"DOI.org (Crossref)","title":"Can we trust explainable artificial intelligence in wind power forecasting?","volume":"376","author":[{"family":"Liao","given":"Wenlong"},{"family":"Fang","given":"Jiannong"},{"family":"Ye","given":"Lin"},{"family":"Bak-Jensen","given":"Birgitte"},{"family":"Yang","given":"Zhe"},{"family":"Porte-Agel","given":"Fernando"}],"issued":{"date-parts":[["2024",12]]}},"suppress-author":true}],"schema":"https://github.com/citation-style-language/schema/raw/master/csl-citation.json"} </w:instrText>
        </w:r>
        <w:r w:rsidR="001922C6" w:rsidRPr="00C4007A">
          <w:rPr>
            <w:rFonts w:ascii="Calibri" w:hAnsi="Calibri" w:cs="Calibri"/>
            <w:sz w:val="24"/>
          </w:rPr>
          <w:fldChar w:fldCharType="separate"/>
        </w:r>
        <w:r w:rsidR="001922C6" w:rsidRPr="00C4007A">
          <w:rPr>
            <w:rFonts w:ascii="Calibri" w:hAnsi="Calibri" w:cs="Calibri"/>
            <w:sz w:val="24"/>
          </w:rPr>
          <w:t>(</w:t>
        </w:r>
        <w:r w:rsidR="001922C6">
          <w:rPr>
            <w:rFonts w:ascii="Calibri" w:hAnsi="Calibri" w:cs="Calibri" w:hint="eastAsia"/>
            <w:sz w:val="24"/>
          </w:rPr>
          <w:t xml:space="preserve">Liao et al., </w:t>
        </w:r>
        <w:r w:rsidR="001922C6" w:rsidRPr="00C4007A">
          <w:rPr>
            <w:rFonts w:ascii="Calibri" w:hAnsi="Calibri" w:cs="Calibri"/>
            <w:sz w:val="24"/>
          </w:rPr>
          <w:t>2024)</w:t>
        </w:r>
        <w:r w:rsidR="001922C6" w:rsidRPr="00C4007A">
          <w:rPr>
            <w:rFonts w:ascii="Calibri" w:hAnsi="Calibri" w:cs="Calibri"/>
            <w:sz w:val="24"/>
          </w:rPr>
          <w:fldChar w:fldCharType="end"/>
        </w:r>
      </w:ins>
      <w:commentRangeEnd w:id="151"/>
      <w:r w:rsidR="00A91474" w:rsidRPr="00C4007A">
        <w:rPr>
          <w:rStyle w:val="a7"/>
          <w:rFonts w:ascii="Calibri" w:hAnsi="Calibri" w:cs="Calibri"/>
          <w:sz w:val="24"/>
          <w:szCs w:val="22"/>
        </w:rPr>
        <w:commentReference w:id="151"/>
      </w:r>
      <w:commentRangeEnd w:id="152"/>
      <w:r w:rsidR="00EA4FFB">
        <w:rPr>
          <w:rStyle w:val="a7"/>
        </w:rPr>
        <w:commentReference w:id="152"/>
      </w:r>
      <w:r w:rsidR="00B8294F" w:rsidRPr="00C4007A">
        <w:rPr>
          <w:rFonts w:ascii="Calibri" w:hAnsi="Calibri" w:cs="Calibri"/>
          <w:sz w:val="24"/>
        </w:rPr>
        <w:t>.</w:t>
      </w:r>
    </w:p>
    <w:p w14:paraId="2C60D519" w14:textId="77777777" w:rsidR="00B8294F" w:rsidRPr="00C4007A" w:rsidRDefault="00B8294F" w:rsidP="00C4007A">
      <w:pPr>
        <w:pStyle w:val="2"/>
        <w:spacing w:line="360" w:lineRule="auto"/>
        <w:rPr>
          <w:rFonts w:ascii="Calibri" w:hAnsi="Calibri" w:cs="Calibri"/>
        </w:rPr>
      </w:pPr>
      <w:r w:rsidRPr="00C4007A">
        <w:rPr>
          <w:rFonts w:ascii="Calibri" w:hAnsi="Calibri" w:cs="Calibri"/>
        </w:rPr>
        <w:t>2.3 Day-Ahead Forecasting Experimental Design</w:t>
      </w:r>
    </w:p>
    <w:p w14:paraId="19DBF49B" w14:textId="18940A4A" w:rsidR="0062247C" w:rsidRPr="00C4007A" w:rsidRDefault="00B8294F" w:rsidP="00C4007A">
      <w:pPr>
        <w:spacing w:line="360" w:lineRule="auto"/>
        <w:rPr>
          <w:rFonts w:ascii="Calibri" w:hAnsi="Calibri" w:cs="Calibri"/>
          <w:sz w:val="24"/>
        </w:rPr>
      </w:pPr>
      <w:r w:rsidRPr="00C4007A">
        <w:rPr>
          <w:rFonts w:ascii="Calibri" w:hAnsi="Calibri" w:cs="Calibri"/>
          <w:sz w:val="24"/>
        </w:rPr>
        <w:t xml:space="preserve">The forecasting target is day-ahead wind farm power output using Numerical Weather Prediction (NWP) inputs generated by the Weather Research and Forecasting (WRF) model. To account for NWP uncertainty, we utilized retrospective forecasts from two distinct dynamical downscaling configurations driven by the </w:t>
      </w:r>
      <w:commentRangeStart w:id="154"/>
      <w:r w:rsidRPr="00C4007A">
        <w:rPr>
          <w:rFonts w:ascii="Calibri" w:hAnsi="Calibri" w:cs="Calibri"/>
          <w:sz w:val="24"/>
        </w:rPr>
        <w:t>ECMWF-IFS</w:t>
      </w:r>
      <w:commentRangeEnd w:id="154"/>
      <w:r w:rsidR="007A692C" w:rsidRPr="00C4007A">
        <w:rPr>
          <w:rStyle w:val="a7"/>
          <w:rFonts w:ascii="Calibri" w:hAnsi="Calibri" w:cs="Calibri"/>
          <w:sz w:val="24"/>
          <w:szCs w:val="22"/>
        </w:rPr>
        <w:commentReference w:id="154"/>
      </w:r>
      <w:r w:rsidRPr="00C4007A">
        <w:rPr>
          <w:rFonts w:ascii="Calibri" w:hAnsi="Calibri" w:cs="Calibri"/>
          <w:sz w:val="24"/>
        </w:rPr>
        <w:t xml:space="preserve"> (hereafter EC-WRF) and NCEP-GFS (hereafter GFS-WRF) archives, respectively</w:t>
      </w:r>
      <w:r w:rsidR="00107EAB">
        <w:rPr>
          <w:rFonts w:ascii="Calibri" w:hAnsi="Calibri" w:cs="Calibri"/>
          <w:sz w:val="24"/>
        </w:rPr>
        <w:t xml:space="preserve"> (physics schemes in Table S2)</w:t>
      </w:r>
      <w:r w:rsidRPr="00C4007A">
        <w:rPr>
          <w:rFonts w:ascii="Calibri" w:hAnsi="Calibri" w:cs="Calibri"/>
          <w:sz w:val="24"/>
        </w:rPr>
        <w:t xml:space="preserve">. The NWP fields were spatially and vertically interpolated to the farm location and mast heights </w:t>
      </w:r>
      <w:r w:rsidR="004F62A1">
        <w:rPr>
          <w:rFonts w:ascii="Calibri" w:hAnsi="Calibri" w:cs="Calibri"/>
          <w:sz w:val="24"/>
        </w:rPr>
        <w:t>(preprocessing in Text S2</w:t>
      </w:r>
      <w:r w:rsidRPr="00C4007A">
        <w:rPr>
          <w:rFonts w:ascii="Calibri" w:hAnsi="Calibri" w:cs="Calibri"/>
          <w:sz w:val="24"/>
        </w:rPr>
        <w:t>). To demonstrate the value of regime-</w:t>
      </w:r>
      <w:r w:rsidR="00377F07" w:rsidRPr="00C4007A">
        <w:rPr>
          <w:rFonts w:ascii="Calibri" w:hAnsi="Calibri" w:cs="Calibri"/>
          <w:sz w:val="24"/>
        </w:rPr>
        <w:t>dependent inputs, we designed 15</w:t>
      </w:r>
      <w:r w:rsidRPr="00C4007A">
        <w:rPr>
          <w:rFonts w:ascii="Calibri" w:hAnsi="Calibri" w:cs="Calibri"/>
          <w:sz w:val="24"/>
        </w:rPr>
        <w:t xml:space="preserve"> comparative experiments ranging from a single hub-height baseline to our proposed Physics-Informed Fusion Strategy</w:t>
      </w:r>
      <w:r w:rsidR="006A3AB7">
        <w:rPr>
          <w:rFonts w:ascii="Calibri" w:hAnsi="Calibri" w:cs="Calibri"/>
          <w:sz w:val="24"/>
        </w:rPr>
        <w:t xml:space="preserve"> </w:t>
      </w:r>
      <w:r w:rsidR="00704DFC" w:rsidRPr="00704DFC">
        <w:rPr>
          <w:rFonts w:ascii="Calibri" w:hAnsi="Calibri" w:cs="Calibri"/>
          <w:sz w:val="24"/>
        </w:rPr>
        <w:t>(listed in Table S1</w:t>
      </w:r>
      <w:r w:rsidR="006A3AB7">
        <w:rPr>
          <w:rFonts w:ascii="Calibri" w:hAnsi="Calibri" w:cs="Calibri"/>
          <w:sz w:val="24"/>
        </w:rPr>
        <w:t>)</w:t>
      </w:r>
      <w:r w:rsidRPr="00C4007A">
        <w:rPr>
          <w:rFonts w:ascii="Calibri" w:hAnsi="Calibri" w:cs="Calibri"/>
          <w:sz w:val="24"/>
        </w:rPr>
        <w:t xml:space="preserve">. In this proposed strategy, input features are dynamically selected based on the predicted </w:t>
      </w:r>
      <w:r w:rsidRPr="00C4007A">
        <w:rPr>
          <w:rFonts w:ascii="Calibri" w:hAnsi="Calibri" w:cs="Calibri"/>
          <w:sz w:val="24"/>
        </w:rPr>
        <w:lastRenderedPageBreak/>
        <w:t>flow regime. Specifically, free-stream conditions utilize 10-m and 70-m wind speeds, whereas wake-affected conditions switch to 10-m and 30-m speeds based on SHAP-identified importance. Predictions from both NWP streams are then integrated via a correction-prediction two-step process.</w:t>
      </w:r>
      <w:r w:rsidR="001E0A40" w:rsidRPr="00C4007A">
        <w:rPr>
          <w:rFonts w:ascii="Calibri" w:hAnsi="Calibri" w:cs="Calibri"/>
        </w:rPr>
        <w:t xml:space="preserve"> </w:t>
      </w:r>
      <w:r w:rsidR="001E0A40" w:rsidRPr="00C4007A">
        <w:rPr>
          <w:rFonts w:ascii="Calibri" w:hAnsi="Calibri" w:cs="Calibri"/>
          <w:sz w:val="24"/>
        </w:rPr>
        <w:t>To prevent temporal data leakage, the dataset was split chronologically, with the first 80% used for training and the subsequent 20% reserved strictly for independent testing</w:t>
      </w:r>
      <w:r w:rsidR="00F215F7">
        <w:rPr>
          <w:rFonts w:ascii="Calibri" w:hAnsi="Calibri" w:cs="Calibri"/>
          <w:sz w:val="24"/>
        </w:rPr>
        <w:t xml:space="preserve"> </w:t>
      </w:r>
      <w:r w:rsidR="005F5A95" w:rsidRPr="005F5A95">
        <w:rPr>
          <w:rFonts w:ascii="Calibri" w:hAnsi="Calibri" w:cs="Calibri"/>
          <w:sz w:val="24"/>
        </w:rPr>
        <w:t>(</w:t>
      </w:r>
      <w:del w:id="155" w:author="Supeng Zhang" w:date="2025-12-11T23:53:00Z">
        <w:r w:rsidR="005F5A95" w:rsidRPr="005F5A95" w:rsidDel="00183675">
          <w:rPr>
            <w:rFonts w:ascii="Calibri" w:hAnsi="Calibri" w:cs="Calibri" w:hint="eastAsia"/>
            <w:sz w:val="24"/>
          </w:rPr>
          <w:delText>impl</w:delText>
        </w:r>
        <w:r w:rsidR="005F5A95" w:rsidDel="00183675">
          <w:rPr>
            <w:rFonts w:ascii="Calibri" w:hAnsi="Calibri" w:cs="Calibri" w:hint="eastAsia"/>
            <w:sz w:val="24"/>
          </w:rPr>
          <w:delText>ementation details in</w:delText>
        </w:r>
      </w:del>
      <w:ins w:id="156" w:author="Supeng Zhang" w:date="2025-12-11T23:53:00Z">
        <w:r w:rsidR="00183675">
          <w:rPr>
            <w:rFonts w:ascii="Calibri" w:hAnsi="Calibri" w:cs="Calibri" w:hint="eastAsia"/>
            <w:sz w:val="24"/>
          </w:rPr>
          <w:t>see</w:t>
        </w:r>
      </w:ins>
      <w:r w:rsidR="005F5A95">
        <w:rPr>
          <w:rFonts w:ascii="Calibri" w:hAnsi="Calibri" w:cs="Calibri"/>
          <w:sz w:val="24"/>
        </w:rPr>
        <w:t xml:space="preserve"> Text S3.5</w:t>
      </w:r>
      <w:ins w:id="157" w:author="Supeng Zhang" w:date="2025-12-11T23:53:00Z">
        <w:r w:rsidR="00183675">
          <w:rPr>
            <w:rFonts w:ascii="Calibri" w:hAnsi="Calibri" w:cs="Calibri" w:hint="eastAsia"/>
            <w:sz w:val="24"/>
          </w:rPr>
          <w:t xml:space="preserve"> for details</w:t>
        </w:r>
      </w:ins>
      <w:r w:rsidR="00F215F7" w:rsidRPr="00C4007A">
        <w:rPr>
          <w:rFonts w:ascii="Calibri" w:hAnsi="Calibri" w:cs="Calibri"/>
          <w:sz w:val="24"/>
        </w:rPr>
        <w:t>)</w:t>
      </w:r>
      <w:r w:rsidR="001E0A40" w:rsidRPr="00C4007A">
        <w:rPr>
          <w:rFonts w:ascii="Calibri" w:hAnsi="Calibri" w:cs="Calibri"/>
          <w:sz w:val="24"/>
        </w:rPr>
        <w:t>.</w:t>
      </w:r>
      <w:r w:rsidRPr="00C4007A">
        <w:rPr>
          <w:rFonts w:ascii="Calibri" w:hAnsi="Calibri" w:cs="Calibri"/>
          <w:sz w:val="24"/>
        </w:rPr>
        <w:t xml:space="preserve"> Model performance was evaluated using Root Mean Square Error (RMSE) and </w:t>
      </w:r>
      <w:ins w:id="158" w:author="Supeng Zhang" w:date="2025-12-11T23:54:00Z">
        <w:r w:rsidR="005919FA" w:rsidRPr="00FD0F15">
          <w:rPr>
            <w:rFonts w:ascii="Calibri" w:hAnsi="Calibri" w:cs="Calibri"/>
          </w:rPr>
          <w:t>Spearman</w:t>
        </w:r>
        <w:r w:rsidR="005919FA" w:rsidRPr="00C4007A">
          <w:rPr>
            <w:rFonts w:ascii="Calibri" w:hAnsi="Calibri" w:cs="Calibri"/>
            <w:sz w:val="24"/>
          </w:rPr>
          <w:t xml:space="preserve"> </w:t>
        </w:r>
      </w:ins>
      <w:r w:rsidRPr="00C4007A">
        <w:rPr>
          <w:rFonts w:ascii="Calibri" w:hAnsi="Calibri" w:cs="Calibri"/>
          <w:sz w:val="24"/>
        </w:rPr>
        <w:t>correlation coefficient</w:t>
      </w:r>
      <w:del w:id="159" w:author="Supeng Zhang" w:date="2025-12-11T23:54:00Z">
        <w:r w:rsidRPr="00C4007A" w:rsidDel="005919FA">
          <w:rPr>
            <w:rFonts w:ascii="Calibri" w:hAnsi="Calibri" w:cs="Calibri"/>
            <w:sz w:val="24"/>
          </w:rPr>
          <w:delText>s</w:delText>
        </w:r>
      </w:del>
      <w:r w:rsidRPr="00C4007A">
        <w:rPr>
          <w:rFonts w:ascii="Calibri" w:hAnsi="Calibri" w:cs="Calibri"/>
          <w:sz w:val="24"/>
        </w:rPr>
        <w:t xml:space="preserve">, and the statistical significance was verified by the Diebold-Mariano (DM) test </w:t>
      </w:r>
      <w:r w:rsidR="00A55C2D">
        <w:rPr>
          <w:rFonts w:ascii="Calibri" w:hAnsi="Calibri" w:cs="Calibri"/>
          <w:sz w:val="24"/>
        </w:rPr>
        <w:t>(formulas in</w:t>
      </w:r>
      <w:commentRangeStart w:id="160"/>
      <w:r w:rsidR="00A55C2D">
        <w:rPr>
          <w:rFonts w:ascii="Calibri" w:hAnsi="Calibri" w:cs="Calibri"/>
          <w:sz w:val="24"/>
        </w:rPr>
        <w:t xml:space="preserve"> Text S4</w:t>
      </w:r>
      <w:commentRangeEnd w:id="160"/>
      <w:r w:rsidR="00FC33C2" w:rsidRPr="00C4007A">
        <w:rPr>
          <w:rStyle w:val="a7"/>
          <w:rFonts w:ascii="Calibri" w:hAnsi="Calibri" w:cs="Calibri"/>
          <w:sz w:val="24"/>
          <w:szCs w:val="22"/>
        </w:rPr>
        <w:commentReference w:id="160"/>
      </w:r>
      <w:r w:rsidRPr="00C4007A">
        <w:rPr>
          <w:rFonts w:ascii="Calibri" w:hAnsi="Calibri" w:cs="Calibri"/>
          <w:sz w:val="24"/>
        </w:rPr>
        <w:t>).</w:t>
      </w:r>
    </w:p>
    <w:p w14:paraId="26438D97" w14:textId="77777777" w:rsidR="0062247C" w:rsidRPr="00C4007A" w:rsidRDefault="0062247C" w:rsidP="00C4007A">
      <w:pPr>
        <w:spacing w:line="360" w:lineRule="auto"/>
        <w:rPr>
          <w:rFonts w:ascii="Calibri" w:hAnsi="Calibri" w:cs="Calibri"/>
          <w:sz w:val="24"/>
        </w:rPr>
      </w:pPr>
      <w:r w:rsidRPr="00C4007A">
        <w:rPr>
          <w:rFonts w:ascii="Calibri" w:hAnsi="Calibri" w:cs="Calibri"/>
          <w:sz w:val="24"/>
        </w:rPr>
        <w:br w:type="page"/>
      </w:r>
    </w:p>
    <w:p w14:paraId="089BA4F0" w14:textId="3F565C72" w:rsidR="00A84DD9" w:rsidRPr="00D364A6" w:rsidRDefault="0062247C" w:rsidP="00D364A6">
      <w:pPr>
        <w:pStyle w:val="1"/>
        <w:jc w:val="center"/>
        <w:rPr>
          <w:rFonts w:asciiTheme="minorHAnsi" w:hAnsiTheme="minorHAnsi" w:cstheme="minorHAnsi"/>
          <w:b/>
        </w:rPr>
      </w:pPr>
      <w:r w:rsidRPr="00D364A6">
        <w:rPr>
          <w:rFonts w:asciiTheme="minorHAnsi" w:hAnsiTheme="minorHAnsi" w:cstheme="minorHAnsi"/>
          <w:b/>
        </w:rPr>
        <w:lastRenderedPageBreak/>
        <w:t>SI</w:t>
      </w:r>
      <w:r w:rsidR="00301DAE" w:rsidRPr="00D364A6">
        <w:rPr>
          <w:rFonts w:asciiTheme="minorHAnsi" w:hAnsiTheme="minorHAnsi" w:cstheme="minorHAnsi"/>
          <w:b/>
        </w:rPr>
        <w:t xml:space="preserve"> outline</w:t>
      </w:r>
    </w:p>
    <w:p w14:paraId="37BFFA94" w14:textId="77777777" w:rsidR="00301DAE" w:rsidRPr="00C4007A" w:rsidRDefault="00301DAE" w:rsidP="00C4007A">
      <w:pPr>
        <w:pStyle w:val="a4"/>
        <w:numPr>
          <w:ilvl w:val="0"/>
          <w:numId w:val="3"/>
        </w:numPr>
        <w:spacing w:line="360" w:lineRule="auto"/>
        <w:rPr>
          <w:rFonts w:ascii="Calibri" w:hAnsi="Calibri" w:cs="Calibri"/>
          <w:b/>
          <w:sz w:val="24"/>
        </w:rPr>
      </w:pPr>
      <w:r w:rsidRPr="00C4007A">
        <w:rPr>
          <w:rFonts w:ascii="Calibri" w:hAnsi="Calibri" w:cs="Calibri"/>
          <w:b/>
          <w:sz w:val="24"/>
        </w:rPr>
        <w:t>Text S1. Data Quality Control and Preprocessing</w:t>
      </w:r>
    </w:p>
    <w:p w14:paraId="5AFCD243" w14:textId="0AEED747" w:rsidR="00301DAE" w:rsidRPr="00C4007A" w:rsidRDefault="00301DAE" w:rsidP="00C751FB">
      <w:pPr>
        <w:pStyle w:val="a4"/>
        <w:numPr>
          <w:ilvl w:val="0"/>
          <w:numId w:val="3"/>
        </w:numPr>
        <w:spacing w:line="360" w:lineRule="auto"/>
        <w:rPr>
          <w:rFonts w:ascii="Calibri" w:hAnsi="Calibri" w:cs="Calibri"/>
          <w:b/>
          <w:sz w:val="24"/>
        </w:rPr>
      </w:pPr>
      <w:r w:rsidRPr="00C4007A">
        <w:rPr>
          <w:rFonts w:ascii="Calibri" w:hAnsi="Calibri" w:cs="Calibri"/>
          <w:b/>
          <w:sz w:val="24"/>
        </w:rPr>
        <w:t>Text S2</w:t>
      </w:r>
      <w:r w:rsidR="00C751FB">
        <w:rPr>
          <w:rFonts w:ascii="Calibri" w:hAnsi="Calibri" w:cs="Calibri"/>
          <w:b/>
          <w:sz w:val="24"/>
        </w:rPr>
        <w:t xml:space="preserve">. </w:t>
      </w:r>
      <w:r w:rsidR="00C751FB" w:rsidRPr="00C751FB">
        <w:rPr>
          <w:rFonts w:ascii="Calibri" w:hAnsi="Calibri" w:cs="Calibri"/>
          <w:b/>
          <w:sz w:val="24"/>
        </w:rPr>
        <w:t>Operational NWP Configuration and Temporal Scheduling</w:t>
      </w:r>
    </w:p>
    <w:p w14:paraId="301B2DA8" w14:textId="0BBFBCE5" w:rsidR="00301DAE" w:rsidRDefault="00301DAE" w:rsidP="00C4007A">
      <w:pPr>
        <w:pStyle w:val="a4"/>
        <w:numPr>
          <w:ilvl w:val="0"/>
          <w:numId w:val="3"/>
        </w:numPr>
        <w:spacing w:line="360" w:lineRule="auto"/>
        <w:rPr>
          <w:rFonts w:ascii="Calibri" w:hAnsi="Calibri" w:cs="Calibri"/>
          <w:b/>
          <w:sz w:val="24"/>
        </w:rPr>
      </w:pPr>
      <w:r w:rsidRPr="00C4007A">
        <w:rPr>
          <w:rFonts w:ascii="Calibri" w:hAnsi="Calibri" w:cs="Calibri"/>
          <w:b/>
          <w:sz w:val="24"/>
        </w:rPr>
        <w:t>Tex</w:t>
      </w:r>
      <w:r w:rsidR="00C751FB">
        <w:rPr>
          <w:rFonts w:ascii="Calibri" w:hAnsi="Calibri" w:cs="Calibri"/>
          <w:b/>
          <w:sz w:val="24"/>
        </w:rPr>
        <w:t>t S3. Methodological Principles</w:t>
      </w:r>
    </w:p>
    <w:p w14:paraId="55BE6725" w14:textId="4B433099" w:rsidR="00A372DD" w:rsidRPr="00C4007A" w:rsidRDefault="00A372DD" w:rsidP="00A372DD">
      <w:pPr>
        <w:pStyle w:val="a4"/>
        <w:numPr>
          <w:ilvl w:val="0"/>
          <w:numId w:val="3"/>
        </w:numPr>
        <w:spacing w:line="360" w:lineRule="auto"/>
        <w:rPr>
          <w:rFonts w:ascii="Calibri" w:hAnsi="Calibri" w:cs="Calibri"/>
          <w:b/>
          <w:sz w:val="24"/>
        </w:rPr>
      </w:pPr>
      <w:r w:rsidRPr="00A372DD">
        <w:rPr>
          <w:rFonts w:ascii="Calibri" w:hAnsi="Calibri" w:cs="Calibri"/>
          <w:b/>
          <w:sz w:val="24"/>
        </w:rPr>
        <w:t>Text S4. Evaluation Metrics and Statistical Significance</w:t>
      </w:r>
    </w:p>
    <w:p w14:paraId="02E97F29" w14:textId="77777777" w:rsidR="00A372DD" w:rsidRDefault="00A372DD" w:rsidP="00A372DD">
      <w:pPr>
        <w:pStyle w:val="a4"/>
        <w:numPr>
          <w:ilvl w:val="0"/>
          <w:numId w:val="3"/>
        </w:numPr>
        <w:spacing w:line="360" w:lineRule="auto"/>
        <w:rPr>
          <w:rFonts w:ascii="Calibri" w:hAnsi="Calibri" w:cs="Calibri"/>
          <w:b/>
          <w:sz w:val="24"/>
        </w:rPr>
      </w:pPr>
      <w:r w:rsidRPr="00A372DD">
        <w:rPr>
          <w:rFonts w:ascii="Calibri" w:hAnsi="Calibri" w:cs="Calibri"/>
          <w:b/>
          <w:sz w:val="24"/>
        </w:rPr>
        <w:t>Table S1. Summary of Experimental Strategies</w:t>
      </w:r>
    </w:p>
    <w:p w14:paraId="6AFF7398" w14:textId="364A4C53" w:rsidR="00A372DD" w:rsidRDefault="00A372DD" w:rsidP="00A372DD">
      <w:pPr>
        <w:pStyle w:val="a4"/>
        <w:numPr>
          <w:ilvl w:val="0"/>
          <w:numId w:val="3"/>
        </w:numPr>
        <w:spacing w:line="360" w:lineRule="auto"/>
        <w:rPr>
          <w:rFonts w:ascii="Calibri" w:hAnsi="Calibri" w:cs="Calibri"/>
          <w:b/>
          <w:sz w:val="24"/>
        </w:rPr>
      </w:pPr>
      <w:r w:rsidRPr="00A372DD">
        <w:rPr>
          <w:rFonts w:ascii="Calibri" w:hAnsi="Calibri" w:cs="Calibri"/>
          <w:b/>
          <w:sz w:val="24"/>
        </w:rPr>
        <w:t>Table S2. Detailed configuration of the WRF model domains and p</w:t>
      </w:r>
      <w:r>
        <w:rPr>
          <w:rFonts w:ascii="Calibri" w:hAnsi="Calibri" w:cs="Calibri"/>
          <w:b/>
          <w:sz w:val="24"/>
        </w:rPr>
        <w:t>hysics parameterization schemes</w:t>
      </w:r>
    </w:p>
    <w:p w14:paraId="7F6F898D" w14:textId="77777777" w:rsidR="00A372DD" w:rsidRDefault="00A372DD" w:rsidP="00A372DD">
      <w:pPr>
        <w:pStyle w:val="a4"/>
        <w:numPr>
          <w:ilvl w:val="0"/>
          <w:numId w:val="3"/>
        </w:numPr>
        <w:spacing w:line="360" w:lineRule="auto"/>
        <w:rPr>
          <w:rFonts w:ascii="Calibri" w:hAnsi="Calibri" w:cs="Calibri"/>
          <w:b/>
          <w:sz w:val="24"/>
        </w:rPr>
      </w:pPr>
      <w:r w:rsidRPr="00A372DD">
        <w:rPr>
          <w:rFonts w:ascii="Calibri" w:hAnsi="Calibri" w:cs="Calibri"/>
          <w:b/>
          <w:sz w:val="24"/>
        </w:rPr>
        <w:t xml:space="preserve">Table S3. </w:t>
      </w:r>
      <w:proofErr w:type="spellStart"/>
      <w:r w:rsidRPr="00A372DD">
        <w:rPr>
          <w:rFonts w:ascii="Calibri" w:hAnsi="Calibri" w:cs="Calibri"/>
          <w:b/>
          <w:sz w:val="24"/>
        </w:rPr>
        <w:t>Hyperparameter</w:t>
      </w:r>
      <w:proofErr w:type="spellEnd"/>
      <w:r w:rsidRPr="00A372DD">
        <w:rPr>
          <w:rFonts w:ascii="Calibri" w:hAnsi="Calibri" w:cs="Calibri"/>
          <w:b/>
          <w:sz w:val="24"/>
        </w:rPr>
        <w:t xml:space="preserve"> Configuration for </w:t>
      </w:r>
      <w:proofErr w:type="spellStart"/>
      <w:r w:rsidRPr="00A372DD">
        <w:rPr>
          <w:rFonts w:ascii="Calibri" w:hAnsi="Calibri" w:cs="Calibri"/>
          <w:b/>
          <w:sz w:val="24"/>
        </w:rPr>
        <w:t>LightGBM</w:t>
      </w:r>
      <w:proofErr w:type="spellEnd"/>
      <w:r w:rsidRPr="00A372DD">
        <w:rPr>
          <w:rFonts w:ascii="Calibri" w:hAnsi="Calibri" w:cs="Calibri"/>
          <w:b/>
          <w:sz w:val="24"/>
        </w:rPr>
        <w:t xml:space="preserve"> Models</w:t>
      </w:r>
    </w:p>
    <w:p w14:paraId="647B796C" w14:textId="77777777" w:rsidR="00A372DD" w:rsidRDefault="00A372DD" w:rsidP="00A372DD">
      <w:pPr>
        <w:pStyle w:val="a4"/>
        <w:numPr>
          <w:ilvl w:val="0"/>
          <w:numId w:val="3"/>
        </w:numPr>
        <w:spacing w:line="360" w:lineRule="auto"/>
        <w:rPr>
          <w:rFonts w:ascii="Calibri" w:hAnsi="Calibri" w:cs="Calibri"/>
          <w:b/>
          <w:sz w:val="24"/>
        </w:rPr>
      </w:pPr>
      <w:r w:rsidRPr="00A372DD">
        <w:rPr>
          <w:rFonts w:ascii="Calibri" w:hAnsi="Calibri" w:cs="Calibri"/>
          <w:b/>
          <w:sz w:val="24"/>
        </w:rPr>
        <w:t xml:space="preserve">Figure S1. Observational setup and wind farm layout </w:t>
      </w:r>
    </w:p>
    <w:p w14:paraId="6F2559FA" w14:textId="3F2E9797" w:rsidR="00623D22" w:rsidRPr="00C4007A" w:rsidRDefault="00A8684B" w:rsidP="00C4007A">
      <w:pPr>
        <w:pStyle w:val="a4"/>
        <w:numPr>
          <w:ilvl w:val="0"/>
          <w:numId w:val="3"/>
        </w:numPr>
        <w:spacing w:line="360" w:lineRule="auto"/>
        <w:rPr>
          <w:rFonts w:ascii="Calibri" w:hAnsi="Calibri" w:cs="Calibri"/>
          <w:b/>
          <w:sz w:val="24"/>
        </w:rPr>
      </w:pPr>
      <w:r>
        <w:rPr>
          <w:rFonts w:ascii="Calibri" w:hAnsi="Calibri" w:cs="Calibri"/>
          <w:b/>
          <w:sz w:val="24"/>
        </w:rPr>
        <w:t>References</w:t>
      </w:r>
    </w:p>
    <w:p w14:paraId="6B8FAB05" w14:textId="77777777" w:rsidR="00623D22" w:rsidRPr="00C4007A" w:rsidRDefault="00623D22" w:rsidP="00C4007A">
      <w:pPr>
        <w:spacing w:line="360" w:lineRule="auto"/>
        <w:rPr>
          <w:rFonts w:ascii="Calibri" w:hAnsi="Calibri" w:cs="Calibri"/>
          <w:b/>
          <w:sz w:val="24"/>
        </w:rPr>
      </w:pPr>
      <w:r w:rsidRPr="00C4007A">
        <w:rPr>
          <w:rFonts w:ascii="Calibri" w:hAnsi="Calibri" w:cs="Calibri"/>
          <w:b/>
          <w:sz w:val="24"/>
        </w:rPr>
        <w:br w:type="page"/>
      </w:r>
    </w:p>
    <w:p w14:paraId="56133ED0" w14:textId="01A0E252" w:rsidR="0062247C" w:rsidRPr="009317DA" w:rsidRDefault="005E10BD" w:rsidP="009317DA">
      <w:pPr>
        <w:pStyle w:val="1"/>
        <w:spacing w:line="360" w:lineRule="auto"/>
        <w:rPr>
          <w:rFonts w:ascii="Calibri" w:hAnsi="Calibri" w:cs="Calibri"/>
        </w:rPr>
      </w:pPr>
      <w:r w:rsidRPr="009317DA">
        <w:rPr>
          <w:rFonts w:ascii="Calibri" w:hAnsi="Calibri" w:cs="Calibri"/>
        </w:rPr>
        <w:lastRenderedPageBreak/>
        <w:t>Text S1. Data Quality Control and Preprocessing</w:t>
      </w:r>
    </w:p>
    <w:p w14:paraId="3B5D912C" w14:textId="52AA9BD0" w:rsidR="005E10BD" w:rsidRPr="00C4007A" w:rsidRDefault="005E10BD" w:rsidP="00C4007A">
      <w:pPr>
        <w:spacing w:line="360" w:lineRule="auto"/>
        <w:rPr>
          <w:rFonts w:ascii="Calibri" w:hAnsi="Calibri" w:cs="Calibri"/>
          <w:sz w:val="24"/>
        </w:rPr>
      </w:pPr>
      <w:r w:rsidRPr="00C4007A">
        <w:rPr>
          <w:rFonts w:ascii="Calibri" w:hAnsi="Calibri" w:cs="Calibri"/>
          <w:sz w:val="24"/>
        </w:rPr>
        <w:t>To ensure data integrity, rigorous quality control (QC) procedures were applied to the raw 15-minute observational datasets. The QC process involved three sequential steps: (1) Missing Value Removal: Any temporal record containing missing values (</w:t>
      </w:r>
      <w:proofErr w:type="spellStart"/>
      <w:r w:rsidRPr="00C4007A">
        <w:rPr>
          <w:rFonts w:ascii="Calibri" w:hAnsi="Calibri" w:cs="Calibri"/>
          <w:sz w:val="24"/>
        </w:rPr>
        <w:t>NaN</w:t>
      </w:r>
      <w:proofErr w:type="spellEnd"/>
      <w:r w:rsidRPr="00C4007A">
        <w:rPr>
          <w:rFonts w:ascii="Calibri" w:hAnsi="Calibri" w:cs="Calibri"/>
          <w:sz w:val="24"/>
        </w:rPr>
        <w:t>) in either the meteorological mast data or the wind farm power logs was entirely discarded. (2) Anomaly Detection: We identified and removed "frozen" sensor data, defined as records where wind speed or power readings remained identical for three or more consecutive timestamps. (3) Gap Filling: Isolated missing values (single timestamps) were filled using linear interpolation from the immediately preceding and succeeding valid records. However, continuous gaps exceeding 30 minutes were left as missing to avoid introducing artificial trends.</w:t>
      </w:r>
      <w:del w:id="161" w:author="Supeng Zhang" w:date="2025-12-11T21:38:00Z">
        <w:r w:rsidRPr="00C4007A" w:rsidDel="00424F48">
          <w:rPr>
            <w:rFonts w:ascii="Calibri" w:hAnsi="Calibri" w:cs="Calibri"/>
            <w:sz w:val="24"/>
          </w:rPr>
          <w:delText xml:space="preserve"> After QC, the dataset comprised 52,318 valid samples, ensuring statistical robustness for model training and evaluation.</w:delText>
        </w:r>
      </w:del>
    </w:p>
    <w:p w14:paraId="0F971623" w14:textId="77777777" w:rsidR="002E16F6" w:rsidRPr="009317DA" w:rsidRDefault="002E16F6" w:rsidP="009317DA">
      <w:pPr>
        <w:pStyle w:val="1"/>
        <w:spacing w:line="360" w:lineRule="auto"/>
        <w:rPr>
          <w:rFonts w:ascii="Calibri" w:hAnsi="Calibri" w:cs="Calibri"/>
        </w:rPr>
      </w:pPr>
      <w:r w:rsidRPr="009317DA">
        <w:rPr>
          <w:rFonts w:ascii="Calibri" w:hAnsi="Calibri" w:cs="Calibri"/>
        </w:rPr>
        <w:t>Text S2. Operational NWP Configuration and Temporal Scheduling</w:t>
      </w:r>
    </w:p>
    <w:p w14:paraId="3238E554" w14:textId="77777777" w:rsidR="00254B5D" w:rsidRPr="00C4007A" w:rsidRDefault="00254B5D" w:rsidP="00C4007A">
      <w:pPr>
        <w:spacing w:line="360" w:lineRule="auto"/>
        <w:rPr>
          <w:rFonts w:ascii="Calibri" w:hAnsi="Calibri" w:cs="Calibri"/>
          <w:sz w:val="24"/>
        </w:rPr>
      </w:pPr>
      <w:r w:rsidRPr="00C4007A">
        <w:rPr>
          <w:rFonts w:ascii="Calibri" w:hAnsi="Calibri" w:cs="Calibri"/>
          <w:sz w:val="24"/>
        </w:rPr>
        <w:t>To ensure the practical applicability of the forecasting strategies, the NWP data generation strictly adhered to the operational standards of the local grid dispatching center in Gansu. The day-ahead forecasting window targets the 24-hour period of the following day (Day+1, 00:00–23:45 BJT). The WRF model is initialized daily at 20:00 BJT (Beijing Time), utilizing the latest available global forcing data. A critical 28-hour operational latency exists between the model initialization and the start of the target forecast window, accounting for data transmission, computation, and the strict grid reporting deadline. Consequently, for each daily cycle, the first 28 hours are treated as a spin-up period and discarded. The subsequent 0–</w:t>
      </w:r>
      <w:proofErr w:type="gramStart"/>
      <w:r w:rsidRPr="00C4007A">
        <w:rPr>
          <w:rFonts w:ascii="Calibri" w:hAnsi="Calibri" w:cs="Calibri"/>
          <w:sz w:val="24"/>
        </w:rPr>
        <w:t>24 hour</w:t>
      </w:r>
      <w:proofErr w:type="gramEnd"/>
      <w:r w:rsidRPr="00C4007A">
        <w:rPr>
          <w:rFonts w:ascii="Calibri" w:hAnsi="Calibri" w:cs="Calibri"/>
          <w:sz w:val="24"/>
        </w:rPr>
        <w:t xml:space="preserve"> segment is extracted to evaluate day-ahead performance.</w:t>
      </w:r>
    </w:p>
    <w:p w14:paraId="4BC28C39" w14:textId="77777777" w:rsidR="00B346EF" w:rsidRPr="00C4007A" w:rsidRDefault="00F45EA2" w:rsidP="00C4007A">
      <w:pPr>
        <w:spacing w:line="360" w:lineRule="auto"/>
        <w:rPr>
          <w:rFonts w:ascii="Calibri" w:hAnsi="Calibri" w:cs="Calibri"/>
          <w:sz w:val="24"/>
        </w:rPr>
      </w:pPr>
      <w:r w:rsidRPr="00C4007A">
        <w:rPr>
          <w:rFonts w:ascii="Calibri" w:hAnsi="Calibri" w:cs="Calibri"/>
          <w:sz w:val="24"/>
        </w:rPr>
        <w:t xml:space="preserve">Regarding the model architecture, the WRF model (Version 4.2) was configured with nested domains to dynamically downscale the global forcing data. The GFS-driven configuration employed a three-domain nesting strategy with horizontal resolutions of 27, 9, and 3 km, whereas the EC-driven configuration adopted a two-domain strategy (9 and 3 km). Both configurations utilized 51 terrain-following vertical levels. Physics </w:t>
      </w:r>
      <w:r w:rsidRPr="00C4007A">
        <w:rPr>
          <w:rFonts w:ascii="Calibri" w:hAnsi="Calibri" w:cs="Calibri"/>
          <w:sz w:val="24"/>
        </w:rPr>
        <w:lastRenderedPageBreak/>
        <w:t xml:space="preserve">parameterizations included the Morrison 2-moment microphysics, RRTMG radiation, Noah Land Surface Model, and the </w:t>
      </w:r>
      <w:proofErr w:type="spellStart"/>
      <w:r w:rsidRPr="00C4007A">
        <w:rPr>
          <w:rFonts w:ascii="Calibri" w:hAnsi="Calibri" w:cs="Calibri"/>
          <w:sz w:val="24"/>
        </w:rPr>
        <w:t>Yonsei</w:t>
      </w:r>
      <w:proofErr w:type="spellEnd"/>
      <w:r w:rsidRPr="00C4007A">
        <w:rPr>
          <w:rFonts w:ascii="Calibri" w:hAnsi="Calibri" w:cs="Calibri"/>
          <w:sz w:val="24"/>
        </w:rPr>
        <w:t xml:space="preserve"> University (YSU) planetary boundary layer scheme (details in Table S2).</w:t>
      </w:r>
      <w:r w:rsidR="00870573" w:rsidRPr="00C4007A">
        <w:rPr>
          <w:rFonts w:ascii="Calibri" w:hAnsi="Calibri" w:cs="Calibri"/>
        </w:rPr>
        <w:t xml:space="preserve"> </w:t>
      </w:r>
      <w:r w:rsidR="00870573" w:rsidRPr="00C4007A">
        <w:rPr>
          <w:rFonts w:ascii="Calibri" w:hAnsi="Calibri" w:cs="Calibri"/>
          <w:sz w:val="24"/>
        </w:rPr>
        <w:t xml:space="preserve">This configuration follows the operational system systematically evaluated in Xia et al. (2026), ensuring computational stability and consistency across the 3-year </w:t>
      </w:r>
      <w:proofErr w:type="spellStart"/>
      <w:r w:rsidR="00870573" w:rsidRPr="00C4007A">
        <w:rPr>
          <w:rFonts w:ascii="Calibri" w:hAnsi="Calibri" w:cs="Calibri"/>
          <w:sz w:val="24"/>
        </w:rPr>
        <w:t>hindcast</w:t>
      </w:r>
      <w:proofErr w:type="spellEnd"/>
      <w:r w:rsidR="00870573" w:rsidRPr="00C4007A">
        <w:rPr>
          <w:rFonts w:ascii="Calibri" w:hAnsi="Calibri" w:cs="Calibri"/>
          <w:sz w:val="24"/>
        </w:rPr>
        <w:t xml:space="preserve"> period.</w:t>
      </w:r>
      <w:r w:rsidR="00507F9F" w:rsidRPr="00C4007A">
        <w:rPr>
          <w:rFonts w:ascii="Calibri" w:hAnsi="Calibri" w:cs="Calibri"/>
          <w:sz w:val="24"/>
        </w:rPr>
        <w:t xml:space="preserve"> </w:t>
      </w:r>
    </w:p>
    <w:p w14:paraId="56F8844F" w14:textId="77777777" w:rsidR="00E73EB4" w:rsidRPr="009317DA" w:rsidRDefault="00F62124" w:rsidP="009317DA">
      <w:pPr>
        <w:pStyle w:val="1"/>
        <w:spacing w:line="360" w:lineRule="auto"/>
        <w:rPr>
          <w:rFonts w:ascii="Calibri" w:hAnsi="Calibri" w:cs="Calibri"/>
        </w:rPr>
      </w:pPr>
      <w:r w:rsidRPr="009317DA">
        <w:rPr>
          <w:rFonts w:ascii="Calibri" w:hAnsi="Calibri" w:cs="Calibri"/>
        </w:rPr>
        <w:t>Text S3. Methodological Principles</w:t>
      </w:r>
    </w:p>
    <w:p w14:paraId="16F8BBC5" w14:textId="54ABF0D5" w:rsidR="00F62124" w:rsidRPr="009317DA" w:rsidDel="009F5E8A" w:rsidRDefault="009026EC" w:rsidP="009317DA">
      <w:pPr>
        <w:pStyle w:val="2"/>
        <w:spacing w:line="360" w:lineRule="auto"/>
        <w:rPr>
          <w:del w:id="162" w:author="Supeng Zhang" w:date="2025-12-11T23:23:00Z"/>
          <w:rFonts w:ascii="Calibri" w:hAnsi="Calibri" w:cs="Calibri"/>
          <w:b/>
        </w:rPr>
      </w:pPr>
      <w:commentRangeStart w:id="163"/>
      <w:del w:id="164" w:author="Supeng Zhang" w:date="2025-12-11T23:23:00Z">
        <w:r w:rsidRPr="009317DA" w:rsidDel="009F5E8A">
          <w:rPr>
            <w:rFonts w:ascii="Calibri" w:hAnsi="Calibri" w:cs="Calibri"/>
            <w:b/>
          </w:rPr>
          <w:delText xml:space="preserve">Text </w:delText>
        </w:r>
        <w:r w:rsidR="00F62124" w:rsidRPr="009317DA" w:rsidDel="009F5E8A">
          <w:rPr>
            <w:rFonts w:ascii="Calibri" w:hAnsi="Calibri" w:cs="Calibri"/>
            <w:b/>
          </w:rPr>
          <w:delText>S3.1 CEEMDAN for Timescale Decomposition</w:delText>
        </w:r>
      </w:del>
    </w:p>
    <w:p w14:paraId="5F482BB6" w14:textId="07A78F9B" w:rsidR="00A02945" w:rsidRPr="00C4007A" w:rsidDel="009F5E8A" w:rsidRDefault="00D8372D" w:rsidP="00C4007A">
      <w:pPr>
        <w:spacing w:line="360" w:lineRule="auto"/>
        <w:rPr>
          <w:del w:id="165" w:author="Supeng Zhang" w:date="2025-12-11T23:23:00Z"/>
          <w:rFonts w:ascii="Calibri" w:hAnsi="Calibri" w:cs="Calibri"/>
          <w:sz w:val="24"/>
        </w:rPr>
      </w:pPr>
      <w:del w:id="166" w:author="Supeng Zhang" w:date="2025-12-11T23:23:00Z">
        <w:r w:rsidRPr="00C4007A" w:rsidDel="009F5E8A">
          <w:rPr>
            <w:rFonts w:ascii="Calibri" w:hAnsi="Calibri" w:cs="Calibri"/>
            <w:sz w:val="24"/>
          </w:rPr>
          <w:delText>To decouple the multiscale characteristics of wind speed and power time series, we employed Complete Ensemble Empirical Mode Decomposition with Adaptive Noise (CEEMDAN)</w:delText>
        </w:r>
      </w:del>
      <w:del w:id="167" w:author="Supeng Zhang" w:date="2025-12-11T23:03:00Z">
        <w:r w:rsidR="00EE4EE5" w:rsidRPr="00C4007A" w:rsidDel="00635C51">
          <w:rPr>
            <w:rFonts w:ascii="Calibri" w:hAnsi="Calibri" w:cs="Calibri"/>
            <w:sz w:val="24"/>
          </w:rPr>
          <w:delText xml:space="preserve"> </w:delText>
        </w:r>
        <w:r w:rsidR="00EE4EE5" w:rsidRPr="00C4007A" w:rsidDel="00635C51">
          <w:rPr>
            <w:rFonts w:ascii="Calibri" w:hAnsi="Calibri" w:cs="Calibri"/>
            <w:sz w:val="24"/>
          </w:rPr>
          <w:fldChar w:fldCharType="begin"/>
        </w:r>
        <w:r w:rsidR="00EE4EE5" w:rsidRPr="00C4007A" w:rsidDel="00635C51">
          <w:rPr>
            <w:rFonts w:ascii="Calibri" w:hAnsi="Calibri" w:cs="Calibri"/>
            <w:sz w:val="24"/>
          </w:rPr>
          <w:delInstrText xml:space="preserve"> ADDIN ZOTERO_ITEM CSL_CITATION {"citationID":"843TZ0Mo","properties":{"formattedCitation":"(Torres et al., 2011)","plainCitation":"(Torres et al., 2011)","noteIndex":0},"citationItems":[{"id":1973,"uris":["http://zotero.org/users/14274501/items/WJRY4WH6"],"itemData":{"id":1973,"type":"paper-conference","abstract":"In this paper an algorithm based on the ensemble empirical mode decomposition (EEMD) is presented. The key idea on the EEMD relies on averaging the modes obtained by EMD applied to several realizations of Gaussian white noise added to the original signal. The resulting decomposition solves the EMD mode mixing problem, however it introduces new ones. In the method here proposed, a particular noise is added at each stage of the decomposition and a unique residue is computed to obtain each mode. The resulting decomposition is complete, with a numerically negligible error. Two examples are presented: a discrete Dirac delta function and an electrocardiogram signal. The results show that, compared with EEMD, the new method here presented also provides a better spectral separation of the modes and a lesser number of sifting iterations is needed, reducing the computational cost.","container-title":"2011 IEEE International Conference on Acoustics, Speech and Signal Processing (ICASSP)","DOI":"10.1109/ICASSP.2011.5947265","event-place":"Prague, Czech Republic","event-title":"ICASSP 2011 - 2011 IEEE International Conference on Acoustics, Speech and Signal Processing (ICASSP)","ISBN":"978-1-4577-0538-0","language":"en","page":"4144-4147","publisher":"IEEE","publisher-place":"Prague, Czech Republic","source":"DOI.org (Crossref)","title":"A complete ensemble empirical mode decomposition with adaptive noise","URL":"http://ieeexplore.ieee.org/document/5947265/","author":[{"family":"Torres","given":"Maria E."},{"family":"Colominas","given":"Marcelo A."},{"family":"Schlotthauer","given":"Gaston"},{"family":"Flandrin","given":"Patrick"}],"accessed":{"date-parts":[["2025",12,5]]},"issued":{"date-parts":[["2011",5]]}}}],"schema":"https://github.com/citation-style-language/schema/raw/master/csl-citation.json"} </w:delInstrText>
        </w:r>
        <w:r w:rsidR="00EE4EE5" w:rsidRPr="00C4007A" w:rsidDel="00635C51">
          <w:rPr>
            <w:rFonts w:ascii="Calibri" w:hAnsi="Calibri" w:cs="Calibri"/>
            <w:sz w:val="24"/>
          </w:rPr>
          <w:fldChar w:fldCharType="separate"/>
        </w:r>
        <w:r w:rsidR="00EE4EE5" w:rsidRPr="00C4007A" w:rsidDel="00635C51">
          <w:rPr>
            <w:rFonts w:ascii="Calibri" w:hAnsi="Calibri" w:cs="Calibri"/>
            <w:sz w:val="24"/>
          </w:rPr>
          <w:delText>(Torres et al., 2011)</w:delText>
        </w:r>
        <w:r w:rsidR="00EE4EE5" w:rsidRPr="00C4007A" w:rsidDel="00635C51">
          <w:rPr>
            <w:rFonts w:ascii="Calibri" w:hAnsi="Calibri" w:cs="Calibri"/>
            <w:sz w:val="24"/>
          </w:rPr>
          <w:fldChar w:fldCharType="end"/>
        </w:r>
      </w:del>
      <w:del w:id="168" w:author="Supeng Zhang" w:date="2025-12-11T23:23:00Z">
        <w:r w:rsidRPr="00C4007A" w:rsidDel="009F5E8A">
          <w:rPr>
            <w:rFonts w:ascii="Calibri" w:hAnsi="Calibri" w:cs="Calibri"/>
            <w:sz w:val="24"/>
          </w:rPr>
          <w:delText xml:space="preserve">. </w:delText>
        </w:r>
        <w:r w:rsidR="00664FA9" w:rsidRPr="00C4007A" w:rsidDel="009F5E8A">
          <w:rPr>
            <w:rFonts w:ascii="Calibri" w:hAnsi="Calibri" w:cs="Calibri"/>
            <w:sz w:val="24"/>
          </w:rPr>
          <w:delText>This method improves upon standard EEMD</w:delText>
        </w:r>
        <w:r w:rsidR="009E65ED" w:rsidRPr="00C4007A" w:rsidDel="009F5E8A">
          <w:rPr>
            <w:rFonts w:ascii="Calibri" w:hAnsi="Calibri" w:cs="Calibri"/>
            <w:sz w:val="24"/>
          </w:rPr>
          <w:delText xml:space="preserve"> </w:delText>
        </w:r>
        <w:r w:rsidR="009E65ED" w:rsidRPr="00C4007A" w:rsidDel="009F5E8A">
          <w:rPr>
            <w:rFonts w:ascii="Calibri" w:hAnsi="Calibri" w:cs="Calibri"/>
            <w:sz w:val="24"/>
          </w:rPr>
          <w:fldChar w:fldCharType="begin"/>
        </w:r>
        <w:r w:rsidR="009E65ED" w:rsidRPr="00C4007A" w:rsidDel="009F5E8A">
          <w:rPr>
            <w:rFonts w:ascii="Calibri" w:hAnsi="Calibri" w:cs="Calibri"/>
            <w:sz w:val="24"/>
          </w:rPr>
          <w:delInstrText xml:space="preserve"> ADDIN ZOTERO_ITEM CSL_CITATION {"citationID":"FCDhfpiF","properties":{"formattedCitation":"(Wu &amp; Huang, 2009)","plainCitation":"(Wu &amp; Huang, 2009)","noteIndex":0},"citationItems":[{"id":1974,"uris":["http://zotero.org/users/14274501/items/92ZQTH82"],"itemData":{"id":1974,"type":"article-journal","container-title":"Advances in adaptive data analysis","DOI":"10.1142/S1793536909000047","ISSN":"1793-5369","issue":"1","journalAbbreviation":"Adv. adapt. data anal.","language":"en","note":"publisher: World Scientific","page":"1-41","title":"Ensemble empirical mode decomposition: a noise-assisted data analysis method","title-short":"Ensemble empirical mode decomposition","volume":"1","author":[{"family":"Wu","given":"Zhaohua"},{"family":"Huang","given":"Norden E"}],"issued":{"date-parts":[["2009"]]}}}],"schema":"https://github.com/citation-style-language/schema/raw/master/csl-citation.json"} </w:delInstrText>
        </w:r>
        <w:r w:rsidR="009E65ED" w:rsidRPr="00C4007A" w:rsidDel="009F5E8A">
          <w:rPr>
            <w:rFonts w:ascii="Calibri" w:hAnsi="Calibri" w:cs="Calibri"/>
            <w:sz w:val="24"/>
          </w:rPr>
          <w:fldChar w:fldCharType="separate"/>
        </w:r>
        <w:r w:rsidR="009E65ED" w:rsidRPr="00C4007A" w:rsidDel="009F5E8A">
          <w:rPr>
            <w:rFonts w:ascii="Calibri" w:hAnsi="Calibri" w:cs="Calibri"/>
            <w:sz w:val="24"/>
          </w:rPr>
          <w:delText>(Wu &amp; Huang, 2009)</w:delText>
        </w:r>
        <w:r w:rsidR="009E65ED" w:rsidRPr="00C4007A" w:rsidDel="009F5E8A">
          <w:rPr>
            <w:rFonts w:ascii="Calibri" w:hAnsi="Calibri" w:cs="Calibri"/>
            <w:sz w:val="24"/>
          </w:rPr>
          <w:fldChar w:fldCharType="end"/>
        </w:r>
        <w:r w:rsidR="00664FA9" w:rsidRPr="00C4007A" w:rsidDel="009F5E8A">
          <w:rPr>
            <w:rFonts w:ascii="Calibri" w:hAnsi="Calibri" w:cs="Calibri"/>
            <w:sz w:val="24"/>
          </w:rPr>
          <w:delText xml:space="preserve"> by adding adaptive white noise at each decomposition stage to resolve mode-mixing issues.</w:delText>
        </w:r>
        <w:r w:rsidR="00F62124" w:rsidRPr="00C4007A" w:rsidDel="009F5E8A">
          <w:rPr>
            <w:rFonts w:ascii="Calibri" w:hAnsi="Calibri" w:cs="Calibri"/>
            <w:sz w:val="24"/>
          </w:rPr>
          <w:delText xml:space="preserve"> </w:delText>
        </w:r>
        <w:r w:rsidR="00664FA9" w:rsidRPr="00C4007A" w:rsidDel="009F5E8A">
          <w:rPr>
            <w:rFonts w:ascii="Calibri" w:hAnsi="Calibri" w:cs="Calibri"/>
            <w:sz w:val="24"/>
          </w:rPr>
          <w:delText xml:space="preserve">The decomposition process represents the original time series </w:delText>
        </w:r>
        <w:r w:rsidR="00664FA9" w:rsidRPr="00C4007A" w:rsidDel="009F5E8A">
          <w:rPr>
            <w:rFonts w:ascii="Calibri" w:hAnsi="Calibri" w:cs="Calibri"/>
            <w:position w:val="-10"/>
            <w:sz w:val="24"/>
          </w:rPr>
          <w:object w:dxaOrig="520" w:dyaOrig="320" w14:anchorId="786D63A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6.5pt;height:15.5pt" o:ole="">
              <v:imagedata r:id="rId10" o:title=""/>
            </v:shape>
            <o:OLEObject Type="Embed" ProgID="Equation.DSMT4" ShapeID="_x0000_i1025" DrawAspect="Content" ObjectID="_1827050035" r:id="rId11"/>
          </w:object>
        </w:r>
        <w:r w:rsidR="00664FA9" w:rsidRPr="00C4007A" w:rsidDel="009F5E8A">
          <w:rPr>
            <w:rFonts w:ascii="Calibri" w:hAnsi="Calibri" w:cs="Calibri"/>
          </w:rPr>
          <w:delText xml:space="preserve"> </w:delText>
        </w:r>
        <w:r w:rsidR="00664FA9" w:rsidRPr="00C4007A" w:rsidDel="009F5E8A">
          <w:rPr>
            <w:rFonts w:ascii="Calibri" w:hAnsi="Calibri" w:cs="Calibri"/>
            <w:sz w:val="24"/>
          </w:rPr>
          <w:delText>as a superposition of Intrinsic Mode Functions (IMFs) and a residual trend:</w:delText>
        </w:r>
      </w:del>
    </w:p>
    <w:tbl>
      <w:tblPr>
        <w:tblStyle w:val="a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76"/>
        <w:gridCol w:w="2877"/>
        <w:gridCol w:w="2877"/>
      </w:tblGrid>
      <w:tr w:rsidR="00A02945" w:rsidRPr="00C4007A" w:rsidDel="009F5E8A" w14:paraId="46086580" w14:textId="015384FA" w:rsidTr="00962933">
        <w:trPr>
          <w:del w:id="169" w:author="Supeng Zhang" w:date="2025-12-11T23:23:00Z"/>
        </w:trPr>
        <w:tc>
          <w:tcPr>
            <w:tcW w:w="2876" w:type="dxa"/>
            <w:vAlign w:val="center"/>
          </w:tcPr>
          <w:p w14:paraId="6EC1D954" w14:textId="423CF278" w:rsidR="00A02945" w:rsidRPr="00C4007A" w:rsidDel="009F5E8A" w:rsidRDefault="00A02945" w:rsidP="00C4007A">
            <w:pPr>
              <w:spacing w:line="360" w:lineRule="auto"/>
              <w:jc w:val="center"/>
              <w:rPr>
                <w:del w:id="170" w:author="Supeng Zhang" w:date="2025-12-11T23:23:00Z"/>
                <w:rFonts w:ascii="Calibri" w:hAnsi="Calibri" w:cs="Calibri"/>
                <w:sz w:val="24"/>
              </w:rPr>
            </w:pPr>
          </w:p>
        </w:tc>
        <w:tc>
          <w:tcPr>
            <w:tcW w:w="2877" w:type="dxa"/>
            <w:vAlign w:val="center"/>
          </w:tcPr>
          <w:p w14:paraId="1DBB6128" w14:textId="69D4A310" w:rsidR="00A02945" w:rsidRPr="00C4007A" w:rsidDel="009F5E8A" w:rsidRDefault="00A02945" w:rsidP="00C4007A">
            <w:pPr>
              <w:spacing w:line="360" w:lineRule="auto"/>
              <w:jc w:val="center"/>
              <w:rPr>
                <w:del w:id="171" w:author="Supeng Zhang" w:date="2025-12-11T23:23:00Z"/>
                <w:rFonts w:ascii="Calibri" w:hAnsi="Calibri" w:cs="Calibri"/>
                <w:sz w:val="24"/>
              </w:rPr>
            </w:pPr>
            <w:del w:id="172" w:author="Supeng Zhang" w:date="2025-12-11T23:23:00Z">
              <w:r w:rsidRPr="00C4007A" w:rsidDel="009F5E8A">
                <w:rPr>
                  <w:rFonts w:ascii="Calibri" w:hAnsi="Calibri" w:cs="Calibri"/>
                  <w:position w:val="-28"/>
                  <w:sz w:val="24"/>
                </w:rPr>
                <w:object w:dxaOrig="2380" w:dyaOrig="680" w14:anchorId="179547FA">
                  <v:shape id="_x0000_i1026" type="#_x0000_t75" style="width:120pt;height:33.5pt" o:ole="">
                    <v:imagedata r:id="rId12" o:title=""/>
                  </v:shape>
                  <o:OLEObject Type="Embed" ProgID="Equation.DSMT4" ShapeID="_x0000_i1026" DrawAspect="Content" ObjectID="_1827050036" r:id="rId13"/>
                </w:object>
              </w:r>
            </w:del>
          </w:p>
        </w:tc>
        <w:tc>
          <w:tcPr>
            <w:tcW w:w="2877" w:type="dxa"/>
            <w:vAlign w:val="center"/>
          </w:tcPr>
          <w:p w14:paraId="388AF5E7" w14:textId="4F44112B" w:rsidR="00A02945" w:rsidRPr="00C4007A" w:rsidDel="009F5E8A" w:rsidRDefault="005056F7" w:rsidP="00C4007A">
            <w:pPr>
              <w:spacing w:line="360" w:lineRule="auto"/>
              <w:jc w:val="right"/>
              <w:rPr>
                <w:del w:id="173" w:author="Supeng Zhang" w:date="2025-12-11T23:23:00Z"/>
                <w:rFonts w:ascii="Calibri" w:hAnsi="Calibri" w:cs="Calibri"/>
                <w:sz w:val="24"/>
              </w:rPr>
            </w:pPr>
            <w:del w:id="174" w:author="Supeng Zhang" w:date="2025-12-11T23:23:00Z">
              <w:r w:rsidRPr="00C4007A" w:rsidDel="009F5E8A">
                <w:rPr>
                  <w:rFonts w:ascii="Calibri" w:hAnsi="Calibri" w:cs="Calibri"/>
                  <w:sz w:val="24"/>
                </w:rPr>
                <w:delText>Equation</w:delText>
              </w:r>
              <w:r w:rsidR="00962933" w:rsidRPr="00C4007A" w:rsidDel="009F5E8A">
                <w:rPr>
                  <w:rFonts w:ascii="Calibri" w:hAnsi="Calibri" w:cs="Calibri"/>
                  <w:sz w:val="24"/>
                </w:rPr>
                <w:delText xml:space="preserve"> (1)</w:delText>
              </w:r>
            </w:del>
          </w:p>
        </w:tc>
      </w:tr>
    </w:tbl>
    <w:p w14:paraId="4B2ABD63" w14:textId="20457656" w:rsidR="00D27742" w:rsidRPr="00C4007A" w:rsidDel="009F5E8A" w:rsidRDefault="00D27742" w:rsidP="00C4007A">
      <w:pPr>
        <w:spacing w:line="360" w:lineRule="auto"/>
        <w:rPr>
          <w:del w:id="175" w:author="Supeng Zhang" w:date="2025-12-11T23:23:00Z"/>
          <w:rFonts w:ascii="Calibri" w:hAnsi="Calibri" w:cs="Calibri"/>
          <w:sz w:val="24"/>
        </w:rPr>
      </w:pPr>
      <w:del w:id="176" w:author="Supeng Zhang" w:date="2025-12-11T23:23:00Z">
        <w:r w:rsidRPr="00C4007A" w:rsidDel="009F5E8A">
          <w:rPr>
            <w:rFonts w:ascii="Calibri" w:hAnsi="Calibri" w:cs="Calibri"/>
            <w:sz w:val="24"/>
          </w:rPr>
          <w:delText xml:space="preserve">Where </w:delText>
        </w:r>
        <w:r w:rsidRPr="00C4007A" w:rsidDel="009F5E8A">
          <w:rPr>
            <w:rFonts w:ascii="Calibri" w:hAnsi="Calibri" w:cs="Calibri"/>
            <w:position w:val="-10"/>
            <w:sz w:val="24"/>
          </w:rPr>
          <w:object w:dxaOrig="520" w:dyaOrig="320" w14:anchorId="54F705C8">
            <v:shape id="_x0000_i1027" type="#_x0000_t75" style="width:26.5pt;height:15.5pt" o:ole="">
              <v:imagedata r:id="rId14" o:title=""/>
            </v:shape>
            <o:OLEObject Type="Embed" ProgID="Equation.DSMT4" ShapeID="_x0000_i1027" DrawAspect="Content" ObjectID="_1827050037" r:id="rId15"/>
          </w:object>
        </w:r>
        <w:r w:rsidR="008F7E64" w:rsidRPr="00C4007A" w:rsidDel="009F5E8A">
          <w:rPr>
            <w:rFonts w:ascii="Calibri" w:hAnsi="Calibri" w:cs="Calibri"/>
            <w:sz w:val="24"/>
          </w:rPr>
          <w:delText xml:space="preserve"> </w:delText>
        </w:r>
        <w:r w:rsidRPr="00C4007A" w:rsidDel="009F5E8A">
          <w:rPr>
            <w:rFonts w:ascii="Calibri" w:hAnsi="Calibri" w:cs="Calibri"/>
            <w:sz w:val="24"/>
          </w:rPr>
          <w:delText xml:space="preserve">denotes the original meteorological or power time series, </w:delText>
        </w:r>
        <w:r w:rsidRPr="00C4007A" w:rsidDel="009F5E8A">
          <w:rPr>
            <w:rFonts w:ascii="Calibri" w:hAnsi="Calibri" w:cs="Calibri"/>
            <w:position w:val="-12"/>
            <w:sz w:val="24"/>
          </w:rPr>
          <w:object w:dxaOrig="820" w:dyaOrig="360" w14:anchorId="23A599D5">
            <v:shape id="_x0000_i1028" type="#_x0000_t75" style="width:40.5pt;height:18.5pt" o:ole="">
              <v:imagedata r:id="rId16" o:title=""/>
            </v:shape>
            <o:OLEObject Type="Embed" ProgID="Equation.DSMT4" ShapeID="_x0000_i1028" DrawAspect="Content" ObjectID="_1827050038" r:id="rId17"/>
          </w:object>
        </w:r>
        <w:r w:rsidR="003B5F37" w:rsidRPr="00C4007A" w:rsidDel="009F5E8A">
          <w:rPr>
            <w:rFonts w:ascii="Calibri" w:hAnsi="Calibri" w:cs="Calibri"/>
            <w:sz w:val="24"/>
          </w:rPr>
          <w:delText xml:space="preserve"> represents the </w:delText>
        </w:r>
        <w:r w:rsidR="00D364A6" w:rsidRPr="00C4007A" w:rsidDel="009F5E8A">
          <w:rPr>
            <w:rFonts w:ascii="Calibri" w:hAnsi="Calibri" w:cs="Calibri"/>
            <w:position w:val="-6"/>
            <w:sz w:val="24"/>
          </w:rPr>
          <w:object w:dxaOrig="139" w:dyaOrig="260" w14:anchorId="230B417E">
            <v:shape id="_x0000_i1029" type="#_x0000_t75" style="width:7.5pt;height:14pt" o:ole="">
              <v:imagedata r:id="rId18" o:title=""/>
            </v:shape>
            <o:OLEObject Type="Embed" ProgID="Equation.DSMT4" ShapeID="_x0000_i1029" DrawAspect="Content" ObjectID="_1827050039" r:id="rId19"/>
          </w:object>
        </w:r>
        <w:r w:rsidR="00D364A6" w:rsidDel="009F5E8A">
          <w:rPr>
            <w:rFonts w:ascii="Calibri" w:hAnsi="Calibri" w:cs="Calibri"/>
            <w:sz w:val="24"/>
          </w:rPr>
          <w:delText>-th</w:delText>
        </w:r>
        <w:r w:rsidR="003B5F37" w:rsidRPr="00C4007A" w:rsidDel="009F5E8A">
          <w:rPr>
            <w:rFonts w:ascii="Calibri" w:hAnsi="Calibri" w:cs="Calibri"/>
          </w:rPr>
          <w:delText xml:space="preserve"> </w:delText>
        </w:r>
        <w:r w:rsidR="003B5F37" w:rsidRPr="00C4007A" w:rsidDel="009F5E8A">
          <w:rPr>
            <w:rFonts w:ascii="Calibri" w:hAnsi="Calibri" w:cs="Calibri"/>
            <w:sz w:val="24"/>
          </w:rPr>
          <w:delText xml:space="preserve">intrinsic mode function corresponding to a specific frequency band (ranging from high-frequency turbulence to synoptic-scale variations), </w:delText>
        </w:r>
        <w:r w:rsidR="003B5F37" w:rsidRPr="00C4007A" w:rsidDel="009F5E8A">
          <w:rPr>
            <w:rFonts w:ascii="Calibri" w:hAnsi="Calibri" w:cs="Calibri"/>
            <w:position w:val="-6"/>
            <w:sz w:val="24"/>
          </w:rPr>
          <w:object w:dxaOrig="200" w:dyaOrig="220" w14:anchorId="01DC52B2">
            <v:shape id="_x0000_i1030" type="#_x0000_t75" style="width:10pt;height:11.5pt" o:ole="">
              <v:imagedata r:id="rId20" o:title=""/>
            </v:shape>
            <o:OLEObject Type="Embed" ProgID="Equation.DSMT4" ShapeID="_x0000_i1030" DrawAspect="Content" ObjectID="_1827050040" r:id="rId21"/>
          </w:object>
        </w:r>
        <w:r w:rsidR="003B5F37" w:rsidRPr="00C4007A" w:rsidDel="009F5E8A">
          <w:rPr>
            <w:rFonts w:ascii="Calibri" w:hAnsi="Calibri" w:cs="Calibri"/>
          </w:rPr>
          <w:delText xml:space="preserve"> </w:delText>
        </w:r>
        <w:r w:rsidR="003B5F37" w:rsidRPr="00C4007A" w:rsidDel="009F5E8A">
          <w:rPr>
            <w:rFonts w:ascii="Calibri" w:hAnsi="Calibri" w:cs="Calibri"/>
            <w:sz w:val="24"/>
          </w:rPr>
          <w:delText xml:space="preserve">is the total number of modes, and </w:delText>
        </w:r>
        <w:r w:rsidR="003B5F37" w:rsidRPr="00C4007A" w:rsidDel="009F5E8A">
          <w:rPr>
            <w:rFonts w:ascii="Calibri" w:hAnsi="Calibri" w:cs="Calibri"/>
            <w:position w:val="-10"/>
            <w:sz w:val="24"/>
          </w:rPr>
          <w:object w:dxaOrig="480" w:dyaOrig="320" w14:anchorId="7C5D3AEC">
            <v:shape id="_x0000_i1031" type="#_x0000_t75" style="width:24pt;height:15.5pt" o:ole="">
              <v:imagedata r:id="rId22" o:title=""/>
            </v:shape>
            <o:OLEObject Type="Embed" ProgID="Equation.DSMT4" ShapeID="_x0000_i1031" DrawAspect="Content" ObjectID="_1827050041" r:id="rId23"/>
          </w:object>
        </w:r>
        <w:r w:rsidR="006E722E" w:rsidRPr="00C4007A" w:rsidDel="009F5E8A">
          <w:rPr>
            <w:rFonts w:ascii="Calibri" w:hAnsi="Calibri" w:cs="Calibri"/>
            <w:sz w:val="24"/>
          </w:rPr>
          <w:delText xml:space="preserve"> is the monotonic residue representing the long-term trend. In this study, this decomposition allows us to isolate physically distinct timescales and analyze their respective correlations with power generation.</w:delText>
        </w:r>
      </w:del>
    </w:p>
    <w:p w14:paraId="41B0494B" w14:textId="2B83EEF3" w:rsidR="00F62124" w:rsidRPr="009317DA" w:rsidDel="00961E78" w:rsidRDefault="009026EC" w:rsidP="009317DA">
      <w:pPr>
        <w:pStyle w:val="2"/>
        <w:spacing w:line="360" w:lineRule="auto"/>
        <w:rPr>
          <w:del w:id="177" w:author="Supeng Zhang" w:date="2025-12-11T23:44:00Z"/>
          <w:rFonts w:ascii="Calibri" w:hAnsi="Calibri" w:cs="Calibri"/>
          <w:b/>
          <w:sz w:val="24"/>
        </w:rPr>
      </w:pPr>
      <w:del w:id="178" w:author="Supeng Zhang" w:date="2025-12-11T23:44:00Z">
        <w:r w:rsidRPr="009317DA" w:rsidDel="00961E78">
          <w:rPr>
            <w:rFonts w:ascii="Calibri" w:hAnsi="Calibri" w:cs="Calibri"/>
            <w:b/>
            <w:sz w:val="24"/>
          </w:rPr>
          <w:delText xml:space="preserve">Text </w:delText>
        </w:r>
        <w:r w:rsidR="00F62124" w:rsidRPr="009317DA" w:rsidDel="00961E78">
          <w:rPr>
            <w:rFonts w:ascii="Calibri" w:hAnsi="Calibri" w:cs="Calibri"/>
            <w:b/>
            <w:sz w:val="24"/>
          </w:rPr>
          <w:delText>S3.</w:delText>
        </w:r>
        <w:r w:rsidRPr="009317DA" w:rsidDel="00961E78">
          <w:rPr>
            <w:rFonts w:ascii="Calibri" w:hAnsi="Calibri" w:cs="Calibri"/>
            <w:b/>
            <w:sz w:val="24"/>
          </w:rPr>
          <w:delText>2</w:delText>
        </w:r>
        <w:r w:rsidR="00E60631" w:rsidRPr="009317DA" w:rsidDel="00961E78">
          <w:rPr>
            <w:rFonts w:ascii="Calibri" w:hAnsi="Calibri" w:cs="Calibri"/>
            <w:b/>
            <w:sz w:val="24"/>
          </w:rPr>
          <w:delText xml:space="preserve"> Empirical </w:delText>
        </w:r>
        <w:r w:rsidR="00E60631" w:rsidRPr="009317DA" w:rsidDel="00961E78">
          <w:rPr>
            <w:rFonts w:ascii="Calibri" w:hAnsi="Calibri" w:cs="Calibri"/>
            <w:b/>
          </w:rPr>
          <w:delText>Orthogonal</w:delText>
        </w:r>
        <w:r w:rsidR="00E60631" w:rsidRPr="009317DA" w:rsidDel="00961E78">
          <w:rPr>
            <w:rFonts w:ascii="Calibri" w:hAnsi="Calibri" w:cs="Calibri"/>
            <w:b/>
            <w:sz w:val="24"/>
          </w:rPr>
          <w:delText xml:space="preserve"> Function (EOF) Analysis</w:delText>
        </w:r>
      </w:del>
    </w:p>
    <w:p w14:paraId="22F8A348" w14:textId="33C4E28F" w:rsidR="00F62124" w:rsidRPr="00C4007A" w:rsidDel="00961E78" w:rsidRDefault="00505378" w:rsidP="00C4007A">
      <w:pPr>
        <w:spacing w:line="360" w:lineRule="auto"/>
        <w:rPr>
          <w:del w:id="179" w:author="Supeng Zhang" w:date="2025-12-11T23:44:00Z"/>
          <w:rFonts w:ascii="Calibri" w:hAnsi="Calibri" w:cs="Calibri"/>
        </w:rPr>
      </w:pPr>
      <w:del w:id="180" w:author="Supeng Zhang" w:date="2025-12-11T23:44:00Z">
        <w:r w:rsidRPr="00C4007A" w:rsidDel="00961E78">
          <w:rPr>
            <w:rFonts w:ascii="Calibri" w:hAnsi="Calibri" w:cs="Calibri"/>
            <w:sz w:val="24"/>
          </w:rPr>
          <w:delText xml:space="preserve">To characterize the vertical structure of the wind profile without direct turbulence measurements, we applied EOF analysis </w:delText>
        </w:r>
        <w:r w:rsidR="006A3D8D" w:rsidRPr="00C4007A" w:rsidDel="00961E78">
          <w:rPr>
            <w:rFonts w:ascii="Calibri" w:hAnsi="Calibri" w:cs="Calibri"/>
            <w:sz w:val="24"/>
          </w:rPr>
          <w:fldChar w:fldCharType="begin"/>
        </w:r>
        <w:r w:rsidR="006A3D8D" w:rsidRPr="00C4007A" w:rsidDel="00961E78">
          <w:rPr>
            <w:rFonts w:ascii="Calibri" w:hAnsi="Calibri" w:cs="Calibri"/>
            <w:sz w:val="24"/>
          </w:rPr>
          <w:delInstrText xml:space="preserve"> ADDIN ZOTERO_ITEM CSL_CITATION {"citationID":"OCX8noWg","properties":{"formattedCitation":"(Wilks, 2011)","plainCitation":"(Wilks, 2011)","noteIndex":0},"citationItems":[{"id":1966,"uris":["http://zotero.org/users/14274501/items/HX9Y5UX2"],"itemData":{"id":1966,"type":"book","ISBN":"0-12-385023-1","language":"en","publisher":"Academic press","title":"Statistical methods in the atmospheric sciences","volume":"100","author":[{"family":"Wilks","given":"Daniel S"}],"issued":{"date-parts":[["2011"]]}}}],"schema":"https://github.com/citation-style-language/schema/raw/master/csl-citation.json"} </w:delInstrText>
        </w:r>
        <w:r w:rsidR="006A3D8D" w:rsidRPr="00C4007A" w:rsidDel="00961E78">
          <w:rPr>
            <w:rFonts w:ascii="Calibri" w:hAnsi="Calibri" w:cs="Calibri"/>
            <w:sz w:val="24"/>
          </w:rPr>
          <w:fldChar w:fldCharType="separate"/>
        </w:r>
        <w:r w:rsidR="00591A28" w:rsidRPr="00C4007A" w:rsidDel="00961E78">
          <w:rPr>
            <w:rFonts w:ascii="Calibri" w:hAnsi="Calibri" w:cs="Calibri"/>
            <w:sz w:val="24"/>
          </w:rPr>
          <w:delText>(Wilks, 2011)</w:delText>
        </w:r>
        <w:r w:rsidR="006A3D8D" w:rsidRPr="00C4007A" w:rsidDel="00961E78">
          <w:rPr>
            <w:rFonts w:ascii="Calibri" w:hAnsi="Calibri" w:cs="Calibri"/>
            <w:sz w:val="24"/>
          </w:rPr>
          <w:fldChar w:fldCharType="end"/>
        </w:r>
        <w:r w:rsidR="006A3D8D" w:rsidRPr="00C4007A" w:rsidDel="00961E78">
          <w:rPr>
            <w:rFonts w:ascii="Calibri" w:hAnsi="Calibri" w:cs="Calibri"/>
            <w:sz w:val="24"/>
          </w:rPr>
          <w:delText xml:space="preserve"> </w:delText>
        </w:r>
        <w:r w:rsidRPr="00C4007A" w:rsidDel="00961E78">
          <w:rPr>
            <w:rFonts w:ascii="Calibri" w:hAnsi="Calibri" w:cs="Calibri"/>
            <w:sz w:val="24"/>
          </w:rPr>
          <w:delText>to the wind speed vectors measured at four heights (10, 30, 50, and 70 m). EOF analysis decomposes the spatiotemporal wind field into orthogonal spatial modes and temporal coefficients. The wind speed vector field</w:delText>
        </w:r>
        <w:r w:rsidR="008F7E64" w:rsidRPr="00C4007A" w:rsidDel="00961E78">
          <w:rPr>
            <w:rFonts w:ascii="Calibri" w:hAnsi="Calibri" w:cs="Calibri"/>
            <w:sz w:val="24"/>
          </w:rPr>
          <w:delText xml:space="preserve"> </w:delText>
        </w:r>
        <w:r w:rsidRPr="00C4007A" w:rsidDel="00961E78">
          <w:rPr>
            <w:rFonts w:ascii="Calibri" w:hAnsi="Calibri" w:cs="Calibri"/>
            <w:position w:val="-10"/>
          </w:rPr>
          <w:object w:dxaOrig="700" w:dyaOrig="320" w14:anchorId="1FAA5BC9">
            <v:shape id="_x0000_i1032" type="#_x0000_t75" style="width:35.5pt;height:16pt" o:ole="">
              <v:imagedata r:id="rId24" o:title=""/>
            </v:shape>
            <o:OLEObject Type="Embed" ProgID="Equation.DSMT4" ShapeID="_x0000_i1032" DrawAspect="Content" ObjectID="_1827050042" r:id="rId25"/>
          </w:object>
        </w:r>
        <w:r w:rsidRPr="00C4007A" w:rsidDel="00961E78">
          <w:rPr>
            <w:rFonts w:ascii="Calibri" w:hAnsi="Calibri" w:cs="Calibri"/>
          </w:rPr>
          <w:delText xml:space="preserve"> is approximated by:</w:delText>
        </w:r>
      </w:del>
    </w:p>
    <w:tbl>
      <w:tblPr>
        <w:tblStyle w:val="a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58"/>
        <w:gridCol w:w="3085"/>
        <w:gridCol w:w="2797"/>
      </w:tblGrid>
      <w:tr w:rsidR="00505378" w:rsidRPr="00C4007A" w:rsidDel="00961E78" w14:paraId="4E295A15" w14:textId="2A0D008F" w:rsidTr="00C674B2">
        <w:trPr>
          <w:del w:id="181" w:author="Supeng Zhang" w:date="2025-12-11T23:44:00Z"/>
        </w:trPr>
        <w:tc>
          <w:tcPr>
            <w:tcW w:w="2876" w:type="dxa"/>
            <w:vAlign w:val="center"/>
          </w:tcPr>
          <w:p w14:paraId="379CBD40" w14:textId="23345919" w:rsidR="00505378" w:rsidRPr="00C4007A" w:rsidDel="00961E78" w:rsidRDefault="00505378" w:rsidP="00C4007A">
            <w:pPr>
              <w:spacing w:line="360" w:lineRule="auto"/>
              <w:jc w:val="center"/>
              <w:rPr>
                <w:del w:id="182" w:author="Supeng Zhang" w:date="2025-12-11T23:44:00Z"/>
                <w:rFonts w:ascii="Calibri" w:hAnsi="Calibri" w:cs="Calibri"/>
                <w:sz w:val="24"/>
              </w:rPr>
            </w:pPr>
          </w:p>
        </w:tc>
        <w:tc>
          <w:tcPr>
            <w:tcW w:w="2877" w:type="dxa"/>
            <w:vAlign w:val="center"/>
          </w:tcPr>
          <w:p w14:paraId="13150DA7" w14:textId="0C2D67B3" w:rsidR="00505378" w:rsidRPr="00C4007A" w:rsidDel="00961E78" w:rsidRDefault="00505378" w:rsidP="00C4007A">
            <w:pPr>
              <w:spacing w:line="360" w:lineRule="auto"/>
              <w:jc w:val="center"/>
              <w:rPr>
                <w:del w:id="183" w:author="Supeng Zhang" w:date="2025-12-11T23:44:00Z"/>
                <w:rFonts w:ascii="Calibri" w:hAnsi="Calibri" w:cs="Calibri"/>
                <w:sz w:val="24"/>
              </w:rPr>
            </w:pPr>
            <w:del w:id="184" w:author="Supeng Zhang" w:date="2025-12-11T23:44:00Z">
              <w:r w:rsidRPr="00C4007A" w:rsidDel="00961E78">
                <w:rPr>
                  <w:rFonts w:ascii="Calibri" w:hAnsi="Calibri" w:cs="Calibri"/>
                  <w:position w:val="-28"/>
                  <w:sz w:val="24"/>
                </w:rPr>
                <w:object w:dxaOrig="2860" w:dyaOrig="680" w14:anchorId="658FF5B9">
                  <v:shape id="_x0000_i1033" type="#_x0000_t75" style="width:143.5pt;height:33.5pt" o:ole="">
                    <v:imagedata r:id="rId26" o:title=""/>
                  </v:shape>
                  <o:OLEObject Type="Embed" ProgID="Equation.DSMT4" ShapeID="_x0000_i1033" DrawAspect="Content" ObjectID="_1827050043" r:id="rId27"/>
                </w:object>
              </w:r>
            </w:del>
          </w:p>
        </w:tc>
        <w:tc>
          <w:tcPr>
            <w:tcW w:w="2877" w:type="dxa"/>
            <w:vAlign w:val="center"/>
          </w:tcPr>
          <w:p w14:paraId="29B98B7F" w14:textId="45DF7EB7" w:rsidR="00505378" w:rsidRPr="00C4007A" w:rsidDel="00961E78" w:rsidRDefault="00505378" w:rsidP="00C4007A">
            <w:pPr>
              <w:spacing w:line="360" w:lineRule="auto"/>
              <w:jc w:val="right"/>
              <w:rPr>
                <w:del w:id="185" w:author="Supeng Zhang" w:date="2025-12-11T23:44:00Z"/>
                <w:rFonts w:ascii="Calibri" w:hAnsi="Calibri" w:cs="Calibri"/>
                <w:sz w:val="24"/>
              </w:rPr>
            </w:pPr>
            <w:del w:id="186" w:author="Supeng Zhang" w:date="2025-12-11T23:44:00Z">
              <w:r w:rsidRPr="00C4007A" w:rsidDel="00961E78">
                <w:rPr>
                  <w:rFonts w:ascii="Calibri" w:hAnsi="Calibri" w:cs="Calibri"/>
                  <w:sz w:val="24"/>
                </w:rPr>
                <w:delText>Equation (2)</w:delText>
              </w:r>
            </w:del>
          </w:p>
        </w:tc>
      </w:tr>
    </w:tbl>
    <w:p w14:paraId="1E39D2A1" w14:textId="1DF203C3" w:rsidR="00AF4046" w:rsidRPr="00C4007A" w:rsidDel="00961E78" w:rsidRDefault="007256BD" w:rsidP="00C4007A">
      <w:pPr>
        <w:spacing w:line="360" w:lineRule="auto"/>
        <w:rPr>
          <w:del w:id="187" w:author="Supeng Zhang" w:date="2025-12-11T23:44:00Z"/>
          <w:rFonts w:ascii="Calibri" w:hAnsi="Calibri" w:cs="Calibri"/>
          <w:sz w:val="24"/>
        </w:rPr>
      </w:pPr>
      <w:del w:id="188" w:author="Supeng Zhang" w:date="2025-12-11T23:44:00Z">
        <w:r w:rsidRPr="00C4007A" w:rsidDel="00961E78">
          <w:rPr>
            <w:rFonts w:ascii="Calibri" w:hAnsi="Calibri" w:cs="Calibri"/>
            <w:sz w:val="24"/>
          </w:rPr>
          <w:delText xml:space="preserve">Where </w:delText>
        </w:r>
        <w:r w:rsidR="007F539D" w:rsidRPr="00C4007A" w:rsidDel="00961E78">
          <w:rPr>
            <w:rFonts w:ascii="Calibri" w:hAnsi="Calibri" w:cs="Calibri"/>
            <w:position w:val="-10"/>
          </w:rPr>
          <w:object w:dxaOrig="700" w:dyaOrig="320" w14:anchorId="5ED2B3E4">
            <v:shape id="_x0000_i1034" type="#_x0000_t75" style="width:35.5pt;height:16pt" o:ole="">
              <v:imagedata r:id="rId28" o:title=""/>
            </v:shape>
            <o:OLEObject Type="Embed" ProgID="Equation.DSMT4" ShapeID="_x0000_i1034" DrawAspect="Content" ObjectID="_1827050044" r:id="rId29"/>
          </w:object>
        </w:r>
        <w:r w:rsidR="007F539D" w:rsidRPr="00C4007A" w:rsidDel="00961E78">
          <w:rPr>
            <w:rFonts w:ascii="Calibri" w:hAnsi="Calibri" w:cs="Calibri"/>
          </w:rPr>
          <w:delText xml:space="preserve"> represents the wind speed anomalies at height </w:delText>
        </w:r>
        <w:r w:rsidR="007F539D" w:rsidRPr="00C4007A" w:rsidDel="00961E78">
          <w:rPr>
            <w:rFonts w:ascii="Calibri" w:hAnsi="Calibri" w:cs="Calibri"/>
            <w:position w:val="-4"/>
          </w:rPr>
          <w:object w:dxaOrig="200" w:dyaOrig="200" w14:anchorId="544C0B11">
            <v:shape id="_x0000_i1035" type="#_x0000_t75" style="width:10.5pt;height:10.5pt" o:ole="">
              <v:imagedata r:id="rId30" o:title=""/>
            </v:shape>
            <o:OLEObject Type="Embed" ProgID="Equation.DSMT4" ShapeID="_x0000_i1035" DrawAspect="Content" ObjectID="_1827050045" r:id="rId31"/>
          </w:object>
        </w:r>
        <w:r w:rsidR="007F539D" w:rsidRPr="00C4007A" w:rsidDel="00961E78">
          <w:rPr>
            <w:rFonts w:ascii="Calibri" w:hAnsi="Calibri" w:cs="Calibri"/>
          </w:rPr>
          <w:delText xml:space="preserve"> and time </w:delText>
        </w:r>
        <w:r w:rsidR="007F539D" w:rsidRPr="00C4007A" w:rsidDel="00961E78">
          <w:rPr>
            <w:rFonts w:ascii="Calibri" w:hAnsi="Calibri" w:cs="Calibri"/>
            <w:position w:val="-6"/>
          </w:rPr>
          <w:object w:dxaOrig="139" w:dyaOrig="240" w14:anchorId="045171D5">
            <v:shape id="_x0000_i1036" type="#_x0000_t75" style="width:7.5pt;height:12pt" o:ole="">
              <v:imagedata r:id="rId32" o:title=""/>
            </v:shape>
            <o:OLEObject Type="Embed" ProgID="Equation.DSMT4" ShapeID="_x0000_i1036" DrawAspect="Content" ObjectID="_1827050046" r:id="rId33"/>
          </w:object>
        </w:r>
        <w:r w:rsidR="007F539D" w:rsidRPr="00C4007A" w:rsidDel="00961E78">
          <w:rPr>
            <w:rFonts w:ascii="Calibri" w:hAnsi="Calibri" w:cs="Calibri"/>
          </w:rPr>
          <w:delText>.</w:delText>
        </w:r>
        <w:r w:rsidR="00ED312C" w:rsidRPr="00C4007A" w:rsidDel="00961E78">
          <w:rPr>
            <w:rFonts w:ascii="Calibri" w:hAnsi="Calibri" w:cs="Calibri"/>
          </w:rPr>
          <w:delText xml:space="preserve"> </w:delText>
        </w:r>
        <w:r w:rsidR="001D2BED" w:rsidRPr="00C4007A" w:rsidDel="00961E78">
          <w:rPr>
            <w:rFonts w:ascii="Calibri" w:hAnsi="Calibri" w:cs="Calibri"/>
            <w:position w:val="-12"/>
          </w:rPr>
          <w:object w:dxaOrig="940" w:dyaOrig="360" w14:anchorId="4388A603">
            <v:shape id="_x0000_i1037" type="#_x0000_t75" style="width:48pt;height:18.5pt" o:ole="">
              <v:imagedata r:id="rId34" o:title=""/>
            </v:shape>
            <o:OLEObject Type="Embed" ProgID="Equation.DSMT4" ShapeID="_x0000_i1037" DrawAspect="Content" ObjectID="_1827050047" r:id="rId35"/>
          </w:object>
        </w:r>
        <w:r w:rsidR="001D2BED" w:rsidRPr="00C4007A" w:rsidDel="00961E78">
          <w:rPr>
            <w:rFonts w:ascii="Calibri" w:hAnsi="Calibri" w:cs="Calibri"/>
          </w:rPr>
          <w:delText xml:space="preserve"> is the spatial eigenvector (loading) of the </w:delText>
        </w:r>
        <w:r w:rsidR="00D364A6" w:rsidRPr="00C4007A" w:rsidDel="00961E78">
          <w:rPr>
            <w:rFonts w:ascii="Calibri" w:hAnsi="Calibri" w:cs="Calibri"/>
            <w:position w:val="-6"/>
          </w:rPr>
          <w:object w:dxaOrig="200" w:dyaOrig="279" w14:anchorId="6C558C51">
            <v:shape id="_x0000_i1038" type="#_x0000_t75" style="width:10.5pt;height:14pt" o:ole="">
              <v:imagedata r:id="rId36" o:title=""/>
            </v:shape>
            <o:OLEObject Type="Embed" ProgID="Equation.DSMT4" ShapeID="_x0000_i1038" DrawAspect="Content" ObjectID="_1827050048" r:id="rId37"/>
          </w:object>
        </w:r>
        <w:r w:rsidR="00D364A6" w:rsidDel="00961E78">
          <w:rPr>
            <w:rFonts w:ascii="Calibri" w:hAnsi="Calibri" w:cs="Calibri"/>
          </w:rPr>
          <w:delText>-th</w:delText>
        </w:r>
        <w:r w:rsidR="001D2BED" w:rsidRPr="00C4007A" w:rsidDel="00961E78">
          <w:rPr>
            <w:rFonts w:ascii="Calibri" w:hAnsi="Calibri" w:cs="Calibri"/>
          </w:rPr>
          <w:delText xml:space="preserve"> mode, describing the vertical distribution pattern (e.g., uniform flow or shear). </w:delText>
        </w:r>
        <w:r w:rsidR="00E74ED6" w:rsidRPr="00C4007A" w:rsidDel="00961E78">
          <w:rPr>
            <w:rFonts w:ascii="Calibri" w:hAnsi="Calibri" w:cs="Calibri"/>
            <w:position w:val="-14"/>
          </w:rPr>
          <w:object w:dxaOrig="780" w:dyaOrig="400" w14:anchorId="28F4E75A">
            <v:shape id="_x0000_i1039" type="#_x0000_t75" style="width:39pt;height:19.5pt" o:ole="">
              <v:imagedata r:id="rId38" o:title=""/>
            </v:shape>
            <o:OLEObject Type="Embed" ProgID="Equation.DSMT4" ShapeID="_x0000_i1039" DrawAspect="Content" ObjectID="_1827050049" r:id="rId39"/>
          </w:object>
        </w:r>
        <w:r w:rsidR="00E74ED6" w:rsidRPr="00C4007A" w:rsidDel="00961E78">
          <w:rPr>
            <w:rFonts w:ascii="Calibri" w:hAnsi="Calibri" w:cs="Calibri"/>
          </w:rPr>
          <w:delText xml:space="preserve"> is the principal component time series representing the temporal evolution of the </w:delText>
        </w:r>
        <w:r w:rsidR="00D364A6" w:rsidRPr="00C4007A" w:rsidDel="00961E78">
          <w:rPr>
            <w:rFonts w:ascii="Calibri" w:hAnsi="Calibri" w:cs="Calibri"/>
            <w:position w:val="-6"/>
          </w:rPr>
          <w:object w:dxaOrig="200" w:dyaOrig="279" w14:anchorId="565C3F23">
            <v:shape id="_x0000_i1040" type="#_x0000_t75" style="width:10.5pt;height:14pt" o:ole="">
              <v:imagedata r:id="rId40" o:title=""/>
            </v:shape>
            <o:OLEObject Type="Embed" ProgID="Equation.DSMT4" ShapeID="_x0000_i1040" DrawAspect="Content" ObjectID="_1827050050" r:id="rId41"/>
          </w:object>
        </w:r>
        <w:r w:rsidR="00D364A6" w:rsidDel="00961E78">
          <w:rPr>
            <w:rFonts w:ascii="Calibri" w:hAnsi="Calibri" w:cs="Calibri"/>
          </w:rPr>
          <w:delText>-th</w:delText>
        </w:r>
        <w:r w:rsidR="00691A83" w:rsidRPr="00C4007A" w:rsidDel="00961E78">
          <w:rPr>
            <w:rFonts w:ascii="Calibri" w:hAnsi="Calibri" w:cs="Calibri"/>
          </w:rPr>
          <w:delText xml:space="preserve"> </w:delText>
        </w:r>
        <w:r w:rsidR="00887881" w:rsidRPr="00C4007A" w:rsidDel="00961E78">
          <w:rPr>
            <w:rFonts w:ascii="Calibri" w:hAnsi="Calibri" w:cs="Calibri"/>
          </w:rPr>
          <w:delText xml:space="preserve">spatial mode. </w:delText>
        </w:r>
        <w:r w:rsidR="00C66340" w:rsidRPr="00C4007A" w:rsidDel="00961E78">
          <w:rPr>
            <w:rFonts w:ascii="Calibri" w:hAnsi="Calibri" w:cs="Calibri"/>
            <w:position w:val="-6"/>
          </w:rPr>
          <w:object w:dxaOrig="200" w:dyaOrig="279" w14:anchorId="2BEEFA95">
            <v:shape id="_x0000_i1041" type="#_x0000_t75" style="width:10.5pt;height:14pt" o:ole="">
              <v:imagedata r:id="rId42" o:title=""/>
            </v:shape>
            <o:OLEObject Type="Embed" ProgID="Equation.DSMT4" ShapeID="_x0000_i1041" DrawAspect="Content" ObjectID="_1827050051" r:id="rId43"/>
          </w:object>
        </w:r>
        <w:r w:rsidR="00C66340" w:rsidRPr="00C4007A" w:rsidDel="00961E78">
          <w:rPr>
            <w:rFonts w:ascii="Calibri" w:hAnsi="Calibri" w:cs="Calibri"/>
          </w:rPr>
          <w:delText xml:space="preserve"> is the numbe</w:delText>
        </w:r>
        <w:r w:rsidR="00A81D52" w:rsidRPr="00C4007A" w:rsidDel="00961E78">
          <w:rPr>
            <w:rFonts w:ascii="Calibri" w:hAnsi="Calibri" w:cs="Calibri"/>
          </w:rPr>
          <w:delText>r of retained modes</w:delText>
        </w:r>
        <w:r w:rsidR="00EF45AE" w:rsidRPr="00C4007A" w:rsidDel="00961E78">
          <w:rPr>
            <w:rFonts w:ascii="Calibri" w:hAnsi="Calibri" w:cs="Calibri"/>
          </w:rPr>
          <w:delText>. Typically, the first mode (EOF1) captures the bulk wind speed energy, while the second mode (EOF2) serves as a proxy for vertical shear and atmospheric stability.</w:delText>
        </w:r>
      </w:del>
    </w:p>
    <w:p w14:paraId="27609DD5" w14:textId="431F1E59" w:rsidR="00F62124" w:rsidRPr="009317DA" w:rsidDel="00961E78" w:rsidRDefault="009026EC" w:rsidP="009317DA">
      <w:pPr>
        <w:pStyle w:val="2"/>
        <w:spacing w:line="360" w:lineRule="auto"/>
        <w:rPr>
          <w:del w:id="189" w:author="Supeng Zhang" w:date="2025-12-11T23:44:00Z"/>
          <w:rFonts w:ascii="Calibri" w:hAnsi="Calibri" w:cs="Calibri"/>
          <w:b/>
        </w:rPr>
      </w:pPr>
      <w:del w:id="190" w:author="Supeng Zhang" w:date="2025-12-11T23:44:00Z">
        <w:r w:rsidRPr="009317DA" w:rsidDel="00961E78">
          <w:rPr>
            <w:rFonts w:ascii="Calibri" w:hAnsi="Calibri" w:cs="Calibri"/>
            <w:b/>
          </w:rPr>
          <w:delText xml:space="preserve">Text </w:delText>
        </w:r>
        <w:r w:rsidR="00F62124" w:rsidRPr="009317DA" w:rsidDel="00961E78">
          <w:rPr>
            <w:rFonts w:ascii="Calibri" w:hAnsi="Calibri" w:cs="Calibri"/>
            <w:b/>
          </w:rPr>
          <w:delText>S3.3 LightGBM Algorithm</w:delText>
        </w:r>
      </w:del>
    </w:p>
    <w:p w14:paraId="375F171F" w14:textId="215C627F" w:rsidR="00C24936" w:rsidRPr="00C4007A" w:rsidDel="00961E78" w:rsidRDefault="00C24936" w:rsidP="00C4007A">
      <w:pPr>
        <w:spacing w:line="360" w:lineRule="auto"/>
        <w:rPr>
          <w:del w:id="191" w:author="Supeng Zhang" w:date="2025-12-11T23:44:00Z"/>
          <w:rFonts w:ascii="Calibri" w:hAnsi="Calibri" w:cs="Calibri"/>
          <w:sz w:val="24"/>
        </w:rPr>
      </w:pPr>
      <w:del w:id="192" w:author="Supeng Zhang" w:date="2025-12-11T23:44:00Z">
        <w:r w:rsidRPr="00C4007A" w:rsidDel="00961E78">
          <w:rPr>
            <w:rFonts w:ascii="Calibri" w:hAnsi="Calibri" w:cs="Calibri"/>
            <w:sz w:val="24"/>
          </w:rPr>
          <w:delText xml:space="preserve">We utilized Light Gradient Boosting Machine (LightGBM) </w:delText>
        </w:r>
        <w:r w:rsidR="006A3D8D" w:rsidRPr="00C4007A" w:rsidDel="00961E78">
          <w:rPr>
            <w:rFonts w:ascii="Calibri" w:hAnsi="Calibri" w:cs="Calibri"/>
            <w:sz w:val="24"/>
          </w:rPr>
          <w:fldChar w:fldCharType="begin"/>
        </w:r>
        <w:r w:rsidR="006A3D8D" w:rsidRPr="00C4007A" w:rsidDel="00961E78">
          <w:rPr>
            <w:rFonts w:ascii="Calibri" w:hAnsi="Calibri" w:cs="Calibri"/>
            <w:sz w:val="24"/>
          </w:rPr>
          <w:delInstrText xml:space="preserve"> ADDIN ZOTERO_ITEM CSL_CITATION {"citationID":"DlwW02fb","properties":{"formattedCitation":"(Ke et al., 2017)","plainCitation":"(Ke et al., 2017)","noteIndex":0},"citationItems":[{"id":1970,"uris":["http://zotero.org/users/14274501/items/LEVXPNXT"],"itemData":{"id":1970,"type":"article-journal","container-title":"Advances in neural information processing systems","journalAbbreviation":"Adv. neural inf. process. syst.","language":"en","title":"Lightgbm: a highly efficient gradient boosting decision tree","title-short":"Lightgbm","volume":"30","author":[{"family":"Ke","given":"Guolin"},{"family":"Meng","given":"Qi"},{"family":"Finley","given":"Thomas"},{"family":"Wang","given":"Taifeng"},{"family":"Chen","given":"Wei"},{"family":"Ma","given":"Weidong"},{"family":"Ye","given":"Qiwei"},{"family":"Liu","given":"Tie-Yan"}],"issued":{"date-parts":[["2017"]]}}}],"schema":"https://github.com/citation-style-language/schema/raw/master/csl-citation.json"} </w:delInstrText>
        </w:r>
        <w:r w:rsidR="006A3D8D" w:rsidRPr="00C4007A" w:rsidDel="00961E78">
          <w:rPr>
            <w:rFonts w:ascii="Calibri" w:hAnsi="Calibri" w:cs="Calibri"/>
            <w:sz w:val="24"/>
          </w:rPr>
          <w:fldChar w:fldCharType="separate"/>
        </w:r>
        <w:r w:rsidR="00591A28" w:rsidRPr="00C4007A" w:rsidDel="00961E78">
          <w:rPr>
            <w:rFonts w:ascii="Calibri" w:hAnsi="Calibri" w:cs="Calibri"/>
            <w:sz w:val="24"/>
          </w:rPr>
          <w:delText>(Ke et al., 2017)</w:delText>
        </w:r>
        <w:r w:rsidR="006A3D8D" w:rsidRPr="00C4007A" w:rsidDel="00961E78">
          <w:rPr>
            <w:rFonts w:ascii="Calibri" w:hAnsi="Calibri" w:cs="Calibri"/>
            <w:sz w:val="24"/>
          </w:rPr>
          <w:fldChar w:fldCharType="end"/>
        </w:r>
        <w:r w:rsidR="006A3D8D" w:rsidRPr="00C4007A" w:rsidDel="00961E78">
          <w:rPr>
            <w:rFonts w:ascii="Calibri" w:hAnsi="Calibri" w:cs="Calibri"/>
            <w:sz w:val="24"/>
          </w:rPr>
          <w:delText xml:space="preserve"> </w:delText>
        </w:r>
        <w:r w:rsidRPr="00C4007A" w:rsidDel="00961E78">
          <w:rPr>
            <w:rFonts w:ascii="Calibri" w:hAnsi="Calibri" w:cs="Calibri"/>
            <w:sz w:val="24"/>
          </w:rPr>
          <w:delText>as the core regression framework. LightGBM is an ensemble learning algorithm based on decision trees, designed to approximate the complex, non-linear function mapping meteorological inputs to power output. The final prediction is obtained by summing the outputs of a sequence of decision trees:</w:delText>
        </w:r>
      </w:del>
    </w:p>
    <w:tbl>
      <w:tblPr>
        <w:tblStyle w:val="a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76"/>
        <w:gridCol w:w="2877"/>
        <w:gridCol w:w="2877"/>
      </w:tblGrid>
      <w:tr w:rsidR="00346E7A" w:rsidRPr="00C4007A" w:rsidDel="00961E78" w14:paraId="399478D2" w14:textId="1A072174" w:rsidTr="00787288">
        <w:trPr>
          <w:del w:id="193" w:author="Supeng Zhang" w:date="2025-12-11T23:44:00Z"/>
        </w:trPr>
        <w:tc>
          <w:tcPr>
            <w:tcW w:w="2876" w:type="dxa"/>
            <w:vAlign w:val="center"/>
          </w:tcPr>
          <w:p w14:paraId="38751BFE" w14:textId="703B5CCE" w:rsidR="00346E7A" w:rsidRPr="00C4007A" w:rsidDel="00961E78" w:rsidRDefault="00346E7A" w:rsidP="00C4007A">
            <w:pPr>
              <w:spacing w:line="360" w:lineRule="auto"/>
              <w:jc w:val="center"/>
              <w:rPr>
                <w:del w:id="194" w:author="Supeng Zhang" w:date="2025-12-11T23:44:00Z"/>
                <w:rFonts w:ascii="Calibri" w:hAnsi="Calibri" w:cs="Calibri"/>
                <w:sz w:val="24"/>
              </w:rPr>
            </w:pPr>
          </w:p>
        </w:tc>
        <w:tc>
          <w:tcPr>
            <w:tcW w:w="2877" w:type="dxa"/>
            <w:vAlign w:val="center"/>
          </w:tcPr>
          <w:p w14:paraId="7FBFAAA6" w14:textId="732CC10F" w:rsidR="00346E7A" w:rsidRPr="00C4007A" w:rsidDel="00961E78" w:rsidRDefault="00A41905" w:rsidP="00C4007A">
            <w:pPr>
              <w:spacing w:line="360" w:lineRule="auto"/>
              <w:jc w:val="center"/>
              <w:rPr>
                <w:del w:id="195" w:author="Supeng Zhang" w:date="2025-12-11T23:44:00Z"/>
                <w:rFonts w:ascii="Calibri" w:hAnsi="Calibri" w:cs="Calibri"/>
                <w:sz w:val="24"/>
              </w:rPr>
            </w:pPr>
            <w:del w:id="196" w:author="Supeng Zhang" w:date="2025-12-11T23:44:00Z">
              <w:r w:rsidRPr="00C4007A" w:rsidDel="00961E78">
                <w:rPr>
                  <w:rFonts w:ascii="Calibri" w:hAnsi="Calibri" w:cs="Calibri"/>
                  <w:position w:val="-28"/>
                  <w:sz w:val="24"/>
                </w:rPr>
                <w:object w:dxaOrig="1260" w:dyaOrig="680" w14:anchorId="683E9601">
                  <v:shape id="_x0000_i1042" type="#_x0000_t75" style="width:63.5pt;height:33.5pt" o:ole="">
                    <v:imagedata r:id="rId44" o:title=""/>
                  </v:shape>
                  <o:OLEObject Type="Embed" ProgID="Equation.DSMT4" ShapeID="_x0000_i1042" DrawAspect="Content" ObjectID="_1827050052" r:id="rId45"/>
                </w:object>
              </w:r>
            </w:del>
          </w:p>
        </w:tc>
        <w:tc>
          <w:tcPr>
            <w:tcW w:w="2877" w:type="dxa"/>
            <w:vAlign w:val="center"/>
          </w:tcPr>
          <w:p w14:paraId="7702982A" w14:textId="2B709B6B" w:rsidR="00346E7A" w:rsidRPr="00C4007A" w:rsidDel="00961E78" w:rsidRDefault="00346E7A" w:rsidP="00C4007A">
            <w:pPr>
              <w:spacing w:line="360" w:lineRule="auto"/>
              <w:jc w:val="right"/>
              <w:rPr>
                <w:del w:id="197" w:author="Supeng Zhang" w:date="2025-12-11T23:44:00Z"/>
                <w:rFonts w:ascii="Calibri" w:hAnsi="Calibri" w:cs="Calibri"/>
                <w:sz w:val="24"/>
              </w:rPr>
            </w:pPr>
            <w:del w:id="198" w:author="Supeng Zhang" w:date="2025-12-11T23:44:00Z">
              <w:r w:rsidRPr="00C4007A" w:rsidDel="00961E78">
                <w:rPr>
                  <w:rFonts w:ascii="Calibri" w:hAnsi="Calibri" w:cs="Calibri"/>
                  <w:sz w:val="24"/>
                </w:rPr>
                <w:delText>Equation (3)</w:delText>
              </w:r>
            </w:del>
          </w:p>
        </w:tc>
      </w:tr>
    </w:tbl>
    <w:p w14:paraId="19E4AED7" w14:textId="2984D222" w:rsidR="00352ACC" w:rsidDel="00961E78" w:rsidRDefault="007A5F8D" w:rsidP="00656333">
      <w:pPr>
        <w:spacing w:line="360" w:lineRule="auto"/>
        <w:rPr>
          <w:del w:id="199" w:author="Supeng Zhang" w:date="2025-12-11T23:44:00Z"/>
          <w:rFonts w:ascii="Calibri" w:hAnsi="Calibri" w:cs="Calibri"/>
          <w:sz w:val="24"/>
        </w:rPr>
      </w:pPr>
      <w:del w:id="200" w:author="Supeng Zhang" w:date="2025-12-11T23:44:00Z">
        <w:r w:rsidRPr="00C4007A" w:rsidDel="00961E78">
          <w:rPr>
            <w:rFonts w:ascii="Calibri" w:hAnsi="Calibri" w:cs="Calibri"/>
            <w:sz w:val="24"/>
          </w:rPr>
          <w:delText xml:space="preserve">Where </w:delText>
        </w:r>
        <w:r w:rsidR="00812729" w:rsidRPr="00C4007A" w:rsidDel="00961E78">
          <w:rPr>
            <w:rFonts w:ascii="Calibri" w:hAnsi="Calibri" w:cs="Calibri"/>
            <w:position w:val="-10"/>
            <w:sz w:val="24"/>
          </w:rPr>
          <w:object w:dxaOrig="220" w:dyaOrig="320" w14:anchorId="2B032330">
            <v:shape id="_x0000_i1043" type="#_x0000_t75" style="width:11.5pt;height:16pt" o:ole="">
              <v:imagedata r:id="rId46" o:title=""/>
            </v:shape>
            <o:OLEObject Type="Embed" ProgID="Equation.DSMT4" ShapeID="_x0000_i1043" DrawAspect="Content" ObjectID="_1827050053" r:id="rId47"/>
          </w:object>
        </w:r>
        <w:r w:rsidR="00812729" w:rsidRPr="00C4007A" w:rsidDel="00961E78">
          <w:rPr>
            <w:rFonts w:ascii="Calibri" w:hAnsi="Calibri" w:cs="Calibri"/>
            <w:sz w:val="24"/>
          </w:rPr>
          <w:delText xml:space="preserve">represents the predicted wind power, </w:delText>
        </w:r>
        <w:r w:rsidR="00812729" w:rsidRPr="00C4007A" w:rsidDel="00961E78">
          <w:rPr>
            <w:rFonts w:ascii="Calibri" w:hAnsi="Calibri" w:cs="Calibri"/>
            <w:position w:val="-6"/>
            <w:sz w:val="24"/>
          </w:rPr>
          <w:object w:dxaOrig="200" w:dyaOrig="279" w14:anchorId="1BEDBF66">
            <v:shape id="_x0000_i1044" type="#_x0000_t75" style="width:10.5pt;height:14pt" o:ole="">
              <v:imagedata r:id="rId48" o:title=""/>
            </v:shape>
            <o:OLEObject Type="Embed" ProgID="Equation.DSMT4" ShapeID="_x0000_i1044" DrawAspect="Content" ObjectID="_1827050054" r:id="rId49"/>
          </w:object>
        </w:r>
        <w:r w:rsidR="00812729" w:rsidRPr="00C4007A" w:rsidDel="00961E78">
          <w:rPr>
            <w:rFonts w:ascii="Calibri" w:hAnsi="Calibri" w:cs="Calibri"/>
            <w:sz w:val="24"/>
          </w:rPr>
          <w:delText xml:space="preserve"> is the total number of trees (iterations), and </w:delText>
        </w:r>
        <w:r w:rsidR="00812729" w:rsidRPr="00C4007A" w:rsidDel="00961E78">
          <w:rPr>
            <w:rFonts w:ascii="Calibri" w:hAnsi="Calibri" w:cs="Calibri"/>
            <w:position w:val="-12"/>
            <w:sz w:val="24"/>
          </w:rPr>
          <w:object w:dxaOrig="279" w:dyaOrig="360" w14:anchorId="7CF3A27B">
            <v:shape id="_x0000_i1045" type="#_x0000_t75" style="width:14pt;height:18.5pt" o:ole="">
              <v:imagedata r:id="rId50" o:title=""/>
            </v:shape>
            <o:OLEObject Type="Embed" ProgID="Equation.DSMT4" ShapeID="_x0000_i1045" DrawAspect="Content" ObjectID="_1827050055" r:id="rId51"/>
          </w:object>
        </w:r>
        <w:r w:rsidR="00812729" w:rsidRPr="00C4007A" w:rsidDel="00961E78">
          <w:rPr>
            <w:rFonts w:ascii="Calibri" w:hAnsi="Calibri" w:cs="Calibri"/>
            <w:sz w:val="24"/>
          </w:rPr>
          <w:delText xml:space="preserve"> denotes the function learned by the </w:delText>
        </w:r>
        <w:r w:rsidR="0039133F" w:rsidRPr="00C4007A" w:rsidDel="00961E78">
          <w:rPr>
            <w:rFonts w:ascii="Calibri" w:hAnsi="Calibri" w:cs="Calibri"/>
            <w:position w:val="-6"/>
            <w:sz w:val="24"/>
          </w:rPr>
          <w:object w:dxaOrig="200" w:dyaOrig="279" w14:anchorId="39FE2630">
            <v:shape id="_x0000_i1046" type="#_x0000_t75" style="width:10.5pt;height:14pt" o:ole="">
              <v:imagedata r:id="rId52" o:title=""/>
            </v:shape>
            <o:OLEObject Type="Embed" ProgID="Equation.DSMT4" ShapeID="_x0000_i1046" DrawAspect="Content" ObjectID="_1827050056" r:id="rId53"/>
          </w:object>
        </w:r>
        <w:r w:rsidR="0039133F" w:rsidDel="00961E78">
          <w:rPr>
            <w:rFonts w:ascii="Calibri" w:hAnsi="Calibri" w:cs="Calibri"/>
            <w:sz w:val="24"/>
          </w:rPr>
          <w:delText xml:space="preserve">-th </w:delText>
        </w:r>
        <w:r w:rsidR="00147B75" w:rsidRPr="00C4007A" w:rsidDel="00961E78">
          <w:rPr>
            <w:rFonts w:ascii="Calibri" w:hAnsi="Calibri" w:cs="Calibri"/>
            <w:sz w:val="24"/>
          </w:rPr>
          <w:delText xml:space="preserve">decision tree given the input feature vector </w:delText>
        </w:r>
        <w:r w:rsidR="00A41905" w:rsidRPr="00C4007A" w:rsidDel="00961E78">
          <w:rPr>
            <w:rFonts w:ascii="Calibri" w:hAnsi="Calibri" w:cs="Calibri"/>
            <w:position w:val="-4"/>
            <w:sz w:val="24"/>
          </w:rPr>
          <w:object w:dxaOrig="200" w:dyaOrig="200" w14:anchorId="3799EF39">
            <v:shape id="_x0000_i1047" type="#_x0000_t75" style="width:10.5pt;height:10.5pt" o:ole="">
              <v:imagedata r:id="rId54" o:title=""/>
            </v:shape>
            <o:OLEObject Type="Embed" ProgID="Equation.DSMT4" ShapeID="_x0000_i1047" DrawAspect="Content" ObjectID="_1827050057" r:id="rId55"/>
          </w:object>
        </w:r>
        <w:r w:rsidR="00147B75" w:rsidRPr="00C4007A" w:rsidDel="00961E78">
          <w:rPr>
            <w:rFonts w:ascii="Calibri" w:hAnsi="Calibri" w:cs="Calibri"/>
            <w:sz w:val="24"/>
          </w:rPr>
          <w:delText xml:space="preserve"> (e.g., wind speeds, direction, temperature).</w:delText>
        </w:r>
        <w:r w:rsidR="00C5771C" w:rsidRPr="00C4007A" w:rsidDel="00961E78">
          <w:rPr>
            <w:rFonts w:ascii="Calibri" w:hAnsi="Calibri" w:cs="Calibri"/>
          </w:rPr>
          <w:delText xml:space="preserve"> </w:delText>
        </w:r>
        <w:r w:rsidR="00656333" w:rsidRPr="00656333" w:rsidDel="00961E78">
          <w:rPr>
            <w:rFonts w:ascii="Calibri" w:hAnsi="Calibri" w:cs="Calibri"/>
            <w:sz w:val="24"/>
          </w:rPr>
          <w:delText>The algorithm minimizes the objective function by iteratively adding trees that fit the residual errors of the previous steps, making it highly effective for correcting systematic biases in NWP d</w:delText>
        </w:r>
        <w:r w:rsidR="00656333" w:rsidDel="00961E78">
          <w:rPr>
            <w:rFonts w:ascii="Calibri" w:hAnsi="Calibri" w:cs="Calibri"/>
            <w:sz w:val="24"/>
          </w:rPr>
          <w:delText>ata</w:delText>
        </w:r>
        <w:r w:rsidR="00352ACC" w:rsidRPr="00352ACC" w:rsidDel="00961E78">
          <w:rPr>
            <w:rFonts w:ascii="Calibri" w:hAnsi="Calibri" w:cs="Calibri"/>
            <w:sz w:val="24"/>
          </w:rPr>
          <w:delText>.</w:delText>
        </w:r>
      </w:del>
    </w:p>
    <w:p w14:paraId="4093AADA" w14:textId="4406D286" w:rsidR="00C063C8" w:rsidRPr="009317DA" w:rsidDel="00961E78" w:rsidRDefault="009026EC" w:rsidP="009317DA">
      <w:pPr>
        <w:pStyle w:val="2"/>
        <w:spacing w:line="360" w:lineRule="auto"/>
        <w:rPr>
          <w:del w:id="201" w:author="Supeng Zhang" w:date="2025-12-11T23:44:00Z"/>
          <w:rFonts w:ascii="Calibri" w:hAnsi="Calibri" w:cs="Calibri"/>
          <w:b/>
        </w:rPr>
      </w:pPr>
      <w:del w:id="202" w:author="Supeng Zhang" w:date="2025-12-11T23:44:00Z">
        <w:r w:rsidRPr="009317DA" w:rsidDel="00961E78">
          <w:rPr>
            <w:rFonts w:ascii="Calibri" w:hAnsi="Calibri" w:cs="Calibri"/>
            <w:b/>
          </w:rPr>
          <w:delText xml:space="preserve">Text </w:delText>
        </w:r>
        <w:r w:rsidR="00C063C8" w:rsidRPr="009317DA" w:rsidDel="00961E78">
          <w:rPr>
            <w:rFonts w:ascii="Calibri" w:hAnsi="Calibri" w:cs="Calibri"/>
            <w:b/>
          </w:rPr>
          <w:delText>S3.4 SHapley Additive exPlanations (SHAP)</w:delText>
        </w:r>
      </w:del>
    </w:p>
    <w:p w14:paraId="7C0E490E" w14:textId="1B78ED77" w:rsidR="00F62124" w:rsidRPr="00C4007A" w:rsidDel="00961E78" w:rsidRDefault="00561138" w:rsidP="00C4007A">
      <w:pPr>
        <w:spacing w:line="360" w:lineRule="auto"/>
        <w:rPr>
          <w:del w:id="203" w:author="Supeng Zhang" w:date="2025-12-11T23:44:00Z"/>
          <w:rFonts w:ascii="Calibri" w:hAnsi="Calibri" w:cs="Calibri"/>
          <w:sz w:val="24"/>
        </w:rPr>
      </w:pPr>
      <w:del w:id="204" w:author="Supeng Zhang" w:date="2025-12-11T23:44:00Z">
        <w:r w:rsidRPr="00C4007A" w:rsidDel="00961E78">
          <w:rPr>
            <w:rFonts w:ascii="Calibri" w:hAnsi="Calibri" w:cs="Calibri"/>
            <w:sz w:val="24"/>
          </w:rPr>
          <w:delText>To interpret the "black-box" nature of the LightGBM model and mechanistically guide our feature selection, we employed the SHAP framework</w:delText>
        </w:r>
        <w:r w:rsidR="002B3105" w:rsidRPr="00C4007A" w:rsidDel="00961E78">
          <w:rPr>
            <w:rFonts w:ascii="Calibri" w:hAnsi="Calibri" w:cs="Calibri"/>
            <w:sz w:val="24"/>
          </w:rPr>
          <w:delText xml:space="preserve"> </w:delText>
        </w:r>
        <w:r w:rsidR="002B3105" w:rsidRPr="00C4007A" w:rsidDel="00961E78">
          <w:rPr>
            <w:rFonts w:ascii="Calibri" w:hAnsi="Calibri" w:cs="Calibri"/>
            <w:sz w:val="24"/>
          </w:rPr>
          <w:fldChar w:fldCharType="begin"/>
        </w:r>
        <w:r w:rsidR="002B3105" w:rsidRPr="00C4007A" w:rsidDel="00961E78">
          <w:rPr>
            <w:rFonts w:ascii="Calibri" w:hAnsi="Calibri" w:cs="Calibri"/>
            <w:sz w:val="24"/>
          </w:rPr>
          <w:delInstrText xml:space="preserve"> ADDIN ZOTERO_ITEM CSL_CITATION {"citationID":"kd8UQzlY","properties":{"formattedCitation":"(Lundberg &amp; Lee, 2017)","plainCitation":"(Lundberg &amp; Lee, 2017)","noteIndex":0},"citationItems":[{"id":1971,"uris":["http://zotero.org/users/14274501/items/6ESH4HYK"],"itemData":{"id":1971,"type":"article-journal","container-title":"Advances in neural information processing systems","journalAbbreviation":"Adv. neural inf. process. syst.","language":"en","title":"A unified approach to interpreting model predictions","volume":"30","author":[{"family":"Lundberg","given":"Scott M"},{"family":"Lee","given":"Su-In"}],"issued":{"date-parts":[["2017"]]}}}],"schema":"https://github.com/citation-style-language/schema/raw/master/csl-citation.json"} </w:delInstrText>
        </w:r>
        <w:r w:rsidR="002B3105" w:rsidRPr="00C4007A" w:rsidDel="00961E78">
          <w:rPr>
            <w:rFonts w:ascii="Calibri" w:hAnsi="Calibri" w:cs="Calibri"/>
            <w:sz w:val="24"/>
          </w:rPr>
          <w:fldChar w:fldCharType="separate"/>
        </w:r>
        <w:r w:rsidR="002B3105" w:rsidRPr="00C4007A" w:rsidDel="00961E78">
          <w:rPr>
            <w:rFonts w:ascii="Calibri" w:hAnsi="Calibri" w:cs="Calibri"/>
            <w:sz w:val="24"/>
          </w:rPr>
          <w:delText>(Lundberg &amp; Lee, 2017)</w:delText>
        </w:r>
        <w:r w:rsidR="002B3105" w:rsidRPr="00C4007A" w:rsidDel="00961E78">
          <w:rPr>
            <w:rFonts w:ascii="Calibri" w:hAnsi="Calibri" w:cs="Calibri"/>
            <w:sz w:val="24"/>
          </w:rPr>
          <w:fldChar w:fldCharType="end"/>
        </w:r>
        <w:r w:rsidRPr="00C4007A" w:rsidDel="00961E78">
          <w:rPr>
            <w:rFonts w:ascii="Calibri" w:hAnsi="Calibri" w:cs="Calibri"/>
            <w:sz w:val="24"/>
          </w:rPr>
          <w:delText>. Based on cooperative game theory, SHAP decomposes the model's prediction into the additive contributions of each feature. The explanation model is defined as:</w:delText>
        </w:r>
      </w:del>
    </w:p>
    <w:tbl>
      <w:tblPr>
        <w:tblStyle w:val="a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76"/>
        <w:gridCol w:w="2877"/>
        <w:gridCol w:w="2877"/>
      </w:tblGrid>
      <w:tr w:rsidR="00561138" w:rsidRPr="00C4007A" w:rsidDel="00961E78" w14:paraId="34DD252C" w14:textId="71E7B128" w:rsidTr="00787288">
        <w:trPr>
          <w:del w:id="205" w:author="Supeng Zhang" w:date="2025-12-11T23:44:00Z"/>
        </w:trPr>
        <w:tc>
          <w:tcPr>
            <w:tcW w:w="2876" w:type="dxa"/>
            <w:vAlign w:val="center"/>
          </w:tcPr>
          <w:p w14:paraId="4F334848" w14:textId="093A9D24" w:rsidR="00561138" w:rsidRPr="00C4007A" w:rsidDel="00961E78" w:rsidRDefault="00561138" w:rsidP="00C4007A">
            <w:pPr>
              <w:spacing w:line="360" w:lineRule="auto"/>
              <w:jc w:val="center"/>
              <w:rPr>
                <w:del w:id="206" w:author="Supeng Zhang" w:date="2025-12-11T23:44:00Z"/>
                <w:rFonts w:ascii="Calibri" w:hAnsi="Calibri" w:cs="Calibri"/>
                <w:sz w:val="24"/>
              </w:rPr>
            </w:pPr>
          </w:p>
        </w:tc>
        <w:tc>
          <w:tcPr>
            <w:tcW w:w="2877" w:type="dxa"/>
            <w:vAlign w:val="center"/>
          </w:tcPr>
          <w:p w14:paraId="7D68BFB4" w14:textId="09256D98" w:rsidR="00561138" w:rsidRPr="00C4007A" w:rsidDel="00961E78" w:rsidRDefault="00561138" w:rsidP="00C4007A">
            <w:pPr>
              <w:spacing w:line="360" w:lineRule="auto"/>
              <w:jc w:val="center"/>
              <w:rPr>
                <w:del w:id="207" w:author="Supeng Zhang" w:date="2025-12-11T23:44:00Z"/>
                <w:rFonts w:ascii="Calibri" w:hAnsi="Calibri" w:cs="Calibri"/>
                <w:sz w:val="24"/>
              </w:rPr>
            </w:pPr>
            <w:del w:id="208" w:author="Supeng Zhang" w:date="2025-12-11T23:44:00Z">
              <w:r w:rsidRPr="00C4007A" w:rsidDel="00961E78">
                <w:rPr>
                  <w:rFonts w:ascii="Calibri" w:hAnsi="Calibri" w:cs="Calibri"/>
                  <w:position w:val="-30"/>
                  <w:sz w:val="24"/>
                </w:rPr>
                <w:object w:dxaOrig="1680" w:dyaOrig="700" w14:anchorId="6AC9825A">
                  <v:shape id="_x0000_i1048" type="#_x0000_t75" style="width:84pt;height:35.5pt" o:ole="">
                    <v:imagedata r:id="rId56" o:title=""/>
                  </v:shape>
                  <o:OLEObject Type="Embed" ProgID="Equation.DSMT4" ShapeID="_x0000_i1048" DrawAspect="Content" ObjectID="_1827050058" r:id="rId57"/>
                </w:object>
              </w:r>
            </w:del>
          </w:p>
        </w:tc>
        <w:tc>
          <w:tcPr>
            <w:tcW w:w="2877" w:type="dxa"/>
            <w:vAlign w:val="center"/>
          </w:tcPr>
          <w:p w14:paraId="368F5C85" w14:textId="5C6A37B3" w:rsidR="00561138" w:rsidRPr="00C4007A" w:rsidDel="00961E78" w:rsidRDefault="00561138" w:rsidP="00C4007A">
            <w:pPr>
              <w:spacing w:line="360" w:lineRule="auto"/>
              <w:jc w:val="right"/>
              <w:rPr>
                <w:del w:id="209" w:author="Supeng Zhang" w:date="2025-12-11T23:44:00Z"/>
                <w:rFonts w:ascii="Calibri" w:hAnsi="Calibri" w:cs="Calibri"/>
                <w:sz w:val="24"/>
              </w:rPr>
            </w:pPr>
            <w:del w:id="210" w:author="Supeng Zhang" w:date="2025-12-11T23:44:00Z">
              <w:r w:rsidRPr="00C4007A" w:rsidDel="00961E78">
                <w:rPr>
                  <w:rFonts w:ascii="Calibri" w:hAnsi="Calibri" w:cs="Calibri"/>
                  <w:sz w:val="24"/>
                </w:rPr>
                <w:delText>Equation (4)</w:delText>
              </w:r>
            </w:del>
          </w:p>
        </w:tc>
      </w:tr>
    </w:tbl>
    <w:p w14:paraId="69F1B303" w14:textId="31DEFBFA" w:rsidR="00F62124" w:rsidRPr="00C4007A" w:rsidDel="00961E78" w:rsidRDefault="00EB212D" w:rsidP="00C4007A">
      <w:pPr>
        <w:spacing w:line="360" w:lineRule="auto"/>
        <w:rPr>
          <w:del w:id="211" w:author="Supeng Zhang" w:date="2025-12-11T23:44:00Z"/>
          <w:rFonts w:ascii="Calibri" w:hAnsi="Calibri" w:cs="Calibri"/>
        </w:rPr>
      </w:pPr>
      <w:del w:id="212" w:author="Supeng Zhang" w:date="2025-12-11T23:44:00Z">
        <w:r w:rsidRPr="00C4007A" w:rsidDel="00961E78">
          <w:rPr>
            <w:rFonts w:ascii="Calibri" w:hAnsi="Calibri" w:cs="Calibri"/>
            <w:sz w:val="24"/>
          </w:rPr>
          <w:delText xml:space="preserve">Where </w:delText>
        </w:r>
        <w:r w:rsidRPr="00C4007A" w:rsidDel="00961E78">
          <w:rPr>
            <w:rFonts w:ascii="Calibri" w:hAnsi="Calibri" w:cs="Calibri"/>
            <w:position w:val="-10"/>
            <w:sz w:val="24"/>
          </w:rPr>
          <w:object w:dxaOrig="540" w:dyaOrig="320" w14:anchorId="40F0CA1B">
            <v:shape id="_x0000_i1049" type="#_x0000_t75" style="width:27pt;height:16pt" o:ole="">
              <v:imagedata r:id="rId58" o:title=""/>
            </v:shape>
            <o:OLEObject Type="Embed" ProgID="Equation.DSMT4" ShapeID="_x0000_i1049" DrawAspect="Content" ObjectID="_1827050059" r:id="rId59"/>
          </w:object>
        </w:r>
        <w:r w:rsidR="00476AAD" w:rsidRPr="00C4007A" w:rsidDel="00961E78">
          <w:rPr>
            <w:rFonts w:ascii="Calibri" w:hAnsi="Calibri" w:cs="Calibri"/>
            <w:sz w:val="24"/>
          </w:rPr>
          <w:delText xml:space="preserve"> is the model's predicted output for a specific instance, </w:delText>
        </w:r>
        <w:r w:rsidR="00476AAD" w:rsidRPr="00C4007A" w:rsidDel="00961E78">
          <w:rPr>
            <w:rFonts w:ascii="Calibri" w:hAnsi="Calibri" w:cs="Calibri"/>
            <w:position w:val="-12"/>
            <w:sz w:val="24"/>
          </w:rPr>
          <w:object w:dxaOrig="260" w:dyaOrig="360" w14:anchorId="187E6CBA">
            <v:shape id="_x0000_i1050" type="#_x0000_t75" style="width:12.5pt;height:18.5pt" o:ole="">
              <v:imagedata r:id="rId60" o:title=""/>
            </v:shape>
            <o:OLEObject Type="Embed" ProgID="Equation.DSMT4" ShapeID="_x0000_i1050" DrawAspect="Content" ObjectID="_1827050060" r:id="rId61"/>
          </w:object>
        </w:r>
        <w:r w:rsidR="00476AAD" w:rsidRPr="00C4007A" w:rsidDel="00961E78">
          <w:rPr>
            <w:rFonts w:ascii="Calibri" w:hAnsi="Calibri" w:cs="Calibri"/>
            <w:sz w:val="24"/>
          </w:rPr>
          <w:delText xml:space="preserve"> is the base value (the average model output over the training dataset), </w:delText>
        </w:r>
        <w:r w:rsidR="00476AAD" w:rsidRPr="00C4007A" w:rsidDel="00961E78">
          <w:rPr>
            <w:rFonts w:ascii="Calibri" w:hAnsi="Calibri" w:cs="Calibri"/>
            <w:position w:val="-4"/>
            <w:sz w:val="24"/>
          </w:rPr>
          <w:object w:dxaOrig="320" w:dyaOrig="260" w14:anchorId="6D2A91EA">
            <v:shape id="_x0000_i1051" type="#_x0000_t75" style="width:16pt;height:12.5pt" o:ole="">
              <v:imagedata r:id="rId62" o:title=""/>
            </v:shape>
            <o:OLEObject Type="Embed" ProgID="Equation.DSMT4" ShapeID="_x0000_i1051" DrawAspect="Content" ObjectID="_1827050061" r:id="rId63"/>
          </w:object>
        </w:r>
        <w:r w:rsidR="000756DC" w:rsidRPr="00C4007A" w:rsidDel="00961E78">
          <w:rPr>
            <w:rFonts w:ascii="Calibri" w:hAnsi="Calibri" w:cs="Calibri"/>
            <w:sz w:val="24"/>
          </w:rPr>
          <w:delText xml:space="preserve"> is the number of input features, and </w:delText>
        </w:r>
        <w:r w:rsidR="000756DC" w:rsidRPr="00C4007A" w:rsidDel="00961E78">
          <w:rPr>
            <w:rFonts w:ascii="Calibri" w:hAnsi="Calibri" w:cs="Calibri"/>
            <w:position w:val="-14"/>
            <w:sz w:val="24"/>
          </w:rPr>
          <w:object w:dxaOrig="260" w:dyaOrig="380" w14:anchorId="1472A810">
            <v:shape id="_x0000_i1052" type="#_x0000_t75" style="width:12.5pt;height:19.5pt" o:ole="">
              <v:imagedata r:id="rId64" o:title=""/>
            </v:shape>
            <o:OLEObject Type="Embed" ProgID="Equation.DSMT4" ShapeID="_x0000_i1052" DrawAspect="Content" ObjectID="_1827050062" r:id="rId65"/>
          </w:object>
        </w:r>
        <w:r w:rsidR="00E61CE9" w:rsidRPr="00C4007A" w:rsidDel="00961E78">
          <w:rPr>
            <w:rFonts w:ascii="Calibri" w:hAnsi="Calibri" w:cs="Calibri"/>
            <w:sz w:val="24"/>
          </w:rPr>
          <w:delText xml:space="preserve"> is the SHAP value for the </w:delText>
        </w:r>
        <w:r w:rsidR="00503C0D" w:rsidRPr="00C4007A" w:rsidDel="00961E78">
          <w:rPr>
            <w:rFonts w:ascii="Calibri" w:hAnsi="Calibri" w:cs="Calibri"/>
            <w:position w:val="-10"/>
            <w:sz w:val="24"/>
          </w:rPr>
          <w:object w:dxaOrig="200" w:dyaOrig="300" w14:anchorId="6A6BC9E1">
            <v:shape id="_x0000_i1053" type="#_x0000_t75" style="width:10.5pt;height:15.5pt" o:ole="">
              <v:imagedata r:id="rId66" o:title=""/>
            </v:shape>
            <o:OLEObject Type="Embed" ProgID="Equation.DSMT4" ShapeID="_x0000_i1053" DrawAspect="Content" ObjectID="_1827050063" r:id="rId67"/>
          </w:object>
        </w:r>
        <w:r w:rsidR="00503C0D" w:rsidDel="00961E78">
          <w:rPr>
            <w:rFonts w:ascii="Calibri" w:hAnsi="Calibri" w:cs="Calibri"/>
            <w:sz w:val="24"/>
          </w:rPr>
          <w:delText>-th</w:delText>
        </w:r>
        <w:r w:rsidR="00C032D8" w:rsidRPr="00C4007A" w:rsidDel="00961E78">
          <w:rPr>
            <w:rFonts w:ascii="Calibri" w:hAnsi="Calibri" w:cs="Calibri"/>
            <w:sz w:val="24"/>
          </w:rPr>
          <w:delText xml:space="preserve"> feature. A positive </w:delText>
        </w:r>
        <w:r w:rsidR="00C032D8" w:rsidRPr="00C4007A" w:rsidDel="00961E78">
          <w:rPr>
            <w:rFonts w:ascii="Calibri" w:hAnsi="Calibri" w:cs="Calibri"/>
            <w:position w:val="-14"/>
          </w:rPr>
          <w:object w:dxaOrig="260" w:dyaOrig="380" w14:anchorId="570AA1E1">
            <v:shape id="_x0000_i1054" type="#_x0000_t75" style="width:12.5pt;height:19.5pt" o:ole="">
              <v:imagedata r:id="rId68" o:title=""/>
            </v:shape>
            <o:OLEObject Type="Embed" ProgID="Equation.DSMT4" ShapeID="_x0000_i1054" DrawAspect="Content" ObjectID="_1827050064" r:id="rId69"/>
          </w:object>
        </w:r>
        <w:r w:rsidR="00C032D8" w:rsidRPr="00C4007A" w:rsidDel="00961E78">
          <w:rPr>
            <w:rFonts w:ascii="Calibri" w:hAnsi="Calibri" w:cs="Calibri"/>
          </w:rPr>
          <w:delText xml:space="preserve">  indicates that feature </w:delText>
        </w:r>
        <w:r w:rsidR="00C032D8" w:rsidRPr="00C4007A" w:rsidDel="00961E78">
          <w:rPr>
            <w:rFonts w:ascii="Calibri" w:hAnsi="Calibri" w:cs="Calibri"/>
            <w:position w:val="-10"/>
          </w:rPr>
          <w:object w:dxaOrig="200" w:dyaOrig="300" w14:anchorId="679A5EB4">
            <v:shape id="_x0000_i1055" type="#_x0000_t75" style="width:10.5pt;height:15pt" o:ole="">
              <v:imagedata r:id="rId70" o:title=""/>
            </v:shape>
            <o:OLEObject Type="Embed" ProgID="Equation.DSMT4" ShapeID="_x0000_i1055" DrawAspect="Content" ObjectID="_1827050065" r:id="rId71"/>
          </w:object>
        </w:r>
        <w:r w:rsidR="00C032D8" w:rsidRPr="00C4007A" w:rsidDel="00961E78">
          <w:rPr>
            <w:rFonts w:ascii="Calibri" w:hAnsi="Calibri" w:cs="Calibri"/>
          </w:rPr>
          <w:delText xml:space="preserve"> increases the power output relative to the baseline, while a negative value indicates a decrease. Following Liao et al. (2024), we aggregated the absolute SHAP values</w:delText>
        </w:r>
        <w:r w:rsidR="0032460C" w:rsidRPr="00C4007A" w:rsidDel="00961E78">
          <w:rPr>
            <w:rFonts w:ascii="Calibri" w:hAnsi="Calibri" w:cs="Calibri"/>
          </w:rPr>
          <w:delText xml:space="preserve"> </w:delText>
        </w:r>
        <w:r w:rsidR="006C02FA" w:rsidRPr="00C4007A" w:rsidDel="00961E78">
          <w:rPr>
            <w:rFonts w:ascii="Calibri" w:hAnsi="Calibri" w:cs="Calibri"/>
            <w:position w:val="-18"/>
          </w:rPr>
          <w:object w:dxaOrig="540" w:dyaOrig="480" w14:anchorId="0C11B075">
            <v:shape id="_x0000_i1056" type="#_x0000_t75" style="width:27pt;height:24pt" o:ole="">
              <v:imagedata r:id="rId72" o:title=""/>
            </v:shape>
            <o:OLEObject Type="Embed" ProgID="Equation.DSMT4" ShapeID="_x0000_i1056" DrawAspect="Content" ObjectID="_1827050066" r:id="rId73"/>
          </w:object>
        </w:r>
        <w:r w:rsidR="00602854" w:rsidRPr="00C4007A" w:rsidDel="00961E78">
          <w:rPr>
            <w:rFonts w:ascii="Calibri" w:hAnsi="Calibri" w:cs="Calibri"/>
          </w:rPr>
          <w:delText xml:space="preserve"> </w:delText>
        </w:r>
        <w:r w:rsidR="000D12E7" w:rsidRPr="00C4007A" w:rsidDel="00961E78">
          <w:rPr>
            <w:rFonts w:ascii="Calibri" w:hAnsi="Calibri" w:cs="Calibri"/>
          </w:rPr>
          <w:delText>to rank the importance of vertical wind layers under different flow regimes, providing the physical justification for our regime-dependent input strategy.</w:delText>
        </w:r>
      </w:del>
      <w:commentRangeEnd w:id="163"/>
      <w:r w:rsidR="008633C5" w:rsidRPr="00C4007A">
        <w:rPr>
          <w:rStyle w:val="a7"/>
          <w:rFonts w:ascii="Calibri" w:hAnsi="Calibri" w:cs="Calibri"/>
          <w:sz w:val="22"/>
          <w:szCs w:val="22"/>
        </w:rPr>
        <w:commentReference w:id="163"/>
      </w:r>
    </w:p>
    <w:p w14:paraId="5E6EA858" w14:textId="027B1C79" w:rsidR="00315010" w:rsidRPr="009317DA" w:rsidRDefault="009026EC" w:rsidP="009317DA">
      <w:pPr>
        <w:pStyle w:val="2"/>
        <w:spacing w:line="360" w:lineRule="auto"/>
        <w:rPr>
          <w:rFonts w:ascii="Calibri" w:hAnsi="Calibri" w:cs="Calibri"/>
          <w:b/>
        </w:rPr>
      </w:pPr>
      <w:r w:rsidRPr="009317DA">
        <w:rPr>
          <w:rFonts w:ascii="Calibri" w:hAnsi="Calibri" w:cs="Calibri"/>
          <w:b/>
        </w:rPr>
        <w:t xml:space="preserve">Text </w:t>
      </w:r>
      <w:r w:rsidR="00315010" w:rsidRPr="009317DA">
        <w:rPr>
          <w:rFonts w:ascii="Calibri" w:hAnsi="Calibri" w:cs="Calibri"/>
          <w:b/>
        </w:rPr>
        <w:t xml:space="preserve">S3.5 Model Implementation and </w:t>
      </w:r>
      <w:proofErr w:type="spellStart"/>
      <w:r w:rsidR="00315010" w:rsidRPr="009317DA">
        <w:rPr>
          <w:rFonts w:ascii="Calibri" w:hAnsi="Calibri" w:cs="Calibri"/>
          <w:b/>
        </w:rPr>
        <w:t>Hyperparameter</w:t>
      </w:r>
      <w:proofErr w:type="spellEnd"/>
      <w:r w:rsidR="00315010" w:rsidRPr="009317DA">
        <w:rPr>
          <w:rFonts w:ascii="Calibri" w:hAnsi="Calibri" w:cs="Calibri"/>
          <w:b/>
        </w:rPr>
        <w:t xml:space="preserve"> Settings</w:t>
      </w:r>
    </w:p>
    <w:p w14:paraId="2CD2BB9E" w14:textId="03879566" w:rsidR="00CC65AA" w:rsidRPr="00CC65AA" w:rsidRDefault="00F82005" w:rsidP="00CC65AA">
      <w:pPr>
        <w:spacing w:line="360" w:lineRule="auto"/>
        <w:rPr>
          <w:rFonts w:ascii="Calibri" w:hAnsi="Calibri" w:cs="Calibri"/>
        </w:rPr>
      </w:pPr>
      <w:r w:rsidRPr="00F82005">
        <w:rPr>
          <w:rFonts w:ascii="Calibri" w:hAnsi="Calibri" w:cs="Calibri"/>
        </w:rPr>
        <w:t>Input Feature Configuration</w:t>
      </w:r>
      <w:r>
        <w:rPr>
          <w:rFonts w:ascii="Calibri" w:hAnsi="Calibri" w:cs="Calibri"/>
        </w:rPr>
        <w:t xml:space="preserve">: </w:t>
      </w:r>
      <w:r w:rsidR="00CC65AA" w:rsidRPr="00CC65AA">
        <w:rPr>
          <w:rFonts w:ascii="Calibri" w:hAnsi="Calibri" w:cs="Calibri"/>
        </w:rPr>
        <w:t>The input feature vector (</w:t>
      </w:r>
      <w:r w:rsidR="008A0E93" w:rsidRPr="006663C4">
        <w:rPr>
          <w:position w:val="-4"/>
        </w:rPr>
        <w:object w:dxaOrig="200" w:dyaOrig="200" w14:anchorId="0B4F7D53">
          <v:shape id="_x0000_i1057" type="#_x0000_t75" style="width:10.5pt;height:10.5pt" o:ole="">
            <v:imagedata r:id="rId74" o:title=""/>
          </v:shape>
          <o:OLEObject Type="Embed" ProgID="Equation.DSMT4" ShapeID="_x0000_i1057" DrawAspect="Content" ObjectID="_1827050067" r:id="rId75"/>
        </w:object>
      </w:r>
      <w:r w:rsidR="00CC65AA" w:rsidRPr="00CC65AA">
        <w:rPr>
          <w:rFonts w:ascii="Calibri" w:hAnsi="Calibri" w:cs="Calibri"/>
        </w:rPr>
        <w:t>) was dynamically tailored to the specific experimental phase.</w:t>
      </w:r>
    </w:p>
    <w:p w14:paraId="302E7316" w14:textId="752DC830" w:rsidR="00CC65AA" w:rsidRPr="00CC65AA" w:rsidRDefault="00CC65AA" w:rsidP="00CC65AA">
      <w:pPr>
        <w:spacing w:line="360" w:lineRule="auto"/>
        <w:rPr>
          <w:rFonts w:ascii="Calibri" w:hAnsi="Calibri" w:cs="Calibri"/>
        </w:rPr>
      </w:pPr>
      <w:r w:rsidRPr="00CC65AA">
        <w:rPr>
          <w:rFonts w:ascii="Calibri" w:hAnsi="Calibri" w:cs="Calibri"/>
        </w:rPr>
        <w:t xml:space="preserve">Diagnostic Phase (Observation-based): To maximize explanatory power for SHAP analysis, the input vector included raw observational variables alongside physics-informed engineering features—specifically wind speed </w:t>
      </w:r>
      <w:proofErr w:type="spellStart"/>
      <w:r w:rsidRPr="00CC65AA">
        <w:rPr>
          <w:rFonts w:ascii="Calibri" w:hAnsi="Calibri" w:cs="Calibri"/>
        </w:rPr>
        <w:t>cubics</w:t>
      </w:r>
      <w:proofErr w:type="spellEnd"/>
      <w:r w:rsidRPr="00CC65AA">
        <w:rPr>
          <w:rFonts w:ascii="Calibri" w:hAnsi="Calibri" w:cs="Calibri"/>
        </w:rPr>
        <w:t xml:space="preserve"> (</w:t>
      </w:r>
      <w:r w:rsidR="009F17FA" w:rsidRPr="009F17FA">
        <w:rPr>
          <w:rFonts w:ascii="Calibri" w:hAnsi="Calibri" w:cs="Calibri"/>
          <w:position w:val="-6"/>
        </w:rPr>
        <w:object w:dxaOrig="260" w:dyaOrig="320" w14:anchorId="29302D2B">
          <v:shape id="_x0000_i1058" type="#_x0000_t75" style="width:12.5pt;height:16pt" o:ole="">
            <v:imagedata r:id="rId76" o:title=""/>
          </v:shape>
          <o:OLEObject Type="Embed" ProgID="Equation.DSMT4" ShapeID="_x0000_i1058" DrawAspect="Content" ObjectID="_1827050068" r:id="rId77"/>
        </w:object>
      </w:r>
      <w:r w:rsidRPr="00CC65AA">
        <w:rPr>
          <w:rFonts w:ascii="Calibri" w:hAnsi="Calibri" w:cs="Calibri"/>
        </w:rPr>
        <w:t>) to mimic the power curve, and temporal lags (1 h, 24 h) to capture system inertia.</w:t>
      </w:r>
    </w:p>
    <w:p w14:paraId="4F8E8316" w14:textId="0101E5DE" w:rsidR="00CC65AA" w:rsidRPr="00C4007A" w:rsidRDefault="00CC65AA" w:rsidP="00CC65AA">
      <w:pPr>
        <w:spacing w:line="360" w:lineRule="auto"/>
        <w:rPr>
          <w:rFonts w:ascii="Calibri" w:hAnsi="Calibri" w:cs="Calibri"/>
        </w:rPr>
      </w:pPr>
      <w:r w:rsidRPr="00CC65AA">
        <w:rPr>
          <w:rFonts w:ascii="Calibri" w:hAnsi="Calibri" w:cs="Calibri"/>
        </w:rPr>
        <w:t>Forecasting Phase (NWP-based): To ensure operational robustness and strictly prevent look-ahead bias in day-ahead scenarios, the input vector was restricted to raw meteorological variables (interpolated NWP wind speeds, direction, and temperature) without autoregressive lag terms. The model relied on its inherent non-linear mapping capability to capture power curve relationships directly from these inputs.</w:t>
      </w:r>
    </w:p>
    <w:p w14:paraId="69AA052A" w14:textId="393E1814" w:rsidR="00FB40B9" w:rsidRDefault="00480913" w:rsidP="00C4007A">
      <w:pPr>
        <w:spacing w:line="360" w:lineRule="auto"/>
        <w:rPr>
          <w:rFonts w:ascii="Calibri" w:hAnsi="Calibri" w:cs="Calibri"/>
        </w:rPr>
      </w:pPr>
      <w:r w:rsidRPr="00480913">
        <w:rPr>
          <w:rFonts w:ascii="Calibri" w:hAnsi="Calibri" w:cs="Calibri"/>
        </w:rPr>
        <w:t>Data Splitting Strategy</w:t>
      </w:r>
      <w:r>
        <w:rPr>
          <w:rFonts w:ascii="Calibri" w:hAnsi="Calibri" w:cs="Calibri"/>
        </w:rPr>
        <w:t xml:space="preserve">: </w:t>
      </w:r>
      <w:r w:rsidR="00D23AB6" w:rsidRPr="00D23AB6">
        <w:rPr>
          <w:rFonts w:ascii="Calibri" w:hAnsi="Calibri" w:cs="Calibri"/>
        </w:rPr>
        <w:t>To prevent temporal data leakage, the dataset was split chronologically, with the first 80% used for model training and validation, and the subsequent 20% reserved strictly for independent testing.</w:t>
      </w:r>
    </w:p>
    <w:p w14:paraId="790A6A62" w14:textId="735ED9D4" w:rsidR="00CC65AA" w:rsidRPr="00C4007A" w:rsidRDefault="00CC65AA" w:rsidP="00CC65AA">
      <w:pPr>
        <w:spacing w:line="360" w:lineRule="auto"/>
        <w:rPr>
          <w:rFonts w:ascii="Calibri" w:hAnsi="Calibri" w:cs="Calibri"/>
        </w:rPr>
      </w:pPr>
      <w:proofErr w:type="spellStart"/>
      <w:r>
        <w:rPr>
          <w:rFonts w:ascii="Calibri" w:hAnsi="Calibri" w:cs="Calibri"/>
        </w:rPr>
        <w:t>Hyperparameter</w:t>
      </w:r>
      <w:proofErr w:type="spellEnd"/>
      <w:r>
        <w:rPr>
          <w:rFonts w:ascii="Calibri" w:hAnsi="Calibri" w:cs="Calibri"/>
        </w:rPr>
        <w:t xml:space="preserve"> Optimization: </w:t>
      </w:r>
      <w:r w:rsidRPr="00CC65AA">
        <w:rPr>
          <w:rFonts w:ascii="Calibri" w:hAnsi="Calibri" w:cs="Calibri"/>
        </w:rPr>
        <w:t xml:space="preserve">To ensure robust generalization and prevent overfitting, the </w:t>
      </w:r>
      <w:proofErr w:type="spellStart"/>
      <w:r w:rsidRPr="00CC65AA">
        <w:rPr>
          <w:rFonts w:ascii="Calibri" w:hAnsi="Calibri" w:cs="Calibri"/>
        </w:rPr>
        <w:t>LightGBM</w:t>
      </w:r>
      <w:proofErr w:type="spellEnd"/>
      <w:r w:rsidRPr="00CC65AA">
        <w:rPr>
          <w:rFonts w:ascii="Calibri" w:hAnsi="Calibri" w:cs="Calibri"/>
        </w:rPr>
        <w:t xml:space="preserve"> models (both for wind correction and power prediction) were trained using a Gradient Boosting Decision Tree (GBDT) backbone with an Early Stopping strategy. Instead of performing an exhaustive grid search for every fold, we employed a standardized set of </w:t>
      </w:r>
      <w:proofErr w:type="spellStart"/>
      <w:r w:rsidRPr="00CC65AA">
        <w:rPr>
          <w:rFonts w:ascii="Calibri" w:hAnsi="Calibri" w:cs="Calibri"/>
        </w:rPr>
        <w:lastRenderedPageBreak/>
        <w:t>hyperparameters</w:t>
      </w:r>
      <w:proofErr w:type="spellEnd"/>
      <w:r w:rsidRPr="00CC65AA">
        <w:rPr>
          <w:rFonts w:ascii="Calibri" w:hAnsi="Calibri" w:cs="Calibri"/>
        </w:rPr>
        <w:t xml:space="preserve"> that balance model complexity and training efficiency. Crucially, the number of boosting iterations (trees) was dynamically determined by monitoring the RMSE on the validation set. The training process automatically stopped if the validation error did not decrease for 10 consecutive rounds (</w:t>
      </w:r>
      <w:proofErr w:type="spellStart"/>
      <w:r w:rsidRPr="00CC65AA">
        <w:rPr>
          <w:rFonts w:ascii="Calibri" w:hAnsi="Calibri" w:cs="Calibri"/>
        </w:rPr>
        <w:t>stopping_rounds</w:t>
      </w:r>
      <w:proofErr w:type="spellEnd"/>
      <w:r w:rsidRPr="00CC65AA">
        <w:rPr>
          <w:rFonts w:ascii="Calibri" w:hAnsi="Calibri" w:cs="Calibri"/>
        </w:rPr>
        <w:t xml:space="preserve">=10). This regularization technique ensures that the model captures the underlying physical patterns without memorizing noise. The specific </w:t>
      </w:r>
      <w:proofErr w:type="spellStart"/>
      <w:r w:rsidRPr="00CC65AA">
        <w:rPr>
          <w:rFonts w:ascii="Calibri" w:hAnsi="Calibri" w:cs="Calibri"/>
        </w:rPr>
        <w:t>hyperparameter</w:t>
      </w:r>
      <w:proofErr w:type="spellEnd"/>
      <w:r w:rsidRPr="00CC65AA">
        <w:rPr>
          <w:rFonts w:ascii="Calibri" w:hAnsi="Calibri" w:cs="Calibri"/>
        </w:rPr>
        <w:t xml:space="preserve"> configuration used in this study is detailed in Table S3.</w:t>
      </w:r>
    </w:p>
    <w:p w14:paraId="1A74A061" w14:textId="113C5C7A" w:rsidR="00DE5922" w:rsidRDefault="00993045" w:rsidP="00305339">
      <w:pPr>
        <w:pStyle w:val="1"/>
        <w:spacing w:line="360" w:lineRule="auto"/>
        <w:rPr>
          <w:rFonts w:ascii="Calibri" w:hAnsi="Calibri" w:cs="Calibri"/>
        </w:rPr>
      </w:pPr>
      <w:r w:rsidRPr="00993045">
        <w:rPr>
          <w:rFonts w:ascii="Calibri" w:hAnsi="Calibri" w:cs="Calibri"/>
        </w:rPr>
        <w:t>Text S4. Evaluation Metrics and Statistical Significance</w:t>
      </w:r>
    </w:p>
    <w:p w14:paraId="21B48BB0" w14:textId="3C236FDA" w:rsidR="00CF385C" w:rsidRPr="00305339" w:rsidRDefault="00305339" w:rsidP="00305339">
      <w:pPr>
        <w:pStyle w:val="2"/>
        <w:spacing w:line="360" w:lineRule="auto"/>
        <w:rPr>
          <w:rFonts w:ascii="Calibri" w:hAnsi="Calibri" w:cs="Calibri"/>
          <w:b/>
        </w:rPr>
      </w:pPr>
      <w:r w:rsidRPr="009317DA">
        <w:rPr>
          <w:rFonts w:ascii="Calibri" w:hAnsi="Calibri" w:cs="Calibri"/>
          <w:b/>
        </w:rPr>
        <w:t xml:space="preserve">Text </w:t>
      </w:r>
      <w:r w:rsidR="00CF385C" w:rsidRPr="00305339">
        <w:rPr>
          <w:rFonts w:ascii="Calibri" w:hAnsi="Calibri" w:cs="Calibri"/>
          <w:b/>
        </w:rPr>
        <w:t>S4.1 Performance Metrics</w:t>
      </w:r>
    </w:p>
    <w:p w14:paraId="265FA06D" w14:textId="59C47A0F" w:rsidR="00CF385C" w:rsidRPr="00CF385C" w:rsidRDefault="00CF385C" w:rsidP="00A903A0">
      <w:pPr>
        <w:spacing w:line="360" w:lineRule="auto"/>
        <w:rPr>
          <w:rFonts w:ascii="Calibri" w:hAnsi="Calibri" w:cs="Calibri"/>
        </w:rPr>
      </w:pPr>
      <w:r w:rsidRPr="00CF385C">
        <w:rPr>
          <w:rFonts w:ascii="Calibri" w:hAnsi="Calibri" w:cs="Calibri"/>
        </w:rPr>
        <w:t xml:space="preserve">To quantitatively evaluate the forecasting accuracy, we employed two standard metrics: Root Mean Square Error (RMSE) and </w:t>
      </w:r>
      <w:r w:rsidR="00A903A0" w:rsidRPr="00A903A0">
        <w:rPr>
          <w:rFonts w:ascii="Calibri" w:hAnsi="Calibri" w:cs="Calibri"/>
        </w:rPr>
        <w:t>the Spearman</w:t>
      </w:r>
      <w:r w:rsidR="00A903A0">
        <w:rPr>
          <w:rFonts w:ascii="Calibri" w:hAnsi="Calibri" w:cs="Calibri"/>
        </w:rPr>
        <w:t xml:space="preserve"> Rank Correlation Coefficient (</w:t>
      </w:r>
      <w:r w:rsidR="00A903A0" w:rsidRPr="00A903A0">
        <w:rPr>
          <w:rFonts w:ascii="Calibri" w:hAnsi="Calibri" w:cs="Calibri"/>
          <w:position w:val="-10"/>
        </w:rPr>
        <w:object w:dxaOrig="240" w:dyaOrig="260" w14:anchorId="53ECEE5F">
          <v:shape id="_x0000_i1059" type="#_x0000_t75" style="width:12pt;height:13pt" o:ole="">
            <v:imagedata r:id="rId78" o:title=""/>
          </v:shape>
          <o:OLEObject Type="Embed" ProgID="Equation.DSMT4" ShapeID="_x0000_i1059" DrawAspect="Content" ObjectID="_1827050069" r:id="rId79"/>
        </w:object>
      </w:r>
      <w:r w:rsidRPr="00CF385C">
        <w:rPr>
          <w:rFonts w:ascii="Calibri" w:hAnsi="Calibri" w:cs="Calibri"/>
        </w:rPr>
        <w:t>).</w:t>
      </w:r>
    </w:p>
    <w:p w14:paraId="53B45F07" w14:textId="79A450F8" w:rsidR="00993045" w:rsidRDefault="00CF385C" w:rsidP="00CF385C">
      <w:pPr>
        <w:spacing w:line="360" w:lineRule="auto"/>
        <w:rPr>
          <w:rFonts w:ascii="Calibri" w:hAnsi="Calibri" w:cs="Calibri"/>
        </w:rPr>
      </w:pPr>
      <w:r w:rsidRPr="00CF385C">
        <w:rPr>
          <w:rFonts w:ascii="Calibri" w:hAnsi="Calibri" w:cs="Calibri"/>
        </w:rPr>
        <w:t>The RMSE measures the average magnitude of the forecast errors:</w:t>
      </w:r>
    </w:p>
    <w:tbl>
      <w:tblPr>
        <w:tblStyle w:val="a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76"/>
        <w:gridCol w:w="2877"/>
        <w:gridCol w:w="2877"/>
      </w:tblGrid>
      <w:tr w:rsidR="00464A21" w:rsidRPr="00C4007A" w14:paraId="78A23DA7" w14:textId="77777777" w:rsidTr="00FA17DE">
        <w:tc>
          <w:tcPr>
            <w:tcW w:w="2876" w:type="dxa"/>
            <w:vAlign w:val="center"/>
          </w:tcPr>
          <w:p w14:paraId="1283B283" w14:textId="77777777" w:rsidR="00464A21" w:rsidRPr="00C4007A" w:rsidRDefault="00464A21" w:rsidP="00FA17DE">
            <w:pPr>
              <w:spacing w:line="360" w:lineRule="auto"/>
              <w:jc w:val="center"/>
              <w:rPr>
                <w:rFonts w:ascii="Calibri" w:hAnsi="Calibri" w:cs="Calibri"/>
                <w:sz w:val="24"/>
              </w:rPr>
            </w:pPr>
          </w:p>
        </w:tc>
        <w:tc>
          <w:tcPr>
            <w:tcW w:w="2877" w:type="dxa"/>
            <w:vAlign w:val="center"/>
          </w:tcPr>
          <w:p w14:paraId="6163F9F8" w14:textId="229AA0AF" w:rsidR="00464A21" w:rsidRPr="00C4007A" w:rsidRDefault="00464A21" w:rsidP="00FA17DE">
            <w:pPr>
              <w:spacing w:line="360" w:lineRule="auto"/>
              <w:jc w:val="center"/>
              <w:rPr>
                <w:rFonts w:ascii="Calibri" w:hAnsi="Calibri" w:cs="Calibri"/>
                <w:sz w:val="24"/>
              </w:rPr>
            </w:pPr>
            <w:r w:rsidRPr="00A76F48">
              <w:rPr>
                <w:rFonts w:ascii="Calibri" w:hAnsi="Calibri" w:cs="Calibri"/>
                <w:position w:val="-30"/>
              </w:rPr>
              <w:object w:dxaOrig="2600" w:dyaOrig="760" w14:anchorId="0BD26C8A">
                <v:shape id="_x0000_i1060" type="#_x0000_t75" style="width:130.5pt;height:38pt" o:ole="">
                  <v:imagedata r:id="rId80" o:title=""/>
                </v:shape>
                <o:OLEObject Type="Embed" ProgID="Equation.DSMT4" ShapeID="_x0000_i1060" DrawAspect="Content" ObjectID="_1827050070" r:id="rId81"/>
              </w:object>
            </w:r>
          </w:p>
        </w:tc>
        <w:tc>
          <w:tcPr>
            <w:tcW w:w="2877" w:type="dxa"/>
            <w:vAlign w:val="center"/>
          </w:tcPr>
          <w:p w14:paraId="537989A4" w14:textId="77777777" w:rsidR="00464A21" w:rsidRPr="00C4007A" w:rsidRDefault="00464A21" w:rsidP="00FA17DE">
            <w:pPr>
              <w:spacing w:line="360" w:lineRule="auto"/>
              <w:jc w:val="right"/>
              <w:rPr>
                <w:rFonts w:ascii="Calibri" w:hAnsi="Calibri" w:cs="Calibri"/>
                <w:sz w:val="24"/>
              </w:rPr>
            </w:pPr>
            <w:r>
              <w:rPr>
                <w:rFonts w:ascii="Calibri" w:hAnsi="Calibri" w:cs="Calibri"/>
                <w:sz w:val="24"/>
              </w:rPr>
              <w:t>Equation (X</w:t>
            </w:r>
            <w:r w:rsidRPr="00C4007A">
              <w:rPr>
                <w:rFonts w:ascii="Calibri" w:hAnsi="Calibri" w:cs="Calibri"/>
                <w:sz w:val="24"/>
              </w:rPr>
              <w:t>)</w:t>
            </w:r>
          </w:p>
        </w:tc>
      </w:tr>
    </w:tbl>
    <w:p w14:paraId="30E60383" w14:textId="6C39215E" w:rsidR="00FD0F15" w:rsidRDefault="00FD0F15" w:rsidP="00FD0F15">
      <w:pPr>
        <w:spacing w:line="360" w:lineRule="auto"/>
        <w:rPr>
          <w:rFonts w:ascii="Calibri" w:hAnsi="Calibri" w:cs="Calibri"/>
        </w:rPr>
      </w:pPr>
      <w:r w:rsidRPr="00FD0F15">
        <w:rPr>
          <w:rFonts w:ascii="Calibri" w:hAnsi="Calibri" w:cs="Calibri"/>
        </w:rPr>
        <w:t>Given the inherent non-linear nature of wind power generation characteristics, we selected the</w:t>
      </w:r>
      <w:r>
        <w:rPr>
          <w:rFonts w:ascii="Calibri" w:hAnsi="Calibri" w:cs="Calibri"/>
        </w:rPr>
        <w:t xml:space="preserve"> </w:t>
      </w:r>
      <w:r w:rsidRPr="00A903A0">
        <w:rPr>
          <w:rFonts w:ascii="Calibri" w:hAnsi="Calibri" w:cs="Calibri"/>
        </w:rPr>
        <w:t>Spearman</w:t>
      </w:r>
      <w:r>
        <w:rPr>
          <w:rFonts w:ascii="Calibri" w:hAnsi="Calibri" w:cs="Calibri"/>
        </w:rPr>
        <w:t xml:space="preserve"> Rank Correlation Coefficient (</w:t>
      </w:r>
      <w:r w:rsidRPr="00A903A0">
        <w:rPr>
          <w:rFonts w:ascii="Calibri" w:hAnsi="Calibri" w:cs="Calibri"/>
          <w:position w:val="-10"/>
        </w:rPr>
        <w:object w:dxaOrig="240" w:dyaOrig="260" w14:anchorId="4E475B10">
          <v:shape id="_x0000_i1061" type="#_x0000_t75" style="width:12pt;height:13pt" o:ole="">
            <v:imagedata r:id="rId78" o:title=""/>
          </v:shape>
          <o:OLEObject Type="Embed" ProgID="Equation.DSMT4" ShapeID="_x0000_i1061" DrawAspect="Content" ObjectID="_1827050071" r:id="rId82"/>
        </w:object>
      </w:r>
      <w:r w:rsidRPr="00CF385C">
        <w:rPr>
          <w:rFonts w:ascii="Calibri" w:hAnsi="Calibri" w:cs="Calibri"/>
        </w:rPr>
        <w:t>)</w:t>
      </w:r>
      <w:r>
        <w:rPr>
          <w:rFonts w:ascii="Calibri" w:hAnsi="Calibri" w:cs="Calibri"/>
        </w:rPr>
        <w:t xml:space="preserve"> </w:t>
      </w:r>
      <w:r w:rsidRPr="00FD0F15">
        <w:rPr>
          <w:rFonts w:ascii="Calibri" w:hAnsi="Calibri" w:cs="Calibri"/>
        </w:rPr>
        <w:t>rather than the standard Pearson correlation. Spearman correlation assesses the monotonic relationship between predicted and observed sequences based on their ranks, offering greater robustness against outliers and non-linear dependencies:</w:t>
      </w:r>
    </w:p>
    <w:tbl>
      <w:tblPr>
        <w:tblStyle w:val="a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76"/>
        <w:gridCol w:w="2877"/>
        <w:gridCol w:w="2877"/>
      </w:tblGrid>
      <w:tr w:rsidR="00FD0F15" w:rsidRPr="00C4007A" w14:paraId="711A0EFC" w14:textId="77777777" w:rsidTr="00FA17DE">
        <w:tc>
          <w:tcPr>
            <w:tcW w:w="2876" w:type="dxa"/>
            <w:vAlign w:val="center"/>
          </w:tcPr>
          <w:p w14:paraId="1C669070" w14:textId="77777777" w:rsidR="00FD0F15" w:rsidRPr="00C4007A" w:rsidRDefault="00FD0F15" w:rsidP="00FA17DE">
            <w:pPr>
              <w:spacing w:line="360" w:lineRule="auto"/>
              <w:jc w:val="center"/>
              <w:rPr>
                <w:rFonts w:ascii="Calibri" w:hAnsi="Calibri" w:cs="Calibri"/>
                <w:sz w:val="24"/>
              </w:rPr>
            </w:pPr>
          </w:p>
        </w:tc>
        <w:tc>
          <w:tcPr>
            <w:tcW w:w="2877" w:type="dxa"/>
            <w:vAlign w:val="center"/>
          </w:tcPr>
          <w:p w14:paraId="25BFDFF2" w14:textId="59DCF64A" w:rsidR="00FD0F15" w:rsidRPr="00C4007A" w:rsidRDefault="00FD0F15" w:rsidP="00FA17DE">
            <w:pPr>
              <w:spacing w:line="360" w:lineRule="auto"/>
              <w:jc w:val="center"/>
              <w:rPr>
                <w:rFonts w:ascii="Calibri" w:hAnsi="Calibri" w:cs="Calibri"/>
                <w:sz w:val="24"/>
              </w:rPr>
            </w:pPr>
            <w:r w:rsidRPr="00FD0F15">
              <w:rPr>
                <w:rFonts w:ascii="Calibri" w:hAnsi="Calibri" w:cs="Calibri"/>
                <w:position w:val="-28"/>
              </w:rPr>
              <w:object w:dxaOrig="1760" w:dyaOrig="999" w14:anchorId="3D3103AB">
                <v:shape id="_x0000_i1062" type="#_x0000_t75" style="width:88pt;height:50pt" o:ole="">
                  <v:imagedata r:id="rId83" o:title=""/>
                </v:shape>
                <o:OLEObject Type="Embed" ProgID="Equation.DSMT4" ShapeID="_x0000_i1062" DrawAspect="Content" ObjectID="_1827050072" r:id="rId84"/>
              </w:object>
            </w:r>
          </w:p>
        </w:tc>
        <w:tc>
          <w:tcPr>
            <w:tcW w:w="2877" w:type="dxa"/>
            <w:vAlign w:val="center"/>
          </w:tcPr>
          <w:p w14:paraId="4CFF16CA" w14:textId="77777777" w:rsidR="00FD0F15" w:rsidRPr="00C4007A" w:rsidRDefault="00FD0F15" w:rsidP="00FA17DE">
            <w:pPr>
              <w:spacing w:line="360" w:lineRule="auto"/>
              <w:jc w:val="right"/>
              <w:rPr>
                <w:rFonts w:ascii="Calibri" w:hAnsi="Calibri" w:cs="Calibri"/>
                <w:sz w:val="24"/>
              </w:rPr>
            </w:pPr>
            <w:r>
              <w:rPr>
                <w:rFonts w:ascii="Calibri" w:hAnsi="Calibri" w:cs="Calibri"/>
                <w:sz w:val="24"/>
              </w:rPr>
              <w:t>Equation (X</w:t>
            </w:r>
            <w:r w:rsidRPr="00C4007A">
              <w:rPr>
                <w:rFonts w:ascii="Calibri" w:hAnsi="Calibri" w:cs="Calibri"/>
                <w:sz w:val="24"/>
              </w:rPr>
              <w:t>)</w:t>
            </w:r>
          </w:p>
        </w:tc>
      </w:tr>
    </w:tbl>
    <w:p w14:paraId="66C20B1B" w14:textId="0FAF2F01" w:rsidR="00FD0F15" w:rsidRPr="00CF385C" w:rsidRDefault="00F07BE4" w:rsidP="00FD0F15">
      <w:pPr>
        <w:spacing w:line="360" w:lineRule="auto"/>
        <w:rPr>
          <w:rFonts w:ascii="Calibri" w:hAnsi="Calibri" w:cs="Calibri"/>
        </w:rPr>
      </w:pPr>
      <w:r>
        <w:rPr>
          <w:rFonts w:ascii="Calibri" w:hAnsi="Calibri" w:cs="Calibri"/>
        </w:rPr>
        <w:t xml:space="preserve">Where </w:t>
      </w:r>
      <w:r w:rsidRPr="00F07BE4">
        <w:rPr>
          <w:rFonts w:ascii="Calibri" w:hAnsi="Calibri" w:cs="Calibri"/>
          <w:position w:val="-6"/>
        </w:rPr>
        <w:object w:dxaOrig="279" w:dyaOrig="279" w14:anchorId="690BFC75">
          <v:shape id="_x0000_i1063" type="#_x0000_t75" style="width:14pt;height:14pt" o:ole="">
            <v:imagedata r:id="rId85" o:title=""/>
          </v:shape>
          <o:OLEObject Type="Embed" ProgID="Equation.DSMT4" ShapeID="_x0000_i1063" DrawAspect="Content" ObjectID="_1827050073" r:id="rId86"/>
        </w:object>
      </w:r>
      <w:r>
        <w:rPr>
          <w:rFonts w:ascii="Calibri" w:hAnsi="Calibri" w:cs="Calibri"/>
        </w:rPr>
        <w:t xml:space="preserve"> is </w:t>
      </w:r>
      <w:r w:rsidRPr="00F07BE4">
        <w:rPr>
          <w:rFonts w:ascii="Calibri" w:hAnsi="Calibri" w:cs="Calibri"/>
        </w:rPr>
        <w:t>the number of test samples, and</w:t>
      </w:r>
      <w:r>
        <w:rPr>
          <w:rFonts w:ascii="Calibri" w:hAnsi="Calibri" w:cs="Calibri"/>
        </w:rPr>
        <w:t xml:space="preserve"> </w:t>
      </w:r>
      <w:r w:rsidRPr="00F07BE4">
        <w:rPr>
          <w:rFonts w:ascii="Calibri" w:hAnsi="Calibri" w:cs="Calibri"/>
          <w:position w:val="-12"/>
        </w:rPr>
        <w:object w:dxaOrig="2340" w:dyaOrig="360" w14:anchorId="72C33C76">
          <v:shape id="_x0000_i1064" type="#_x0000_t75" style="width:117.5pt;height:18pt" o:ole="">
            <v:imagedata r:id="rId87" o:title=""/>
          </v:shape>
          <o:OLEObject Type="Embed" ProgID="Equation.DSMT4" ShapeID="_x0000_i1064" DrawAspect="Content" ObjectID="_1827050074" r:id="rId88"/>
        </w:object>
      </w:r>
      <w:r>
        <w:rPr>
          <w:rFonts w:ascii="Calibri" w:hAnsi="Calibri" w:cs="Calibri"/>
        </w:rPr>
        <w:t xml:space="preserve"> </w:t>
      </w:r>
      <w:r w:rsidRPr="00F07BE4">
        <w:rPr>
          <w:rFonts w:ascii="Calibri" w:hAnsi="Calibri" w:cs="Calibri"/>
        </w:rPr>
        <w:t>is the difference between the ranks of the observed and predicted power values at time</w:t>
      </w:r>
      <w:r>
        <w:rPr>
          <w:rFonts w:ascii="Calibri" w:hAnsi="Calibri" w:cs="Calibri"/>
        </w:rPr>
        <w:t xml:space="preserve"> </w:t>
      </w:r>
      <w:r w:rsidRPr="00F07BE4">
        <w:rPr>
          <w:rFonts w:ascii="Calibri" w:hAnsi="Calibri" w:cs="Calibri"/>
          <w:position w:val="-6"/>
        </w:rPr>
        <w:object w:dxaOrig="139" w:dyaOrig="240" w14:anchorId="5D67D371">
          <v:shape id="_x0000_i1065" type="#_x0000_t75" style="width:7.5pt;height:12pt" o:ole="">
            <v:imagedata r:id="rId89" o:title=""/>
          </v:shape>
          <o:OLEObject Type="Embed" ProgID="Equation.DSMT4" ShapeID="_x0000_i1065" DrawAspect="Content" ObjectID="_1827050075" r:id="rId90"/>
        </w:object>
      </w:r>
      <w:r>
        <w:rPr>
          <w:rFonts w:ascii="Calibri" w:hAnsi="Calibri" w:cs="Calibri"/>
        </w:rPr>
        <w:t>.</w:t>
      </w:r>
    </w:p>
    <w:p w14:paraId="462142D7" w14:textId="3686DB8F" w:rsidR="00993045" w:rsidRPr="00305339" w:rsidRDefault="00305339" w:rsidP="00305339">
      <w:pPr>
        <w:pStyle w:val="2"/>
        <w:spacing w:line="360" w:lineRule="auto"/>
        <w:rPr>
          <w:rFonts w:ascii="Calibri" w:hAnsi="Calibri" w:cs="Calibri"/>
          <w:b/>
        </w:rPr>
      </w:pPr>
      <w:r w:rsidRPr="009317DA">
        <w:rPr>
          <w:rFonts w:ascii="Calibri" w:hAnsi="Calibri" w:cs="Calibri"/>
          <w:b/>
        </w:rPr>
        <w:t xml:space="preserve">Text </w:t>
      </w:r>
      <w:r w:rsidR="00CF385C" w:rsidRPr="00305339">
        <w:rPr>
          <w:rFonts w:ascii="Calibri" w:hAnsi="Calibri" w:cs="Calibri"/>
          <w:b/>
        </w:rPr>
        <w:t>S4.2 Diebold-Mariano (DM) Test</w:t>
      </w:r>
    </w:p>
    <w:p w14:paraId="64472FB0" w14:textId="7B52A767" w:rsidR="00CF385C" w:rsidRDefault="00CF385C" w:rsidP="00C4007A">
      <w:pPr>
        <w:spacing w:line="360" w:lineRule="auto"/>
        <w:rPr>
          <w:rFonts w:ascii="Calibri" w:hAnsi="Calibri" w:cs="Calibri"/>
        </w:rPr>
      </w:pPr>
      <w:r w:rsidRPr="00CF385C">
        <w:rPr>
          <w:rFonts w:ascii="Calibri" w:hAnsi="Calibri" w:cs="Calibri"/>
        </w:rPr>
        <w:t>To verify whether the improvement of the proposed strategy over the baseline is statistically significant, we applied the Diebold-Mariano (DM) test [Ref: Diebold &amp; Mariano, 1995]. The test compares the forecast accuracy of two models based on their loss differentials.</w:t>
      </w:r>
    </w:p>
    <w:p w14:paraId="2CED17ED" w14:textId="608742DF" w:rsidR="00CF385C" w:rsidRDefault="00CF385C" w:rsidP="00C4007A">
      <w:pPr>
        <w:spacing w:line="360" w:lineRule="auto"/>
        <w:rPr>
          <w:rFonts w:ascii="Calibri" w:hAnsi="Calibri" w:cs="Calibri"/>
        </w:rPr>
      </w:pPr>
      <w:r>
        <w:rPr>
          <w:rFonts w:ascii="Calibri" w:hAnsi="Calibri" w:cs="Calibri"/>
        </w:rPr>
        <w:lastRenderedPageBreak/>
        <w:t xml:space="preserve">Let </w:t>
      </w:r>
      <w:r w:rsidR="00A76F48" w:rsidRPr="00A76F48">
        <w:rPr>
          <w:rFonts w:ascii="Calibri" w:hAnsi="Calibri" w:cs="Calibri"/>
          <w:position w:val="-14"/>
        </w:rPr>
        <w:object w:dxaOrig="300" w:dyaOrig="380" w14:anchorId="06DDC01A">
          <v:shape id="_x0000_i1066" type="#_x0000_t75" style="width:15pt;height:19.5pt" o:ole="">
            <v:imagedata r:id="rId91" o:title=""/>
          </v:shape>
          <o:OLEObject Type="Embed" ProgID="Equation.DSMT4" ShapeID="_x0000_i1066" DrawAspect="Content" ObjectID="_1827050076" r:id="rId92"/>
        </w:object>
      </w:r>
      <w:r w:rsidR="00A76F48">
        <w:rPr>
          <w:rFonts w:ascii="Calibri" w:hAnsi="Calibri" w:cs="Calibri"/>
        </w:rPr>
        <w:t xml:space="preserve"> </w:t>
      </w:r>
      <w:r>
        <w:rPr>
          <w:rFonts w:ascii="Calibri" w:hAnsi="Calibri" w:cs="Calibri"/>
        </w:rPr>
        <w:t>and</w:t>
      </w:r>
      <w:r w:rsidR="00A76F48">
        <w:rPr>
          <w:rFonts w:ascii="Calibri" w:hAnsi="Calibri" w:cs="Calibri"/>
        </w:rPr>
        <w:t xml:space="preserve"> </w:t>
      </w:r>
      <w:r w:rsidR="009C5AA1" w:rsidRPr="009C5AA1">
        <w:rPr>
          <w:rFonts w:ascii="Calibri" w:hAnsi="Calibri" w:cs="Calibri"/>
          <w:position w:val="-14"/>
        </w:rPr>
        <w:object w:dxaOrig="340" w:dyaOrig="380" w14:anchorId="42B81784">
          <v:shape id="_x0000_i1067" type="#_x0000_t75" style="width:16.5pt;height:19.5pt" o:ole="">
            <v:imagedata r:id="rId93" o:title=""/>
          </v:shape>
          <o:OLEObject Type="Embed" ProgID="Equation.DSMT4" ShapeID="_x0000_i1067" DrawAspect="Content" ObjectID="_1827050077" r:id="rId94"/>
        </w:object>
      </w:r>
      <w:r>
        <w:rPr>
          <w:rFonts w:ascii="Calibri" w:hAnsi="Calibri" w:cs="Calibri"/>
        </w:rPr>
        <w:t xml:space="preserve"> </w:t>
      </w:r>
      <w:r w:rsidRPr="00CF385C">
        <w:rPr>
          <w:rFonts w:ascii="Calibri" w:hAnsi="Calibri" w:cs="Calibri"/>
        </w:rPr>
        <w:t>be the forecast errors of the baseline model and the proposed model, respectively. The loss differential sequence</w:t>
      </w:r>
      <w:r w:rsidRPr="00CF385C">
        <w:t xml:space="preserve"> </w:t>
      </w:r>
      <w:r w:rsidR="009C5AA1" w:rsidRPr="009C5AA1">
        <w:rPr>
          <w:position w:val="-12"/>
        </w:rPr>
        <w:object w:dxaOrig="260" w:dyaOrig="360" w14:anchorId="21852BCE">
          <v:shape id="_x0000_i1068" type="#_x0000_t75" style="width:13pt;height:18pt" o:ole="">
            <v:imagedata r:id="rId95" o:title=""/>
          </v:shape>
          <o:OLEObject Type="Embed" ProgID="Equation.DSMT4" ShapeID="_x0000_i1068" DrawAspect="Content" ObjectID="_1827050078" r:id="rId96"/>
        </w:object>
      </w:r>
      <w:r w:rsidR="009C5AA1">
        <w:t xml:space="preserve"> </w:t>
      </w:r>
      <w:r w:rsidRPr="00CF385C">
        <w:rPr>
          <w:rFonts w:ascii="Calibri" w:hAnsi="Calibri" w:cs="Calibri"/>
        </w:rPr>
        <w:t>is defined using the squared error loss function:</w:t>
      </w:r>
    </w:p>
    <w:tbl>
      <w:tblPr>
        <w:tblStyle w:val="a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76"/>
        <w:gridCol w:w="2877"/>
        <w:gridCol w:w="2877"/>
      </w:tblGrid>
      <w:tr w:rsidR="00043F49" w:rsidRPr="00C4007A" w14:paraId="11BD2D30" w14:textId="77777777" w:rsidTr="00FA17DE">
        <w:tc>
          <w:tcPr>
            <w:tcW w:w="2876" w:type="dxa"/>
            <w:vAlign w:val="center"/>
          </w:tcPr>
          <w:p w14:paraId="5270ACE2" w14:textId="77777777" w:rsidR="00043F49" w:rsidRPr="00C4007A" w:rsidRDefault="00043F49" w:rsidP="00FA17DE">
            <w:pPr>
              <w:spacing w:line="360" w:lineRule="auto"/>
              <w:jc w:val="center"/>
              <w:rPr>
                <w:rFonts w:ascii="Calibri" w:hAnsi="Calibri" w:cs="Calibri"/>
                <w:sz w:val="24"/>
              </w:rPr>
            </w:pPr>
          </w:p>
        </w:tc>
        <w:tc>
          <w:tcPr>
            <w:tcW w:w="2877" w:type="dxa"/>
            <w:vAlign w:val="center"/>
          </w:tcPr>
          <w:p w14:paraId="47A5299A" w14:textId="0418CAC0" w:rsidR="00043F49" w:rsidRPr="00C4007A" w:rsidRDefault="00043F49" w:rsidP="00FA17DE">
            <w:pPr>
              <w:spacing w:line="360" w:lineRule="auto"/>
              <w:jc w:val="center"/>
              <w:rPr>
                <w:rFonts w:ascii="Calibri" w:hAnsi="Calibri" w:cs="Calibri"/>
                <w:sz w:val="24"/>
              </w:rPr>
            </w:pPr>
            <w:r w:rsidRPr="009C5AA1">
              <w:rPr>
                <w:rFonts w:ascii="Calibri" w:hAnsi="Calibri" w:cs="Calibri"/>
                <w:position w:val="-14"/>
              </w:rPr>
              <w:object w:dxaOrig="1240" w:dyaOrig="400" w14:anchorId="34B44DC8">
                <v:shape id="_x0000_i1069" type="#_x0000_t75" style="width:61.5pt;height:19.5pt" o:ole="">
                  <v:imagedata r:id="rId97" o:title=""/>
                </v:shape>
                <o:OLEObject Type="Embed" ProgID="Equation.DSMT4" ShapeID="_x0000_i1069" DrawAspect="Content" ObjectID="_1827050079" r:id="rId98"/>
              </w:object>
            </w:r>
          </w:p>
        </w:tc>
        <w:tc>
          <w:tcPr>
            <w:tcW w:w="2877" w:type="dxa"/>
            <w:vAlign w:val="center"/>
          </w:tcPr>
          <w:p w14:paraId="2639C812" w14:textId="5F4F8DA0" w:rsidR="00043F49" w:rsidRPr="00C4007A" w:rsidRDefault="000547F4" w:rsidP="00FA17DE">
            <w:pPr>
              <w:spacing w:line="360" w:lineRule="auto"/>
              <w:jc w:val="right"/>
              <w:rPr>
                <w:rFonts w:ascii="Calibri" w:hAnsi="Calibri" w:cs="Calibri"/>
                <w:sz w:val="24"/>
              </w:rPr>
            </w:pPr>
            <w:r>
              <w:rPr>
                <w:rFonts w:ascii="Calibri" w:hAnsi="Calibri" w:cs="Calibri"/>
                <w:sz w:val="24"/>
              </w:rPr>
              <w:t>Equation (X</w:t>
            </w:r>
            <w:r w:rsidR="00043F49" w:rsidRPr="00C4007A">
              <w:rPr>
                <w:rFonts w:ascii="Calibri" w:hAnsi="Calibri" w:cs="Calibri"/>
                <w:sz w:val="24"/>
              </w:rPr>
              <w:t>)</w:t>
            </w:r>
          </w:p>
        </w:tc>
      </w:tr>
    </w:tbl>
    <w:p w14:paraId="48D6DA99" w14:textId="1559C86C" w:rsidR="00CF385C" w:rsidRDefault="00CF385C" w:rsidP="00C4007A">
      <w:pPr>
        <w:spacing w:line="360" w:lineRule="auto"/>
        <w:rPr>
          <w:rFonts w:ascii="Calibri" w:hAnsi="Calibri" w:cs="Calibri"/>
        </w:rPr>
      </w:pPr>
      <w:r w:rsidRPr="00CF385C">
        <w:rPr>
          <w:rFonts w:ascii="Calibri" w:hAnsi="Calibri" w:cs="Calibri"/>
        </w:rPr>
        <w:t>The DM test statistic is calculated as:</w:t>
      </w:r>
    </w:p>
    <w:tbl>
      <w:tblPr>
        <w:tblStyle w:val="a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76"/>
        <w:gridCol w:w="2877"/>
        <w:gridCol w:w="2877"/>
      </w:tblGrid>
      <w:tr w:rsidR="00043F49" w:rsidRPr="00C4007A" w14:paraId="55538F6C" w14:textId="77777777" w:rsidTr="00FA17DE">
        <w:tc>
          <w:tcPr>
            <w:tcW w:w="2876" w:type="dxa"/>
            <w:vAlign w:val="center"/>
          </w:tcPr>
          <w:p w14:paraId="2861B4BD" w14:textId="77777777" w:rsidR="00043F49" w:rsidRPr="00C4007A" w:rsidRDefault="00043F49" w:rsidP="00FA17DE">
            <w:pPr>
              <w:spacing w:line="360" w:lineRule="auto"/>
              <w:jc w:val="center"/>
              <w:rPr>
                <w:rFonts w:ascii="Calibri" w:hAnsi="Calibri" w:cs="Calibri"/>
                <w:sz w:val="24"/>
              </w:rPr>
            </w:pPr>
          </w:p>
        </w:tc>
        <w:tc>
          <w:tcPr>
            <w:tcW w:w="2877" w:type="dxa"/>
            <w:vAlign w:val="center"/>
          </w:tcPr>
          <w:p w14:paraId="475F766D" w14:textId="18811EEE" w:rsidR="00043F49" w:rsidRPr="00C4007A" w:rsidRDefault="00043F49" w:rsidP="00FA17DE">
            <w:pPr>
              <w:spacing w:line="360" w:lineRule="auto"/>
              <w:jc w:val="center"/>
              <w:rPr>
                <w:rFonts w:ascii="Calibri" w:hAnsi="Calibri" w:cs="Calibri"/>
                <w:sz w:val="24"/>
              </w:rPr>
            </w:pPr>
            <w:r w:rsidRPr="00E34817">
              <w:rPr>
                <w:rFonts w:ascii="Calibri" w:hAnsi="Calibri" w:cs="Calibri"/>
                <w:position w:val="-38"/>
              </w:rPr>
              <w:object w:dxaOrig="1780" w:dyaOrig="800" w14:anchorId="7E36D472">
                <v:shape id="_x0000_i1070" type="#_x0000_t75" style="width:88.5pt;height:40.5pt" o:ole="">
                  <v:imagedata r:id="rId99" o:title=""/>
                </v:shape>
                <o:OLEObject Type="Embed" ProgID="Equation.DSMT4" ShapeID="_x0000_i1070" DrawAspect="Content" ObjectID="_1827050080" r:id="rId100"/>
              </w:object>
            </w:r>
          </w:p>
        </w:tc>
        <w:tc>
          <w:tcPr>
            <w:tcW w:w="2877" w:type="dxa"/>
            <w:vAlign w:val="center"/>
          </w:tcPr>
          <w:p w14:paraId="344EFD2E" w14:textId="7F154A93" w:rsidR="00043F49" w:rsidRPr="00C4007A" w:rsidRDefault="000547F4" w:rsidP="00FA17DE">
            <w:pPr>
              <w:spacing w:line="360" w:lineRule="auto"/>
              <w:jc w:val="right"/>
              <w:rPr>
                <w:rFonts w:ascii="Calibri" w:hAnsi="Calibri" w:cs="Calibri"/>
                <w:sz w:val="24"/>
              </w:rPr>
            </w:pPr>
            <w:r>
              <w:rPr>
                <w:rFonts w:ascii="Calibri" w:hAnsi="Calibri" w:cs="Calibri"/>
                <w:sz w:val="24"/>
              </w:rPr>
              <w:t>Equation (X</w:t>
            </w:r>
            <w:r w:rsidR="00043F49" w:rsidRPr="00C4007A">
              <w:rPr>
                <w:rFonts w:ascii="Calibri" w:hAnsi="Calibri" w:cs="Calibri"/>
                <w:sz w:val="24"/>
              </w:rPr>
              <w:t>)</w:t>
            </w:r>
          </w:p>
        </w:tc>
      </w:tr>
    </w:tbl>
    <w:p w14:paraId="0941083E" w14:textId="2C8C4F07" w:rsidR="00CF385C" w:rsidRDefault="00CF385C" w:rsidP="00C4007A">
      <w:pPr>
        <w:spacing w:line="360" w:lineRule="auto"/>
        <w:rPr>
          <w:rFonts w:ascii="Calibri" w:hAnsi="Calibri" w:cs="Calibri"/>
        </w:rPr>
      </w:pPr>
    </w:p>
    <w:p w14:paraId="543C334F" w14:textId="22666EBC" w:rsidR="008D6A98" w:rsidRDefault="00CF385C" w:rsidP="00CF385C">
      <w:pPr>
        <w:spacing w:line="360" w:lineRule="auto"/>
        <w:rPr>
          <w:rFonts w:ascii="Calibri" w:hAnsi="Calibri" w:cs="Calibri"/>
        </w:rPr>
      </w:pPr>
      <w:r>
        <w:rPr>
          <w:rFonts w:ascii="Calibri" w:hAnsi="Calibri" w:cs="Calibri"/>
        </w:rPr>
        <w:t>Where</w:t>
      </w:r>
      <w:r w:rsidR="00225146">
        <w:rPr>
          <w:rFonts w:ascii="Calibri" w:hAnsi="Calibri" w:cs="Calibri"/>
        </w:rPr>
        <w:t xml:space="preserve"> </w:t>
      </w:r>
      <w:r w:rsidR="00225146" w:rsidRPr="00225146">
        <w:rPr>
          <w:rFonts w:ascii="Calibri" w:hAnsi="Calibri" w:cs="Calibri"/>
          <w:position w:val="-6"/>
        </w:rPr>
        <w:object w:dxaOrig="240" w:dyaOrig="320" w14:anchorId="526C4E3A">
          <v:shape id="_x0000_i1071" type="#_x0000_t75" style="width:12pt;height:16pt" o:ole="">
            <v:imagedata r:id="rId101" o:title=""/>
          </v:shape>
          <o:OLEObject Type="Embed" ProgID="Equation.DSMT4" ShapeID="_x0000_i1071" DrawAspect="Content" ObjectID="_1827050081" r:id="rId102"/>
        </w:object>
      </w:r>
      <w:r>
        <w:rPr>
          <w:rFonts w:ascii="Calibri" w:hAnsi="Calibri" w:cs="Calibri"/>
        </w:rPr>
        <w:t xml:space="preserve"> </w:t>
      </w:r>
      <w:r w:rsidRPr="00CF385C">
        <w:rPr>
          <w:rFonts w:ascii="Calibri" w:hAnsi="Calibri" w:cs="Calibri"/>
        </w:rPr>
        <w:t>is the sample mean of the loss differential, and</w:t>
      </w:r>
      <w:r>
        <w:rPr>
          <w:rFonts w:ascii="Calibri" w:hAnsi="Calibri" w:cs="Calibri"/>
        </w:rPr>
        <w:t xml:space="preserve"> </w:t>
      </w:r>
      <w:r w:rsidR="00660E73" w:rsidRPr="00660E73">
        <w:rPr>
          <w:rFonts w:ascii="Calibri" w:hAnsi="Calibri" w:cs="Calibri"/>
          <w:position w:val="-10"/>
        </w:rPr>
        <w:object w:dxaOrig="560" w:dyaOrig="380" w14:anchorId="21BAA78F">
          <v:shape id="_x0000_i1072" type="#_x0000_t75" style="width:28pt;height:19.5pt" o:ole="">
            <v:imagedata r:id="rId103" o:title=""/>
          </v:shape>
          <o:OLEObject Type="Embed" ProgID="Equation.DSMT4" ShapeID="_x0000_i1072" DrawAspect="Content" ObjectID="_1827050082" r:id="rId104"/>
        </w:object>
      </w:r>
      <w:r w:rsidR="00660E73">
        <w:rPr>
          <w:rFonts w:ascii="Calibri" w:hAnsi="Calibri" w:cs="Calibri"/>
        </w:rPr>
        <w:t xml:space="preserve"> </w:t>
      </w:r>
      <w:r w:rsidRPr="00CF385C">
        <w:rPr>
          <w:rFonts w:ascii="Calibri" w:hAnsi="Calibri" w:cs="Calibri"/>
        </w:rPr>
        <w:t>is the asymptotic variance of</w:t>
      </w:r>
      <w:r>
        <w:rPr>
          <w:rFonts w:ascii="Calibri" w:hAnsi="Calibri" w:cs="Calibri"/>
        </w:rPr>
        <w:t xml:space="preserve"> </w:t>
      </w:r>
      <w:r w:rsidR="0063565C" w:rsidRPr="0063565C">
        <w:rPr>
          <w:rFonts w:ascii="Calibri" w:hAnsi="Calibri" w:cs="Calibri"/>
          <w:position w:val="-12"/>
        </w:rPr>
        <w:object w:dxaOrig="260" w:dyaOrig="360" w14:anchorId="70207223">
          <v:shape id="_x0000_i1073" type="#_x0000_t75" style="width:13pt;height:18pt" o:ole="">
            <v:imagedata r:id="rId105" o:title=""/>
          </v:shape>
          <o:OLEObject Type="Embed" ProgID="Equation.DSMT4" ShapeID="_x0000_i1073" DrawAspect="Content" ObjectID="_1827050083" r:id="rId106"/>
        </w:object>
      </w:r>
      <w:r w:rsidR="0063565C">
        <w:rPr>
          <w:rFonts w:ascii="Calibri" w:hAnsi="Calibri" w:cs="Calibri" w:hint="eastAsia"/>
        </w:rPr>
        <w:t>.</w:t>
      </w:r>
      <w:r w:rsidR="0063565C">
        <w:rPr>
          <w:rFonts w:ascii="Calibri" w:hAnsi="Calibri" w:cs="Calibri"/>
        </w:rPr>
        <w:t xml:space="preserve"> </w:t>
      </w:r>
      <w:r w:rsidRPr="00CF385C">
        <w:rPr>
          <w:rFonts w:ascii="Calibri" w:hAnsi="Calibri" w:cs="Calibri"/>
        </w:rPr>
        <w:t>Under the null hypothesis</w:t>
      </w:r>
      <w:r w:rsidR="00660E73">
        <w:rPr>
          <w:rFonts w:ascii="Calibri" w:hAnsi="Calibri" w:cs="Calibri"/>
        </w:rPr>
        <w:t xml:space="preserve"> </w:t>
      </w:r>
      <w:r w:rsidR="00660E73" w:rsidRPr="00660E73">
        <w:rPr>
          <w:rFonts w:ascii="Calibri" w:hAnsi="Calibri" w:cs="Calibri"/>
          <w:position w:val="-12"/>
        </w:rPr>
        <w:object w:dxaOrig="1380" w:dyaOrig="360" w14:anchorId="65293EFB">
          <v:shape id="_x0000_i1074" type="#_x0000_t75" style="width:69pt;height:18pt" o:ole="">
            <v:imagedata r:id="rId107" o:title=""/>
          </v:shape>
          <o:OLEObject Type="Embed" ProgID="Equation.DSMT4" ShapeID="_x0000_i1074" DrawAspect="Content" ObjectID="_1827050084" r:id="rId108"/>
        </w:object>
      </w:r>
      <w:r>
        <w:rPr>
          <w:rFonts w:ascii="Calibri" w:hAnsi="Calibri" w:cs="Calibri"/>
        </w:rPr>
        <w:t xml:space="preserve"> </w:t>
      </w:r>
      <w:r w:rsidRPr="00CF385C">
        <w:rPr>
          <w:rFonts w:ascii="Calibri" w:hAnsi="Calibri" w:cs="Calibri"/>
        </w:rPr>
        <w:t>(i.e., both models have equal predictive accuracy), the DM statistic follows a standard normal distribution</w:t>
      </w:r>
      <w:r>
        <w:rPr>
          <w:rFonts w:ascii="Calibri" w:hAnsi="Calibri" w:cs="Calibri"/>
        </w:rPr>
        <w:t xml:space="preserve"> </w:t>
      </w:r>
      <w:r w:rsidR="00660E73" w:rsidRPr="00660E73">
        <w:rPr>
          <w:rFonts w:ascii="Calibri" w:hAnsi="Calibri" w:cs="Calibri"/>
          <w:position w:val="-10"/>
        </w:rPr>
        <w:object w:dxaOrig="720" w:dyaOrig="320" w14:anchorId="53374D82">
          <v:shape id="_x0000_i1075" type="#_x0000_t75" style="width:36.5pt;height:16pt" o:ole="">
            <v:imagedata r:id="rId109" o:title=""/>
          </v:shape>
          <o:OLEObject Type="Embed" ProgID="Equation.DSMT4" ShapeID="_x0000_i1075" DrawAspect="Content" ObjectID="_1827050085" r:id="rId110"/>
        </w:object>
      </w:r>
      <w:r w:rsidR="00660E73">
        <w:rPr>
          <w:rFonts w:ascii="Calibri" w:hAnsi="Calibri" w:cs="Calibri"/>
        </w:rPr>
        <w:t xml:space="preserve">. </w:t>
      </w:r>
      <w:r w:rsidRPr="00CF385C">
        <w:rPr>
          <w:rFonts w:ascii="Calibri" w:hAnsi="Calibri" w:cs="Calibri"/>
        </w:rPr>
        <w:t>A positive DM value indicates that the proposed model has a smaller error than the baseline. In this study, we consider the improvement significant if the</w:t>
      </w:r>
      <w:r>
        <w:rPr>
          <w:rFonts w:ascii="Calibri" w:hAnsi="Calibri" w:cs="Calibri"/>
        </w:rPr>
        <w:t xml:space="preserve"> </w:t>
      </w:r>
      <w:r w:rsidR="00743DB0" w:rsidRPr="00743DB0">
        <w:rPr>
          <w:rFonts w:ascii="Calibri" w:hAnsi="Calibri" w:cs="Calibri"/>
          <w:position w:val="-10"/>
        </w:rPr>
        <w:object w:dxaOrig="240" w:dyaOrig="260" w14:anchorId="07A477E8">
          <v:shape id="_x0000_i1076" type="#_x0000_t75" style="width:12pt;height:13pt" o:ole="">
            <v:imagedata r:id="rId111" o:title=""/>
          </v:shape>
          <o:OLEObject Type="Embed" ProgID="Equation.DSMT4" ShapeID="_x0000_i1076" DrawAspect="Content" ObjectID="_1827050086" r:id="rId112"/>
        </w:object>
      </w:r>
      <w:r w:rsidR="00743DB0">
        <w:rPr>
          <w:rFonts w:ascii="Calibri" w:hAnsi="Calibri" w:cs="Calibri"/>
        </w:rPr>
        <w:t>-</w:t>
      </w:r>
      <w:r w:rsidRPr="00CF385C">
        <w:rPr>
          <w:rFonts w:ascii="Calibri" w:hAnsi="Calibri" w:cs="Calibri"/>
        </w:rPr>
        <w:t>value is less than 0.05 (confidence level of 95%).</w:t>
      </w:r>
    </w:p>
    <w:p w14:paraId="12AAF8B9" w14:textId="77777777" w:rsidR="008D6A98" w:rsidRPr="00654869" w:rsidRDefault="008D6A98" w:rsidP="008D6A98">
      <w:pPr>
        <w:pStyle w:val="1"/>
        <w:spacing w:line="360" w:lineRule="auto"/>
        <w:rPr>
          <w:rFonts w:ascii="Calibri" w:hAnsi="Calibri" w:cs="Calibri"/>
        </w:rPr>
      </w:pPr>
      <w:r w:rsidRPr="00654869">
        <w:rPr>
          <w:rFonts w:ascii="Calibri" w:hAnsi="Calibri" w:cs="Calibri"/>
        </w:rPr>
        <w:t>Table S1. Summary of Experimental Strategies</w:t>
      </w:r>
    </w:p>
    <w:p w14:paraId="44147CE4" w14:textId="77777777" w:rsidR="008D6A98" w:rsidRPr="00C4007A" w:rsidRDefault="008D6A98" w:rsidP="008D6A98">
      <w:pPr>
        <w:spacing w:line="360" w:lineRule="auto"/>
        <w:jc w:val="center"/>
        <w:rPr>
          <w:rFonts w:ascii="Calibri" w:hAnsi="Calibri" w:cs="Calibri"/>
          <w:sz w:val="24"/>
        </w:rPr>
      </w:pPr>
      <w:r w:rsidRPr="00C4007A">
        <w:rPr>
          <w:rFonts w:ascii="Calibri" w:hAnsi="Calibri" w:cs="Calibri"/>
          <w:sz w:val="24"/>
        </w:rPr>
        <w:t>Table S1. Detailed configuration of the 18 forecasting experimental strategies.</w:t>
      </w:r>
    </w:p>
    <w:tbl>
      <w:tblPr>
        <w:tblStyle w:val="a5"/>
        <w:tblW w:w="9754" w:type="dxa"/>
        <w:tblLook w:val="04A0" w:firstRow="1" w:lastRow="0" w:firstColumn="1" w:lastColumn="0" w:noHBand="0" w:noVBand="1"/>
      </w:tblPr>
      <w:tblGrid>
        <w:gridCol w:w="1203"/>
        <w:gridCol w:w="2086"/>
        <w:gridCol w:w="1155"/>
        <w:gridCol w:w="2395"/>
        <w:gridCol w:w="2915"/>
      </w:tblGrid>
      <w:tr w:rsidR="008D6A98" w:rsidRPr="00C4007A" w14:paraId="6021FD24" w14:textId="77777777" w:rsidTr="00FA17DE">
        <w:tc>
          <w:tcPr>
            <w:tcW w:w="0" w:type="auto"/>
            <w:vAlign w:val="center"/>
          </w:tcPr>
          <w:p w14:paraId="61080CB2" w14:textId="77777777" w:rsidR="008D6A98" w:rsidRPr="00C4007A" w:rsidRDefault="008D6A98" w:rsidP="00FA17DE">
            <w:pPr>
              <w:spacing w:line="360" w:lineRule="auto"/>
              <w:rPr>
                <w:rFonts w:ascii="Calibri" w:hAnsi="Calibri" w:cs="Calibri"/>
              </w:rPr>
            </w:pPr>
          </w:p>
        </w:tc>
        <w:tc>
          <w:tcPr>
            <w:tcW w:w="2086" w:type="dxa"/>
            <w:vAlign w:val="center"/>
          </w:tcPr>
          <w:p w14:paraId="0CDBE8A7" w14:textId="77777777" w:rsidR="008D6A98" w:rsidRPr="00C4007A" w:rsidRDefault="008D6A98" w:rsidP="00FA17DE">
            <w:pPr>
              <w:spacing w:line="360" w:lineRule="auto"/>
              <w:rPr>
                <w:rFonts w:ascii="Calibri" w:hAnsi="Calibri" w:cs="Calibri"/>
              </w:rPr>
            </w:pPr>
            <w:r w:rsidRPr="00C4007A">
              <w:rPr>
                <w:rFonts w:ascii="Calibri" w:hAnsi="Calibri" w:cs="Calibri"/>
              </w:rPr>
              <w:t>Strategy Name</w:t>
            </w:r>
          </w:p>
        </w:tc>
        <w:tc>
          <w:tcPr>
            <w:tcW w:w="0" w:type="auto"/>
            <w:vAlign w:val="center"/>
          </w:tcPr>
          <w:p w14:paraId="6B78F5EE" w14:textId="77777777" w:rsidR="008D6A98" w:rsidRPr="00C4007A" w:rsidRDefault="008D6A98" w:rsidP="00FA17DE">
            <w:pPr>
              <w:spacing w:line="360" w:lineRule="auto"/>
              <w:rPr>
                <w:rFonts w:ascii="Calibri" w:hAnsi="Calibri" w:cs="Calibri"/>
              </w:rPr>
            </w:pPr>
            <w:r w:rsidRPr="00C4007A">
              <w:rPr>
                <w:rFonts w:ascii="Calibri" w:hAnsi="Calibri" w:cs="Calibri"/>
              </w:rPr>
              <w:t>NWP Source</w:t>
            </w:r>
          </w:p>
        </w:tc>
        <w:tc>
          <w:tcPr>
            <w:tcW w:w="0" w:type="auto"/>
            <w:vAlign w:val="center"/>
          </w:tcPr>
          <w:p w14:paraId="1A7F8C32" w14:textId="77777777" w:rsidR="008D6A98" w:rsidRPr="00C4007A" w:rsidRDefault="008D6A98" w:rsidP="00FA17DE">
            <w:pPr>
              <w:spacing w:line="360" w:lineRule="auto"/>
              <w:rPr>
                <w:rFonts w:ascii="Calibri" w:hAnsi="Calibri" w:cs="Calibri"/>
              </w:rPr>
            </w:pPr>
            <w:r w:rsidRPr="00C4007A">
              <w:rPr>
                <w:rFonts w:ascii="Calibri" w:hAnsi="Calibri" w:cs="Calibri"/>
              </w:rPr>
              <w:t>Input Features (Heights)</w:t>
            </w:r>
          </w:p>
        </w:tc>
        <w:tc>
          <w:tcPr>
            <w:tcW w:w="2915" w:type="dxa"/>
            <w:vAlign w:val="center"/>
          </w:tcPr>
          <w:p w14:paraId="2A3220D3" w14:textId="77777777" w:rsidR="008D6A98" w:rsidRPr="00C4007A" w:rsidRDefault="008D6A98" w:rsidP="00FA17DE">
            <w:pPr>
              <w:spacing w:line="360" w:lineRule="auto"/>
              <w:rPr>
                <w:rFonts w:ascii="Calibri" w:hAnsi="Calibri" w:cs="Calibri"/>
              </w:rPr>
            </w:pPr>
            <w:r w:rsidRPr="00C4007A">
              <w:rPr>
                <w:rFonts w:ascii="Calibri" w:hAnsi="Calibri" w:cs="Calibri"/>
              </w:rPr>
              <w:t>Processing Flow</w:t>
            </w:r>
          </w:p>
        </w:tc>
      </w:tr>
      <w:tr w:rsidR="008D6A98" w:rsidRPr="00C4007A" w14:paraId="56343E37" w14:textId="77777777" w:rsidTr="00FA17DE">
        <w:tc>
          <w:tcPr>
            <w:tcW w:w="0" w:type="auto"/>
            <w:vAlign w:val="center"/>
          </w:tcPr>
          <w:p w14:paraId="12F93AA7" w14:textId="77777777" w:rsidR="008D6A98" w:rsidRPr="00C4007A" w:rsidRDefault="008D6A98" w:rsidP="00FA17DE">
            <w:pPr>
              <w:spacing w:line="360" w:lineRule="auto"/>
              <w:rPr>
                <w:rFonts w:ascii="Calibri" w:hAnsi="Calibri" w:cs="Calibri"/>
              </w:rPr>
            </w:pPr>
            <w:r w:rsidRPr="00C4007A">
              <w:rPr>
                <w:rFonts w:ascii="Calibri" w:hAnsi="Calibri" w:cs="Calibri"/>
              </w:rPr>
              <w:t>Baseline</w:t>
            </w:r>
          </w:p>
        </w:tc>
        <w:tc>
          <w:tcPr>
            <w:tcW w:w="2086" w:type="dxa"/>
            <w:vAlign w:val="center"/>
          </w:tcPr>
          <w:p w14:paraId="7E4BD3B5" w14:textId="77777777" w:rsidR="008D6A98" w:rsidRPr="00C4007A" w:rsidRDefault="008D6A98" w:rsidP="00FA17DE">
            <w:pPr>
              <w:spacing w:line="360" w:lineRule="auto"/>
              <w:rPr>
                <w:rFonts w:ascii="Calibri" w:hAnsi="Calibri" w:cs="Calibri"/>
              </w:rPr>
            </w:pPr>
            <w:r w:rsidRPr="00C4007A">
              <w:rPr>
                <w:rFonts w:ascii="Calibri" w:hAnsi="Calibri" w:cs="Calibri"/>
              </w:rPr>
              <w:t>G-70-P</w:t>
            </w:r>
          </w:p>
        </w:tc>
        <w:tc>
          <w:tcPr>
            <w:tcW w:w="0" w:type="auto"/>
            <w:vAlign w:val="center"/>
          </w:tcPr>
          <w:p w14:paraId="3E05CC0D" w14:textId="77777777" w:rsidR="008D6A98" w:rsidRPr="00C4007A" w:rsidRDefault="008D6A98" w:rsidP="00FA17DE">
            <w:pPr>
              <w:spacing w:line="360" w:lineRule="auto"/>
              <w:rPr>
                <w:rFonts w:ascii="Calibri" w:hAnsi="Calibri" w:cs="Calibri"/>
              </w:rPr>
            </w:pPr>
            <w:r w:rsidRPr="00C4007A">
              <w:rPr>
                <w:rFonts w:ascii="Calibri" w:hAnsi="Calibri" w:cs="Calibri"/>
              </w:rPr>
              <w:t>GFS-WRF</w:t>
            </w:r>
          </w:p>
        </w:tc>
        <w:tc>
          <w:tcPr>
            <w:tcW w:w="0" w:type="auto"/>
            <w:vAlign w:val="center"/>
          </w:tcPr>
          <w:p w14:paraId="7F71EDF4" w14:textId="77777777" w:rsidR="008D6A98" w:rsidRPr="00C4007A" w:rsidRDefault="008D6A98" w:rsidP="00FA17DE">
            <w:pPr>
              <w:spacing w:line="360" w:lineRule="auto"/>
              <w:rPr>
                <w:rFonts w:ascii="Calibri" w:hAnsi="Calibri" w:cs="Calibri"/>
              </w:rPr>
            </w:pPr>
            <w:r w:rsidRPr="00C4007A">
              <w:rPr>
                <w:rFonts w:ascii="Calibri" w:hAnsi="Calibri" w:cs="Calibri"/>
              </w:rPr>
              <w:t>70 m (Hub-height)</w:t>
            </w:r>
          </w:p>
        </w:tc>
        <w:tc>
          <w:tcPr>
            <w:tcW w:w="2915" w:type="dxa"/>
            <w:vAlign w:val="center"/>
          </w:tcPr>
          <w:p w14:paraId="50C2A4AC" w14:textId="77777777" w:rsidR="008D6A98" w:rsidRPr="00C4007A" w:rsidRDefault="008D6A98" w:rsidP="00FA17DE">
            <w:pPr>
              <w:spacing w:line="360" w:lineRule="auto"/>
              <w:rPr>
                <w:rFonts w:ascii="Calibri" w:hAnsi="Calibri" w:cs="Calibri"/>
              </w:rPr>
            </w:pPr>
            <w:r w:rsidRPr="00C4007A">
              <w:rPr>
                <w:rFonts w:ascii="Calibri" w:hAnsi="Calibri" w:cs="Calibri"/>
              </w:rPr>
              <w:t>End-to-End Power Prediction</w:t>
            </w:r>
          </w:p>
        </w:tc>
      </w:tr>
      <w:tr w:rsidR="008D6A98" w:rsidRPr="00C4007A" w14:paraId="4B41A8BD" w14:textId="77777777" w:rsidTr="00FA17DE">
        <w:tc>
          <w:tcPr>
            <w:tcW w:w="0" w:type="auto"/>
            <w:vMerge w:val="restart"/>
            <w:vAlign w:val="center"/>
          </w:tcPr>
          <w:p w14:paraId="2D4394C1" w14:textId="77777777" w:rsidR="008D6A98" w:rsidRPr="00C4007A" w:rsidRDefault="008D6A98" w:rsidP="00FA17DE">
            <w:pPr>
              <w:spacing w:line="360" w:lineRule="auto"/>
              <w:rPr>
                <w:rFonts w:ascii="Calibri" w:hAnsi="Calibri" w:cs="Calibri"/>
              </w:rPr>
            </w:pPr>
            <w:r w:rsidRPr="00C4007A">
              <w:rPr>
                <w:rFonts w:ascii="Calibri" w:hAnsi="Calibri" w:cs="Calibri"/>
              </w:rPr>
              <w:t>Single-Level</w:t>
            </w:r>
          </w:p>
        </w:tc>
        <w:tc>
          <w:tcPr>
            <w:tcW w:w="2086" w:type="dxa"/>
            <w:vAlign w:val="center"/>
          </w:tcPr>
          <w:p w14:paraId="14AE829D" w14:textId="77777777" w:rsidR="008D6A98" w:rsidRPr="00C4007A" w:rsidRDefault="008D6A98" w:rsidP="00FA17DE">
            <w:pPr>
              <w:spacing w:line="360" w:lineRule="auto"/>
              <w:rPr>
                <w:rFonts w:ascii="Calibri" w:hAnsi="Calibri" w:cs="Calibri"/>
              </w:rPr>
            </w:pPr>
            <w:r w:rsidRPr="00C4007A">
              <w:rPr>
                <w:rFonts w:ascii="Calibri" w:hAnsi="Calibri" w:cs="Calibri"/>
              </w:rPr>
              <w:t>G-10-P</w:t>
            </w:r>
          </w:p>
        </w:tc>
        <w:tc>
          <w:tcPr>
            <w:tcW w:w="0" w:type="auto"/>
            <w:vAlign w:val="center"/>
          </w:tcPr>
          <w:p w14:paraId="05D573FE" w14:textId="77777777" w:rsidR="008D6A98" w:rsidRPr="00C4007A" w:rsidRDefault="008D6A98" w:rsidP="00FA17DE">
            <w:pPr>
              <w:spacing w:line="360" w:lineRule="auto"/>
              <w:rPr>
                <w:rFonts w:ascii="Calibri" w:hAnsi="Calibri" w:cs="Calibri"/>
              </w:rPr>
            </w:pPr>
            <w:r w:rsidRPr="00C4007A">
              <w:rPr>
                <w:rFonts w:ascii="Calibri" w:hAnsi="Calibri" w:cs="Calibri"/>
              </w:rPr>
              <w:t>GFS-WRF</w:t>
            </w:r>
          </w:p>
        </w:tc>
        <w:tc>
          <w:tcPr>
            <w:tcW w:w="0" w:type="auto"/>
            <w:vAlign w:val="center"/>
          </w:tcPr>
          <w:p w14:paraId="68CF782A" w14:textId="77777777" w:rsidR="008D6A98" w:rsidRPr="00C4007A" w:rsidRDefault="008D6A98" w:rsidP="00FA17DE">
            <w:pPr>
              <w:spacing w:line="360" w:lineRule="auto"/>
              <w:rPr>
                <w:rFonts w:ascii="Calibri" w:hAnsi="Calibri" w:cs="Calibri"/>
              </w:rPr>
            </w:pPr>
            <w:r w:rsidRPr="00C4007A">
              <w:rPr>
                <w:rFonts w:ascii="Calibri" w:hAnsi="Calibri" w:cs="Calibri"/>
              </w:rPr>
              <w:t>10 m</w:t>
            </w:r>
          </w:p>
        </w:tc>
        <w:tc>
          <w:tcPr>
            <w:tcW w:w="2915" w:type="dxa"/>
            <w:vAlign w:val="center"/>
          </w:tcPr>
          <w:p w14:paraId="7A41D97E" w14:textId="77777777" w:rsidR="008D6A98" w:rsidRPr="00C4007A" w:rsidRDefault="008D6A98" w:rsidP="00FA17DE">
            <w:pPr>
              <w:spacing w:line="360" w:lineRule="auto"/>
              <w:rPr>
                <w:rFonts w:ascii="Calibri" w:hAnsi="Calibri" w:cs="Calibri"/>
              </w:rPr>
            </w:pPr>
            <w:r w:rsidRPr="00C4007A">
              <w:rPr>
                <w:rFonts w:ascii="Calibri" w:hAnsi="Calibri" w:cs="Calibri"/>
              </w:rPr>
              <w:t>End-to-End Power Prediction</w:t>
            </w:r>
          </w:p>
        </w:tc>
      </w:tr>
      <w:tr w:rsidR="008D6A98" w:rsidRPr="00C4007A" w14:paraId="0F11161D" w14:textId="77777777" w:rsidTr="00FA17DE">
        <w:tc>
          <w:tcPr>
            <w:tcW w:w="0" w:type="auto"/>
            <w:vMerge/>
            <w:vAlign w:val="center"/>
          </w:tcPr>
          <w:p w14:paraId="30F33F24" w14:textId="77777777" w:rsidR="008D6A98" w:rsidRPr="00C4007A" w:rsidRDefault="008D6A98" w:rsidP="00FA17DE">
            <w:pPr>
              <w:spacing w:line="360" w:lineRule="auto"/>
              <w:rPr>
                <w:rFonts w:ascii="Calibri" w:hAnsi="Calibri" w:cs="Calibri"/>
                <w:sz w:val="24"/>
              </w:rPr>
            </w:pPr>
          </w:p>
        </w:tc>
        <w:tc>
          <w:tcPr>
            <w:tcW w:w="2086" w:type="dxa"/>
            <w:vAlign w:val="center"/>
          </w:tcPr>
          <w:p w14:paraId="7ECA11CE" w14:textId="77777777" w:rsidR="008D6A98" w:rsidRPr="00C4007A" w:rsidRDefault="008D6A98" w:rsidP="00FA17DE">
            <w:pPr>
              <w:spacing w:line="360" w:lineRule="auto"/>
              <w:rPr>
                <w:rFonts w:ascii="Calibri" w:hAnsi="Calibri" w:cs="Calibri"/>
              </w:rPr>
            </w:pPr>
            <w:r w:rsidRPr="00C4007A">
              <w:rPr>
                <w:rFonts w:ascii="Calibri" w:hAnsi="Calibri" w:cs="Calibri"/>
              </w:rPr>
              <w:t>G-70-WP</w:t>
            </w:r>
          </w:p>
        </w:tc>
        <w:tc>
          <w:tcPr>
            <w:tcW w:w="0" w:type="auto"/>
            <w:vAlign w:val="center"/>
          </w:tcPr>
          <w:p w14:paraId="291A01DA" w14:textId="77777777" w:rsidR="008D6A98" w:rsidRPr="00C4007A" w:rsidRDefault="008D6A98" w:rsidP="00FA17DE">
            <w:pPr>
              <w:spacing w:line="360" w:lineRule="auto"/>
              <w:rPr>
                <w:rFonts w:ascii="Calibri" w:hAnsi="Calibri" w:cs="Calibri"/>
              </w:rPr>
            </w:pPr>
            <w:r w:rsidRPr="00C4007A">
              <w:rPr>
                <w:rFonts w:ascii="Calibri" w:hAnsi="Calibri" w:cs="Calibri"/>
              </w:rPr>
              <w:t>GFS-WRF</w:t>
            </w:r>
          </w:p>
        </w:tc>
        <w:tc>
          <w:tcPr>
            <w:tcW w:w="0" w:type="auto"/>
            <w:vAlign w:val="center"/>
          </w:tcPr>
          <w:p w14:paraId="65C5BEF7" w14:textId="77777777" w:rsidR="008D6A98" w:rsidRPr="00C4007A" w:rsidRDefault="008D6A98" w:rsidP="00FA17DE">
            <w:pPr>
              <w:spacing w:line="360" w:lineRule="auto"/>
              <w:rPr>
                <w:rFonts w:ascii="Calibri" w:hAnsi="Calibri" w:cs="Calibri"/>
              </w:rPr>
            </w:pPr>
            <w:r w:rsidRPr="00C4007A">
              <w:rPr>
                <w:rFonts w:ascii="Calibri" w:hAnsi="Calibri" w:cs="Calibri"/>
              </w:rPr>
              <w:t>70 m</w:t>
            </w:r>
          </w:p>
        </w:tc>
        <w:tc>
          <w:tcPr>
            <w:tcW w:w="2915" w:type="dxa"/>
            <w:vAlign w:val="center"/>
          </w:tcPr>
          <w:p w14:paraId="6E3C0177" w14:textId="77777777" w:rsidR="008D6A98" w:rsidRPr="00C4007A" w:rsidRDefault="008D6A98" w:rsidP="00FA17DE">
            <w:pPr>
              <w:spacing w:line="360" w:lineRule="auto"/>
              <w:rPr>
                <w:rFonts w:ascii="Calibri" w:hAnsi="Calibri" w:cs="Calibri"/>
              </w:rPr>
            </w:pPr>
            <w:r w:rsidRPr="00C4007A">
              <w:rPr>
                <w:rFonts w:ascii="Calibri" w:hAnsi="Calibri" w:cs="Calibri"/>
              </w:rPr>
              <w:t>Wind Correction to Power</w:t>
            </w:r>
          </w:p>
        </w:tc>
      </w:tr>
      <w:tr w:rsidR="008D6A98" w:rsidRPr="00C4007A" w14:paraId="50E8ADAE" w14:textId="77777777" w:rsidTr="00FA17DE">
        <w:tc>
          <w:tcPr>
            <w:tcW w:w="0" w:type="auto"/>
            <w:vMerge/>
            <w:vAlign w:val="center"/>
          </w:tcPr>
          <w:p w14:paraId="1D8A0EF5" w14:textId="77777777" w:rsidR="008D6A98" w:rsidRPr="00C4007A" w:rsidRDefault="008D6A98" w:rsidP="00FA17DE">
            <w:pPr>
              <w:spacing w:line="360" w:lineRule="auto"/>
              <w:rPr>
                <w:rFonts w:ascii="Calibri" w:hAnsi="Calibri" w:cs="Calibri"/>
                <w:sz w:val="24"/>
              </w:rPr>
            </w:pPr>
          </w:p>
        </w:tc>
        <w:tc>
          <w:tcPr>
            <w:tcW w:w="2086" w:type="dxa"/>
            <w:vAlign w:val="center"/>
          </w:tcPr>
          <w:p w14:paraId="546C9E3A" w14:textId="77777777" w:rsidR="008D6A98" w:rsidRPr="00C4007A" w:rsidRDefault="008D6A98" w:rsidP="00FA17DE">
            <w:pPr>
              <w:spacing w:line="360" w:lineRule="auto"/>
              <w:rPr>
                <w:rFonts w:ascii="Calibri" w:hAnsi="Calibri" w:cs="Calibri"/>
              </w:rPr>
            </w:pPr>
            <w:r w:rsidRPr="00C4007A">
              <w:rPr>
                <w:rFonts w:ascii="Calibri" w:hAnsi="Calibri" w:cs="Calibri"/>
              </w:rPr>
              <w:t>G-10-WP</w:t>
            </w:r>
          </w:p>
        </w:tc>
        <w:tc>
          <w:tcPr>
            <w:tcW w:w="0" w:type="auto"/>
            <w:vAlign w:val="center"/>
          </w:tcPr>
          <w:p w14:paraId="65FEED03" w14:textId="77777777" w:rsidR="008D6A98" w:rsidRPr="00C4007A" w:rsidRDefault="008D6A98" w:rsidP="00FA17DE">
            <w:pPr>
              <w:spacing w:line="360" w:lineRule="auto"/>
              <w:rPr>
                <w:rFonts w:ascii="Calibri" w:hAnsi="Calibri" w:cs="Calibri"/>
              </w:rPr>
            </w:pPr>
            <w:r w:rsidRPr="00C4007A">
              <w:rPr>
                <w:rFonts w:ascii="Calibri" w:hAnsi="Calibri" w:cs="Calibri"/>
              </w:rPr>
              <w:t>GFS-WRF</w:t>
            </w:r>
          </w:p>
        </w:tc>
        <w:tc>
          <w:tcPr>
            <w:tcW w:w="0" w:type="auto"/>
            <w:vAlign w:val="center"/>
          </w:tcPr>
          <w:p w14:paraId="7FD7730A" w14:textId="77777777" w:rsidR="008D6A98" w:rsidRPr="00C4007A" w:rsidRDefault="008D6A98" w:rsidP="00FA17DE">
            <w:pPr>
              <w:spacing w:line="360" w:lineRule="auto"/>
              <w:rPr>
                <w:rFonts w:ascii="Calibri" w:hAnsi="Calibri" w:cs="Calibri"/>
              </w:rPr>
            </w:pPr>
            <w:r w:rsidRPr="00C4007A">
              <w:rPr>
                <w:rFonts w:ascii="Calibri" w:hAnsi="Calibri" w:cs="Calibri"/>
              </w:rPr>
              <w:t>10 m</w:t>
            </w:r>
          </w:p>
        </w:tc>
        <w:tc>
          <w:tcPr>
            <w:tcW w:w="2915" w:type="dxa"/>
            <w:vAlign w:val="center"/>
          </w:tcPr>
          <w:p w14:paraId="07653681" w14:textId="77777777" w:rsidR="008D6A98" w:rsidRPr="00C4007A" w:rsidRDefault="008D6A98" w:rsidP="00FA17DE">
            <w:pPr>
              <w:spacing w:line="360" w:lineRule="auto"/>
              <w:rPr>
                <w:rFonts w:ascii="Calibri" w:hAnsi="Calibri" w:cs="Calibri"/>
              </w:rPr>
            </w:pPr>
            <w:r w:rsidRPr="00C4007A">
              <w:rPr>
                <w:rFonts w:ascii="Calibri" w:hAnsi="Calibri" w:cs="Calibri"/>
              </w:rPr>
              <w:t>Wind Correction to Power</w:t>
            </w:r>
          </w:p>
        </w:tc>
      </w:tr>
      <w:tr w:rsidR="008D6A98" w:rsidRPr="00C4007A" w14:paraId="76D685E0" w14:textId="77777777" w:rsidTr="00FA17DE">
        <w:tc>
          <w:tcPr>
            <w:tcW w:w="0" w:type="auto"/>
            <w:vMerge/>
            <w:vAlign w:val="center"/>
          </w:tcPr>
          <w:p w14:paraId="095BDC9B" w14:textId="77777777" w:rsidR="008D6A98" w:rsidRPr="00C4007A" w:rsidRDefault="008D6A98" w:rsidP="00FA17DE">
            <w:pPr>
              <w:spacing w:line="360" w:lineRule="auto"/>
              <w:rPr>
                <w:rFonts w:ascii="Calibri" w:hAnsi="Calibri" w:cs="Calibri"/>
                <w:sz w:val="24"/>
              </w:rPr>
            </w:pPr>
          </w:p>
        </w:tc>
        <w:tc>
          <w:tcPr>
            <w:tcW w:w="2086" w:type="dxa"/>
            <w:vAlign w:val="center"/>
          </w:tcPr>
          <w:p w14:paraId="242AEB78" w14:textId="77777777" w:rsidR="008D6A98" w:rsidRPr="00C4007A" w:rsidRDefault="008D6A98" w:rsidP="00FA17DE">
            <w:pPr>
              <w:spacing w:line="360" w:lineRule="auto"/>
              <w:rPr>
                <w:rFonts w:ascii="Calibri" w:hAnsi="Calibri" w:cs="Calibri"/>
              </w:rPr>
            </w:pPr>
            <w:r w:rsidRPr="00C4007A">
              <w:rPr>
                <w:rFonts w:ascii="Calibri" w:hAnsi="Calibri" w:cs="Calibri"/>
              </w:rPr>
              <w:t>E-70-P</w:t>
            </w:r>
          </w:p>
        </w:tc>
        <w:tc>
          <w:tcPr>
            <w:tcW w:w="0" w:type="auto"/>
            <w:vAlign w:val="center"/>
          </w:tcPr>
          <w:p w14:paraId="1D98272C" w14:textId="77777777" w:rsidR="008D6A98" w:rsidRPr="00C4007A" w:rsidRDefault="008D6A98" w:rsidP="00FA17DE">
            <w:pPr>
              <w:spacing w:line="360" w:lineRule="auto"/>
              <w:rPr>
                <w:rFonts w:ascii="Calibri" w:hAnsi="Calibri" w:cs="Calibri"/>
              </w:rPr>
            </w:pPr>
            <w:r w:rsidRPr="00C4007A">
              <w:rPr>
                <w:rFonts w:ascii="Calibri" w:hAnsi="Calibri" w:cs="Calibri"/>
              </w:rPr>
              <w:t>EC-WRF</w:t>
            </w:r>
          </w:p>
        </w:tc>
        <w:tc>
          <w:tcPr>
            <w:tcW w:w="0" w:type="auto"/>
            <w:vAlign w:val="center"/>
          </w:tcPr>
          <w:p w14:paraId="71238EE2" w14:textId="77777777" w:rsidR="008D6A98" w:rsidRPr="00C4007A" w:rsidRDefault="008D6A98" w:rsidP="00FA17DE">
            <w:pPr>
              <w:spacing w:line="360" w:lineRule="auto"/>
              <w:rPr>
                <w:rFonts w:ascii="Calibri" w:hAnsi="Calibri" w:cs="Calibri"/>
              </w:rPr>
            </w:pPr>
            <w:r w:rsidRPr="00C4007A">
              <w:rPr>
                <w:rFonts w:ascii="Calibri" w:hAnsi="Calibri" w:cs="Calibri"/>
              </w:rPr>
              <w:t>70 m</w:t>
            </w:r>
          </w:p>
        </w:tc>
        <w:tc>
          <w:tcPr>
            <w:tcW w:w="2915" w:type="dxa"/>
            <w:vAlign w:val="center"/>
          </w:tcPr>
          <w:p w14:paraId="7C2D7460" w14:textId="77777777" w:rsidR="008D6A98" w:rsidRPr="00C4007A" w:rsidRDefault="008D6A98" w:rsidP="00FA17DE">
            <w:pPr>
              <w:spacing w:line="360" w:lineRule="auto"/>
              <w:rPr>
                <w:rFonts w:ascii="Calibri" w:hAnsi="Calibri" w:cs="Calibri"/>
              </w:rPr>
            </w:pPr>
            <w:r w:rsidRPr="00C4007A">
              <w:rPr>
                <w:rFonts w:ascii="Calibri" w:hAnsi="Calibri" w:cs="Calibri"/>
              </w:rPr>
              <w:t>End-to-End Power Prediction</w:t>
            </w:r>
          </w:p>
        </w:tc>
      </w:tr>
      <w:tr w:rsidR="008D6A98" w:rsidRPr="00C4007A" w14:paraId="4FA59101" w14:textId="77777777" w:rsidTr="00FA17DE">
        <w:tc>
          <w:tcPr>
            <w:tcW w:w="0" w:type="auto"/>
            <w:vMerge/>
            <w:vAlign w:val="center"/>
          </w:tcPr>
          <w:p w14:paraId="1EDADE15" w14:textId="77777777" w:rsidR="008D6A98" w:rsidRPr="00C4007A" w:rsidRDefault="008D6A98" w:rsidP="00FA17DE">
            <w:pPr>
              <w:spacing w:line="360" w:lineRule="auto"/>
              <w:rPr>
                <w:rFonts w:ascii="Calibri" w:hAnsi="Calibri" w:cs="Calibri"/>
                <w:sz w:val="24"/>
              </w:rPr>
            </w:pPr>
          </w:p>
        </w:tc>
        <w:tc>
          <w:tcPr>
            <w:tcW w:w="2086" w:type="dxa"/>
            <w:vAlign w:val="center"/>
          </w:tcPr>
          <w:p w14:paraId="4D86A145" w14:textId="77777777" w:rsidR="008D6A98" w:rsidRPr="00C4007A" w:rsidRDefault="008D6A98" w:rsidP="00FA17DE">
            <w:pPr>
              <w:spacing w:line="360" w:lineRule="auto"/>
              <w:rPr>
                <w:rFonts w:ascii="Calibri" w:hAnsi="Calibri" w:cs="Calibri"/>
              </w:rPr>
            </w:pPr>
            <w:r w:rsidRPr="00C4007A">
              <w:rPr>
                <w:rFonts w:ascii="Calibri" w:hAnsi="Calibri" w:cs="Calibri"/>
              </w:rPr>
              <w:t>E-10-P</w:t>
            </w:r>
          </w:p>
        </w:tc>
        <w:tc>
          <w:tcPr>
            <w:tcW w:w="0" w:type="auto"/>
            <w:vAlign w:val="center"/>
          </w:tcPr>
          <w:p w14:paraId="40E5C582" w14:textId="77777777" w:rsidR="008D6A98" w:rsidRPr="00C4007A" w:rsidRDefault="008D6A98" w:rsidP="00FA17DE">
            <w:pPr>
              <w:spacing w:line="360" w:lineRule="auto"/>
              <w:rPr>
                <w:rFonts w:ascii="Calibri" w:hAnsi="Calibri" w:cs="Calibri"/>
              </w:rPr>
            </w:pPr>
            <w:r w:rsidRPr="00C4007A">
              <w:rPr>
                <w:rFonts w:ascii="Calibri" w:hAnsi="Calibri" w:cs="Calibri"/>
              </w:rPr>
              <w:t>EC-WRF</w:t>
            </w:r>
          </w:p>
        </w:tc>
        <w:tc>
          <w:tcPr>
            <w:tcW w:w="0" w:type="auto"/>
            <w:vAlign w:val="center"/>
          </w:tcPr>
          <w:p w14:paraId="49D6E637" w14:textId="77777777" w:rsidR="008D6A98" w:rsidRPr="00C4007A" w:rsidRDefault="008D6A98" w:rsidP="00FA17DE">
            <w:pPr>
              <w:spacing w:line="360" w:lineRule="auto"/>
              <w:rPr>
                <w:rFonts w:ascii="Calibri" w:hAnsi="Calibri" w:cs="Calibri"/>
              </w:rPr>
            </w:pPr>
            <w:r w:rsidRPr="00C4007A">
              <w:rPr>
                <w:rFonts w:ascii="Calibri" w:hAnsi="Calibri" w:cs="Calibri"/>
              </w:rPr>
              <w:t>10 m</w:t>
            </w:r>
          </w:p>
        </w:tc>
        <w:tc>
          <w:tcPr>
            <w:tcW w:w="2915" w:type="dxa"/>
            <w:vAlign w:val="center"/>
          </w:tcPr>
          <w:p w14:paraId="544AAB97" w14:textId="77777777" w:rsidR="008D6A98" w:rsidRPr="00C4007A" w:rsidRDefault="008D6A98" w:rsidP="00FA17DE">
            <w:pPr>
              <w:spacing w:line="360" w:lineRule="auto"/>
              <w:rPr>
                <w:rFonts w:ascii="Calibri" w:hAnsi="Calibri" w:cs="Calibri"/>
              </w:rPr>
            </w:pPr>
            <w:r w:rsidRPr="00C4007A">
              <w:rPr>
                <w:rFonts w:ascii="Calibri" w:hAnsi="Calibri" w:cs="Calibri"/>
              </w:rPr>
              <w:t>End-to-End Power Prediction</w:t>
            </w:r>
          </w:p>
        </w:tc>
      </w:tr>
      <w:tr w:rsidR="008D6A98" w:rsidRPr="00C4007A" w14:paraId="6BF298B6" w14:textId="77777777" w:rsidTr="00FA17DE">
        <w:tc>
          <w:tcPr>
            <w:tcW w:w="0" w:type="auto"/>
            <w:vMerge/>
            <w:vAlign w:val="center"/>
          </w:tcPr>
          <w:p w14:paraId="1DB8A257" w14:textId="77777777" w:rsidR="008D6A98" w:rsidRPr="00C4007A" w:rsidRDefault="008D6A98" w:rsidP="00FA17DE">
            <w:pPr>
              <w:spacing w:line="360" w:lineRule="auto"/>
              <w:rPr>
                <w:rFonts w:ascii="Calibri" w:hAnsi="Calibri" w:cs="Calibri"/>
                <w:sz w:val="24"/>
              </w:rPr>
            </w:pPr>
          </w:p>
        </w:tc>
        <w:tc>
          <w:tcPr>
            <w:tcW w:w="2086" w:type="dxa"/>
            <w:vAlign w:val="center"/>
          </w:tcPr>
          <w:p w14:paraId="4F38A850" w14:textId="77777777" w:rsidR="008D6A98" w:rsidRPr="00C4007A" w:rsidRDefault="008D6A98" w:rsidP="00FA17DE">
            <w:pPr>
              <w:spacing w:line="360" w:lineRule="auto"/>
              <w:rPr>
                <w:rFonts w:ascii="Calibri" w:hAnsi="Calibri" w:cs="Calibri"/>
              </w:rPr>
            </w:pPr>
            <w:r w:rsidRPr="00C4007A">
              <w:rPr>
                <w:rFonts w:ascii="Calibri" w:hAnsi="Calibri" w:cs="Calibri"/>
              </w:rPr>
              <w:t>E-70-WP</w:t>
            </w:r>
          </w:p>
        </w:tc>
        <w:tc>
          <w:tcPr>
            <w:tcW w:w="0" w:type="auto"/>
            <w:vAlign w:val="center"/>
          </w:tcPr>
          <w:p w14:paraId="4B9DF48E" w14:textId="77777777" w:rsidR="008D6A98" w:rsidRPr="00C4007A" w:rsidRDefault="008D6A98" w:rsidP="00FA17DE">
            <w:pPr>
              <w:spacing w:line="360" w:lineRule="auto"/>
              <w:rPr>
                <w:rFonts w:ascii="Calibri" w:hAnsi="Calibri" w:cs="Calibri"/>
              </w:rPr>
            </w:pPr>
            <w:r w:rsidRPr="00C4007A">
              <w:rPr>
                <w:rFonts w:ascii="Calibri" w:hAnsi="Calibri" w:cs="Calibri"/>
              </w:rPr>
              <w:t>EC-WRF</w:t>
            </w:r>
          </w:p>
        </w:tc>
        <w:tc>
          <w:tcPr>
            <w:tcW w:w="0" w:type="auto"/>
            <w:vAlign w:val="center"/>
          </w:tcPr>
          <w:p w14:paraId="05BBD038" w14:textId="77777777" w:rsidR="008D6A98" w:rsidRPr="00C4007A" w:rsidRDefault="008D6A98" w:rsidP="00FA17DE">
            <w:pPr>
              <w:spacing w:line="360" w:lineRule="auto"/>
              <w:rPr>
                <w:rFonts w:ascii="Calibri" w:hAnsi="Calibri" w:cs="Calibri"/>
              </w:rPr>
            </w:pPr>
            <w:r w:rsidRPr="00C4007A">
              <w:rPr>
                <w:rFonts w:ascii="Calibri" w:hAnsi="Calibri" w:cs="Calibri"/>
              </w:rPr>
              <w:t>70 m</w:t>
            </w:r>
          </w:p>
        </w:tc>
        <w:tc>
          <w:tcPr>
            <w:tcW w:w="2915" w:type="dxa"/>
            <w:vAlign w:val="center"/>
          </w:tcPr>
          <w:p w14:paraId="112FA5A6" w14:textId="77777777" w:rsidR="008D6A98" w:rsidRPr="00C4007A" w:rsidRDefault="008D6A98" w:rsidP="00FA17DE">
            <w:pPr>
              <w:spacing w:line="360" w:lineRule="auto"/>
              <w:rPr>
                <w:rFonts w:ascii="Calibri" w:hAnsi="Calibri" w:cs="Calibri"/>
              </w:rPr>
            </w:pPr>
            <w:r w:rsidRPr="00C4007A">
              <w:rPr>
                <w:rFonts w:ascii="Calibri" w:hAnsi="Calibri" w:cs="Calibri"/>
              </w:rPr>
              <w:t>Wind Correction to Power</w:t>
            </w:r>
          </w:p>
        </w:tc>
      </w:tr>
      <w:tr w:rsidR="008D6A98" w:rsidRPr="00C4007A" w14:paraId="01DC28DE" w14:textId="77777777" w:rsidTr="00FA17DE">
        <w:tc>
          <w:tcPr>
            <w:tcW w:w="0" w:type="auto"/>
            <w:vMerge/>
            <w:vAlign w:val="center"/>
          </w:tcPr>
          <w:p w14:paraId="54D95BED" w14:textId="77777777" w:rsidR="008D6A98" w:rsidRPr="00C4007A" w:rsidRDefault="008D6A98" w:rsidP="00FA17DE">
            <w:pPr>
              <w:spacing w:line="360" w:lineRule="auto"/>
              <w:rPr>
                <w:rFonts w:ascii="Calibri" w:hAnsi="Calibri" w:cs="Calibri"/>
                <w:sz w:val="24"/>
              </w:rPr>
            </w:pPr>
          </w:p>
        </w:tc>
        <w:tc>
          <w:tcPr>
            <w:tcW w:w="2086" w:type="dxa"/>
            <w:vAlign w:val="center"/>
          </w:tcPr>
          <w:p w14:paraId="31A87CD3" w14:textId="77777777" w:rsidR="008D6A98" w:rsidRPr="00C4007A" w:rsidRDefault="008D6A98" w:rsidP="00FA17DE">
            <w:pPr>
              <w:spacing w:line="360" w:lineRule="auto"/>
              <w:rPr>
                <w:rFonts w:ascii="Calibri" w:hAnsi="Calibri" w:cs="Calibri"/>
              </w:rPr>
            </w:pPr>
            <w:r w:rsidRPr="00C4007A">
              <w:rPr>
                <w:rFonts w:ascii="Calibri" w:hAnsi="Calibri" w:cs="Calibri"/>
              </w:rPr>
              <w:t>E-10-WP</w:t>
            </w:r>
          </w:p>
        </w:tc>
        <w:tc>
          <w:tcPr>
            <w:tcW w:w="0" w:type="auto"/>
            <w:vAlign w:val="center"/>
          </w:tcPr>
          <w:p w14:paraId="27C96972" w14:textId="77777777" w:rsidR="008D6A98" w:rsidRPr="00C4007A" w:rsidRDefault="008D6A98" w:rsidP="00FA17DE">
            <w:pPr>
              <w:spacing w:line="360" w:lineRule="auto"/>
              <w:rPr>
                <w:rFonts w:ascii="Calibri" w:hAnsi="Calibri" w:cs="Calibri"/>
              </w:rPr>
            </w:pPr>
            <w:r w:rsidRPr="00C4007A">
              <w:rPr>
                <w:rFonts w:ascii="Calibri" w:hAnsi="Calibri" w:cs="Calibri"/>
              </w:rPr>
              <w:t>EC-WRF</w:t>
            </w:r>
          </w:p>
        </w:tc>
        <w:tc>
          <w:tcPr>
            <w:tcW w:w="0" w:type="auto"/>
            <w:vAlign w:val="center"/>
          </w:tcPr>
          <w:p w14:paraId="74DEF621" w14:textId="77777777" w:rsidR="008D6A98" w:rsidRPr="00C4007A" w:rsidRDefault="008D6A98" w:rsidP="00FA17DE">
            <w:pPr>
              <w:spacing w:line="360" w:lineRule="auto"/>
              <w:rPr>
                <w:rFonts w:ascii="Calibri" w:hAnsi="Calibri" w:cs="Calibri"/>
              </w:rPr>
            </w:pPr>
            <w:r w:rsidRPr="00C4007A">
              <w:rPr>
                <w:rFonts w:ascii="Calibri" w:hAnsi="Calibri" w:cs="Calibri"/>
              </w:rPr>
              <w:t>10 m</w:t>
            </w:r>
          </w:p>
        </w:tc>
        <w:tc>
          <w:tcPr>
            <w:tcW w:w="2915" w:type="dxa"/>
            <w:vAlign w:val="center"/>
          </w:tcPr>
          <w:p w14:paraId="28954747" w14:textId="77777777" w:rsidR="008D6A98" w:rsidRPr="00C4007A" w:rsidRDefault="008D6A98" w:rsidP="00FA17DE">
            <w:pPr>
              <w:spacing w:line="360" w:lineRule="auto"/>
              <w:rPr>
                <w:rFonts w:ascii="Calibri" w:hAnsi="Calibri" w:cs="Calibri"/>
              </w:rPr>
            </w:pPr>
            <w:r w:rsidRPr="00C4007A">
              <w:rPr>
                <w:rFonts w:ascii="Calibri" w:hAnsi="Calibri" w:cs="Calibri"/>
              </w:rPr>
              <w:t>Wind Correction to Power</w:t>
            </w:r>
          </w:p>
        </w:tc>
      </w:tr>
      <w:tr w:rsidR="008D6A98" w:rsidRPr="00C4007A" w14:paraId="43AF6C91" w14:textId="77777777" w:rsidTr="00FA17DE">
        <w:tc>
          <w:tcPr>
            <w:tcW w:w="0" w:type="auto"/>
            <w:vMerge/>
            <w:vAlign w:val="center"/>
          </w:tcPr>
          <w:p w14:paraId="7618775B" w14:textId="77777777" w:rsidR="008D6A98" w:rsidRPr="00C4007A" w:rsidRDefault="008D6A98" w:rsidP="00FA17DE">
            <w:pPr>
              <w:spacing w:line="360" w:lineRule="auto"/>
              <w:rPr>
                <w:rFonts w:ascii="Calibri" w:hAnsi="Calibri" w:cs="Calibri"/>
                <w:sz w:val="24"/>
              </w:rPr>
            </w:pPr>
          </w:p>
        </w:tc>
        <w:tc>
          <w:tcPr>
            <w:tcW w:w="2086" w:type="dxa"/>
            <w:vAlign w:val="center"/>
          </w:tcPr>
          <w:p w14:paraId="23A7CC6F" w14:textId="77777777" w:rsidR="008D6A98" w:rsidRPr="00C4007A" w:rsidRDefault="008D6A98" w:rsidP="00FA17DE">
            <w:pPr>
              <w:spacing w:line="360" w:lineRule="auto"/>
              <w:rPr>
                <w:rFonts w:ascii="Calibri" w:hAnsi="Calibri" w:cs="Calibri"/>
              </w:rPr>
            </w:pPr>
            <w:r w:rsidRPr="00C4007A">
              <w:rPr>
                <w:rFonts w:ascii="Calibri" w:hAnsi="Calibri" w:cs="Calibri"/>
              </w:rPr>
              <w:t>EG-70-WP</w:t>
            </w:r>
          </w:p>
        </w:tc>
        <w:tc>
          <w:tcPr>
            <w:tcW w:w="0" w:type="auto"/>
            <w:vAlign w:val="center"/>
          </w:tcPr>
          <w:p w14:paraId="775A77CB" w14:textId="77777777" w:rsidR="008D6A98" w:rsidRPr="00C4007A" w:rsidRDefault="008D6A98" w:rsidP="00FA17DE">
            <w:pPr>
              <w:spacing w:line="360" w:lineRule="auto"/>
              <w:rPr>
                <w:rFonts w:ascii="Calibri" w:hAnsi="Calibri" w:cs="Calibri"/>
              </w:rPr>
            </w:pPr>
            <w:r w:rsidRPr="00C4007A">
              <w:rPr>
                <w:rFonts w:ascii="Calibri" w:hAnsi="Calibri" w:cs="Calibri"/>
              </w:rPr>
              <w:t>Both</w:t>
            </w:r>
          </w:p>
        </w:tc>
        <w:tc>
          <w:tcPr>
            <w:tcW w:w="0" w:type="auto"/>
            <w:vAlign w:val="center"/>
          </w:tcPr>
          <w:p w14:paraId="64B28CCC" w14:textId="77777777" w:rsidR="008D6A98" w:rsidRPr="00C4007A" w:rsidRDefault="008D6A98" w:rsidP="00FA17DE">
            <w:pPr>
              <w:spacing w:line="360" w:lineRule="auto"/>
              <w:rPr>
                <w:rFonts w:ascii="Calibri" w:hAnsi="Calibri" w:cs="Calibri"/>
              </w:rPr>
            </w:pPr>
            <w:r w:rsidRPr="00C4007A">
              <w:rPr>
                <w:rFonts w:ascii="Calibri" w:hAnsi="Calibri" w:cs="Calibri"/>
              </w:rPr>
              <w:t>70 m (Dual-source)</w:t>
            </w:r>
          </w:p>
        </w:tc>
        <w:tc>
          <w:tcPr>
            <w:tcW w:w="2915" w:type="dxa"/>
            <w:vAlign w:val="center"/>
          </w:tcPr>
          <w:p w14:paraId="30D0573C" w14:textId="77777777" w:rsidR="008D6A98" w:rsidRPr="00C4007A" w:rsidRDefault="008D6A98" w:rsidP="00FA17DE">
            <w:pPr>
              <w:spacing w:line="360" w:lineRule="auto"/>
              <w:rPr>
                <w:rFonts w:ascii="Calibri" w:hAnsi="Calibri" w:cs="Calibri"/>
              </w:rPr>
            </w:pPr>
            <w:r w:rsidRPr="00C4007A">
              <w:rPr>
                <w:rFonts w:ascii="Calibri" w:hAnsi="Calibri" w:cs="Calibri"/>
              </w:rPr>
              <w:t>Wind Correction to Power</w:t>
            </w:r>
          </w:p>
        </w:tc>
      </w:tr>
      <w:tr w:rsidR="008D6A98" w:rsidRPr="00C4007A" w14:paraId="5637DDA7" w14:textId="77777777" w:rsidTr="00FA17DE">
        <w:tc>
          <w:tcPr>
            <w:tcW w:w="0" w:type="auto"/>
            <w:vMerge/>
            <w:vAlign w:val="center"/>
          </w:tcPr>
          <w:p w14:paraId="3BE4D35D" w14:textId="77777777" w:rsidR="008D6A98" w:rsidRPr="00C4007A" w:rsidRDefault="008D6A98" w:rsidP="00FA17DE">
            <w:pPr>
              <w:spacing w:line="360" w:lineRule="auto"/>
              <w:rPr>
                <w:rFonts w:ascii="Calibri" w:hAnsi="Calibri" w:cs="Calibri"/>
                <w:sz w:val="24"/>
              </w:rPr>
            </w:pPr>
          </w:p>
        </w:tc>
        <w:tc>
          <w:tcPr>
            <w:tcW w:w="2086" w:type="dxa"/>
            <w:vAlign w:val="center"/>
          </w:tcPr>
          <w:p w14:paraId="548D64B6" w14:textId="77777777" w:rsidR="008D6A98" w:rsidRPr="00C4007A" w:rsidRDefault="008D6A98" w:rsidP="00FA17DE">
            <w:pPr>
              <w:spacing w:line="360" w:lineRule="auto"/>
              <w:rPr>
                <w:rFonts w:ascii="Calibri" w:hAnsi="Calibri" w:cs="Calibri"/>
              </w:rPr>
            </w:pPr>
            <w:r w:rsidRPr="00C4007A">
              <w:rPr>
                <w:rFonts w:ascii="Calibri" w:hAnsi="Calibri" w:cs="Calibri"/>
              </w:rPr>
              <w:t>EG-10-WP</w:t>
            </w:r>
          </w:p>
        </w:tc>
        <w:tc>
          <w:tcPr>
            <w:tcW w:w="0" w:type="auto"/>
            <w:vAlign w:val="center"/>
          </w:tcPr>
          <w:p w14:paraId="4F5D705C" w14:textId="77777777" w:rsidR="008D6A98" w:rsidRPr="00C4007A" w:rsidRDefault="008D6A98" w:rsidP="00FA17DE">
            <w:pPr>
              <w:spacing w:line="360" w:lineRule="auto"/>
              <w:rPr>
                <w:rFonts w:ascii="Calibri" w:hAnsi="Calibri" w:cs="Calibri"/>
              </w:rPr>
            </w:pPr>
            <w:r w:rsidRPr="00C4007A">
              <w:rPr>
                <w:rFonts w:ascii="Calibri" w:hAnsi="Calibri" w:cs="Calibri"/>
              </w:rPr>
              <w:t>Both</w:t>
            </w:r>
          </w:p>
        </w:tc>
        <w:tc>
          <w:tcPr>
            <w:tcW w:w="0" w:type="auto"/>
            <w:vAlign w:val="center"/>
          </w:tcPr>
          <w:p w14:paraId="4EAC55E2" w14:textId="77777777" w:rsidR="008D6A98" w:rsidRPr="00C4007A" w:rsidRDefault="008D6A98" w:rsidP="00FA17DE">
            <w:pPr>
              <w:spacing w:line="360" w:lineRule="auto"/>
              <w:rPr>
                <w:rFonts w:ascii="Calibri" w:hAnsi="Calibri" w:cs="Calibri"/>
              </w:rPr>
            </w:pPr>
            <w:r w:rsidRPr="00C4007A">
              <w:rPr>
                <w:rFonts w:ascii="Calibri" w:hAnsi="Calibri" w:cs="Calibri"/>
              </w:rPr>
              <w:t>10 m (Dual-source)</w:t>
            </w:r>
          </w:p>
        </w:tc>
        <w:tc>
          <w:tcPr>
            <w:tcW w:w="2915" w:type="dxa"/>
            <w:vAlign w:val="center"/>
          </w:tcPr>
          <w:p w14:paraId="44679E7C" w14:textId="77777777" w:rsidR="008D6A98" w:rsidRPr="00C4007A" w:rsidRDefault="008D6A98" w:rsidP="00FA17DE">
            <w:pPr>
              <w:spacing w:line="360" w:lineRule="auto"/>
              <w:rPr>
                <w:rFonts w:ascii="Calibri" w:hAnsi="Calibri" w:cs="Calibri"/>
              </w:rPr>
            </w:pPr>
            <w:r w:rsidRPr="00C4007A">
              <w:rPr>
                <w:rFonts w:ascii="Calibri" w:hAnsi="Calibri" w:cs="Calibri"/>
              </w:rPr>
              <w:t>Wind Correction to Power</w:t>
            </w:r>
          </w:p>
        </w:tc>
      </w:tr>
      <w:tr w:rsidR="008D6A98" w:rsidRPr="00C4007A" w14:paraId="32AA147C" w14:textId="77777777" w:rsidTr="00FA17DE">
        <w:tc>
          <w:tcPr>
            <w:tcW w:w="0" w:type="auto"/>
            <w:vMerge w:val="restart"/>
            <w:vAlign w:val="center"/>
          </w:tcPr>
          <w:p w14:paraId="383F2B02" w14:textId="77777777" w:rsidR="008D6A98" w:rsidRPr="00C4007A" w:rsidRDefault="008D6A98" w:rsidP="00FA17DE">
            <w:pPr>
              <w:spacing w:line="360" w:lineRule="auto"/>
              <w:rPr>
                <w:rFonts w:ascii="Calibri" w:hAnsi="Calibri" w:cs="Calibri"/>
              </w:rPr>
            </w:pPr>
            <w:r w:rsidRPr="00C4007A">
              <w:rPr>
                <w:rFonts w:ascii="Calibri" w:hAnsi="Calibri" w:cs="Calibri"/>
              </w:rPr>
              <w:t>Multi-Level</w:t>
            </w:r>
          </w:p>
        </w:tc>
        <w:tc>
          <w:tcPr>
            <w:tcW w:w="2086" w:type="dxa"/>
            <w:vAlign w:val="center"/>
          </w:tcPr>
          <w:p w14:paraId="6A61AF4F" w14:textId="77777777" w:rsidR="008D6A98" w:rsidRPr="00C4007A" w:rsidRDefault="008D6A98" w:rsidP="00FA17DE">
            <w:pPr>
              <w:spacing w:line="360" w:lineRule="auto"/>
              <w:rPr>
                <w:rFonts w:ascii="Calibri" w:hAnsi="Calibri" w:cs="Calibri"/>
              </w:rPr>
            </w:pPr>
            <w:r w:rsidRPr="00C4007A">
              <w:rPr>
                <w:rFonts w:ascii="Calibri" w:hAnsi="Calibri" w:cs="Calibri"/>
              </w:rPr>
              <w:t>G-B-WP</w:t>
            </w:r>
          </w:p>
        </w:tc>
        <w:tc>
          <w:tcPr>
            <w:tcW w:w="0" w:type="auto"/>
            <w:vAlign w:val="center"/>
          </w:tcPr>
          <w:p w14:paraId="408F63C2" w14:textId="77777777" w:rsidR="008D6A98" w:rsidRPr="00C4007A" w:rsidRDefault="008D6A98" w:rsidP="00FA17DE">
            <w:pPr>
              <w:spacing w:line="360" w:lineRule="auto"/>
              <w:rPr>
                <w:rFonts w:ascii="Calibri" w:hAnsi="Calibri" w:cs="Calibri"/>
              </w:rPr>
            </w:pPr>
            <w:r w:rsidRPr="00C4007A">
              <w:rPr>
                <w:rFonts w:ascii="Calibri" w:hAnsi="Calibri" w:cs="Calibri"/>
              </w:rPr>
              <w:t>GFS-WRF</w:t>
            </w:r>
          </w:p>
        </w:tc>
        <w:tc>
          <w:tcPr>
            <w:tcW w:w="0" w:type="auto"/>
            <w:vAlign w:val="center"/>
          </w:tcPr>
          <w:p w14:paraId="57F2DF32" w14:textId="77777777" w:rsidR="008D6A98" w:rsidRPr="00C4007A" w:rsidRDefault="008D6A98" w:rsidP="00FA17DE">
            <w:pPr>
              <w:spacing w:line="360" w:lineRule="auto"/>
              <w:rPr>
                <w:rFonts w:ascii="Calibri" w:hAnsi="Calibri" w:cs="Calibri"/>
              </w:rPr>
            </w:pPr>
            <w:r w:rsidRPr="00C4007A">
              <w:rPr>
                <w:rFonts w:ascii="Calibri" w:hAnsi="Calibri" w:cs="Calibri"/>
              </w:rPr>
              <w:t>10 m, 70 m</w:t>
            </w:r>
          </w:p>
        </w:tc>
        <w:tc>
          <w:tcPr>
            <w:tcW w:w="2915" w:type="dxa"/>
            <w:vAlign w:val="center"/>
          </w:tcPr>
          <w:p w14:paraId="1B695337" w14:textId="77777777" w:rsidR="008D6A98" w:rsidRPr="00C4007A" w:rsidRDefault="008D6A98" w:rsidP="00FA17DE">
            <w:pPr>
              <w:spacing w:line="360" w:lineRule="auto"/>
              <w:rPr>
                <w:rFonts w:ascii="Calibri" w:hAnsi="Calibri" w:cs="Calibri"/>
              </w:rPr>
            </w:pPr>
            <w:r w:rsidRPr="00C4007A">
              <w:rPr>
                <w:rFonts w:ascii="Calibri" w:hAnsi="Calibri" w:cs="Calibri"/>
              </w:rPr>
              <w:t>Profile Correction to Power</w:t>
            </w:r>
          </w:p>
        </w:tc>
      </w:tr>
      <w:tr w:rsidR="008D6A98" w:rsidRPr="00C4007A" w14:paraId="47CBB37C" w14:textId="77777777" w:rsidTr="00FA17DE">
        <w:tc>
          <w:tcPr>
            <w:tcW w:w="0" w:type="auto"/>
            <w:vMerge/>
            <w:vAlign w:val="center"/>
          </w:tcPr>
          <w:p w14:paraId="41E0B908" w14:textId="77777777" w:rsidR="008D6A98" w:rsidRPr="00C4007A" w:rsidRDefault="008D6A98" w:rsidP="00FA17DE">
            <w:pPr>
              <w:spacing w:line="360" w:lineRule="auto"/>
              <w:rPr>
                <w:rFonts w:ascii="Calibri" w:hAnsi="Calibri" w:cs="Calibri"/>
                <w:sz w:val="24"/>
              </w:rPr>
            </w:pPr>
          </w:p>
        </w:tc>
        <w:tc>
          <w:tcPr>
            <w:tcW w:w="2086" w:type="dxa"/>
            <w:vAlign w:val="center"/>
          </w:tcPr>
          <w:p w14:paraId="65273588" w14:textId="77777777" w:rsidR="008D6A98" w:rsidRPr="00C4007A" w:rsidRDefault="008D6A98" w:rsidP="00FA17DE">
            <w:pPr>
              <w:spacing w:line="360" w:lineRule="auto"/>
              <w:rPr>
                <w:rFonts w:ascii="Calibri" w:hAnsi="Calibri" w:cs="Calibri"/>
              </w:rPr>
            </w:pPr>
            <w:r w:rsidRPr="00C4007A">
              <w:rPr>
                <w:rFonts w:ascii="Calibri" w:hAnsi="Calibri" w:cs="Calibri"/>
              </w:rPr>
              <w:t>E-B-WP</w:t>
            </w:r>
          </w:p>
        </w:tc>
        <w:tc>
          <w:tcPr>
            <w:tcW w:w="0" w:type="auto"/>
            <w:vAlign w:val="center"/>
          </w:tcPr>
          <w:p w14:paraId="2C3D8324" w14:textId="77777777" w:rsidR="008D6A98" w:rsidRPr="00C4007A" w:rsidRDefault="008D6A98" w:rsidP="00FA17DE">
            <w:pPr>
              <w:spacing w:line="360" w:lineRule="auto"/>
              <w:rPr>
                <w:rFonts w:ascii="Calibri" w:hAnsi="Calibri" w:cs="Calibri"/>
              </w:rPr>
            </w:pPr>
            <w:r w:rsidRPr="00C4007A">
              <w:rPr>
                <w:rFonts w:ascii="Calibri" w:hAnsi="Calibri" w:cs="Calibri"/>
              </w:rPr>
              <w:t>EC-WRF</w:t>
            </w:r>
          </w:p>
        </w:tc>
        <w:tc>
          <w:tcPr>
            <w:tcW w:w="0" w:type="auto"/>
            <w:vAlign w:val="center"/>
          </w:tcPr>
          <w:p w14:paraId="4EDCC2A9" w14:textId="77777777" w:rsidR="008D6A98" w:rsidRPr="00C4007A" w:rsidRDefault="008D6A98" w:rsidP="00FA17DE">
            <w:pPr>
              <w:spacing w:line="360" w:lineRule="auto"/>
              <w:rPr>
                <w:rFonts w:ascii="Calibri" w:hAnsi="Calibri" w:cs="Calibri"/>
              </w:rPr>
            </w:pPr>
            <w:r w:rsidRPr="00C4007A">
              <w:rPr>
                <w:rFonts w:ascii="Calibri" w:hAnsi="Calibri" w:cs="Calibri"/>
              </w:rPr>
              <w:t>10 m, 70 m</w:t>
            </w:r>
          </w:p>
        </w:tc>
        <w:tc>
          <w:tcPr>
            <w:tcW w:w="2915" w:type="dxa"/>
            <w:vAlign w:val="center"/>
          </w:tcPr>
          <w:p w14:paraId="0624AB49" w14:textId="77777777" w:rsidR="008D6A98" w:rsidRPr="00C4007A" w:rsidRDefault="008D6A98" w:rsidP="00FA17DE">
            <w:pPr>
              <w:spacing w:line="360" w:lineRule="auto"/>
              <w:rPr>
                <w:rFonts w:ascii="Calibri" w:hAnsi="Calibri" w:cs="Calibri"/>
              </w:rPr>
            </w:pPr>
            <w:r w:rsidRPr="00C4007A">
              <w:rPr>
                <w:rFonts w:ascii="Calibri" w:hAnsi="Calibri" w:cs="Calibri"/>
              </w:rPr>
              <w:t>Profile Correction to Power</w:t>
            </w:r>
          </w:p>
        </w:tc>
      </w:tr>
      <w:tr w:rsidR="008D6A98" w:rsidRPr="00C4007A" w14:paraId="2EBDCD58" w14:textId="77777777" w:rsidTr="00FA17DE">
        <w:tc>
          <w:tcPr>
            <w:tcW w:w="0" w:type="auto"/>
            <w:vMerge/>
            <w:vAlign w:val="center"/>
          </w:tcPr>
          <w:p w14:paraId="6CB17D14" w14:textId="77777777" w:rsidR="008D6A98" w:rsidRPr="00C4007A" w:rsidRDefault="008D6A98" w:rsidP="00FA17DE">
            <w:pPr>
              <w:spacing w:line="360" w:lineRule="auto"/>
              <w:rPr>
                <w:rFonts w:ascii="Calibri" w:hAnsi="Calibri" w:cs="Calibri"/>
                <w:sz w:val="24"/>
              </w:rPr>
            </w:pPr>
          </w:p>
        </w:tc>
        <w:tc>
          <w:tcPr>
            <w:tcW w:w="2086" w:type="dxa"/>
            <w:vAlign w:val="center"/>
          </w:tcPr>
          <w:p w14:paraId="70184AB8" w14:textId="77777777" w:rsidR="008D6A98" w:rsidRPr="00C4007A" w:rsidRDefault="008D6A98" w:rsidP="00FA17DE">
            <w:pPr>
              <w:spacing w:line="360" w:lineRule="auto"/>
              <w:rPr>
                <w:rFonts w:ascii="Calibri" w:hAnsi="Calibri" w:cs="Calibri"/>
              </w:rPr>
            </w:pPr>
            <w:r w:rsidRPr="00C4007A">
              <w:rPr>
                <w:rFonts w:ascii="Calibri" w:hAnsi="Calibri" w:cs="Calibri"/>
              </w:rPr>
              <w:t>EG-B-WP</w:t>
            </w:r>
          </w:p>
        </w:tc>
        <w:tc>
          <w:tcPr>
            <w:tcW w:w="0" w:type="auto"/>
            <w:vAlign w:val="center"/>
          </w:tcPr>
          <w:p w14:paraId="6EF768C1" w14:textId="77777777" w:rsidR="008D6A98" w:rsidRPr="00C4007A" w:rsidRDefault="008D6A98" w:rsidP="00FA17DE">
            <w:pPr>
              <w:spacing w:line="360" w:lineRule="auto"/>
              <w:rPr>
                <w:rFonts w:ascii="Calibri" w:hAnsi="Calibri" w:cs="Calibri"/>
              </w:rPr>
            </w:pPr>
            <w:r w:rsidRPr="00C4007A">
              <w:rPr>
                <w:rFonts w:ascii="Calibri" w:hAnsi="Calibri" w:cs="Calibri"/>
              </w:rPr>
              <w:t>Both</w:t>
            </w:r>
          </w:p>
        </w:tc>
        <w:tc>
          <w:tcPr>
            <w:tcW w:w="0" w:type="auto"/>
            <w:vAlign w:val="center"/>
          </w:tcPr>
          <w:p w14:paraId="247AB451" w14:textId="77777777" w:rsidR="008D6A98" w:rsidRPr="00C4007A" w:rsidRDefault="008D6A98" w:rsidP="00FA17DE">
            <w:pPr>
              <w:spacing w:line="360" w:lineRule="auto"/>
              <w:rPr>
                <w:rFonts w:ascii="Calibri" w:hAnsi="Calibri" w:cs="Calibri"/>
              </w:rPr>
            </w:pPr>
            <w:r w:rsidRPr="00C4007A">
              <w:rPr>
                <w:rFonts w:ascii="Calibri" w:hAnsi="Calibri" w:cs="Calibri"/>
              </w:rPr>
              <w:t>10 m, 70 m (All sources)</w:t>
            </w:r>
          </w:p>
        </w:tc>
        <w:tc>
          <w:tcPr>
            <w:tcW w:w="2915" w:type="dxa"/>
            <w:vAlign w:val="center"/>
          </w:tcPr>
          <w:p w14:paraId="1264592D" w14:textId="77777777" w:rsidR="008D6A98" w:rsidRPr="00C4007A" w:rsidRDefault="008D6A98" w:rsidP="00FA17DE">
            <w:pPr>
              <w:spacing w:line="360" w:lineRule="auto"/>
              <w:rPr>
                <w:rFonts w:ascii="Calibri" w:hAnsi="Calibri" w:cs="Calibri"/>
              </w:rPr>
            </w:pPr>
            <w:r w:rsidRPr="00C4007A">
              <w:rPr>
                <w:rFonts w:ascii="Calibri" w:hAnsi="Calibri" w:cs="Calibri"/>
              </w:rPr>
              <w:t>Profile Correction to Power</w:t>
            </w:r>
          </w:p>
        </w:tc>
      </w:tr>
      <w:tr w:rsidR="008D6A98" w:rsidRPr="00C4007A" w14:paraId="3193305D" w14:textId="77777777" w:rsidTr="00FA17DE">
        <w:tc>
          <w:tcPr>
            <w:tcW w:w="0" w:type="auto"/>
            <w:vMerge/>
            <w:vAlign w:val="center"/>
          </w:tcPr>
          <w:p w14:paraId="427B7313" w14:textId="77777777" w:rsidR="008D6A98" w:rsidRPr="00C4007A" w:rsidRDefault="008D6A98" w:rsidP="00FA17DE">
            <w:pPr>
              <w:spacing w:line="360" w:lineRule="auto"/>
              <w:rPr>
                <w:rFonts w:ascii="Calibri" w:hAnsi="Calibri" w:cs="Calibri"/>
                <w:sz w:val="24"/>
              </w:rPr>
            </w:pPr>
          </w:p>
        </w:tc>
        <w:tc>
          <w:tcPr>
            <w:tcW w:w="2086" w:type="dxa"/>
            <w:vAlign w:val="center"/>
          </w:tcPr>
          <w:p w14:paraId="14FA6C08" w14:textId="77777777" w:rsidR="008D6A98" w:rsidRPr="00C4007A" w:rsidRDefault="008D6A98" w:rsidP="00FA17DE">
            <w:pPr>
              <w:spacing w:line="360" w:lineRule="auto"/>
              <w:rPr>
                <w:rFonts w:ascii="Calibri" w:hAnsi="Calibri" w:cs="Calibri"/>
              </w:rPr>
            </w:pPr>
            <w:r w:rsidRPr="00C4007A">
              <w:rPr>
                <w:rFonts w:ascii="Calibri" w:hAnsi="Calibri" w:cs="Calibri"/>
              </w:rPr>
              <w:t>Fusion-B-WP</w:t>
            </w:r>
          </w:p>
        </w:tc>
        <w:tc>
          <w:tcPr>
            <w:tcW w:w="0" w:type="auto"/>
            <w:vAlign w:val="center"/>
          </w:tcPr>
          <w:p w14:paraId="660F375C" w14:textId="77777777" w:rsidR="008D6A98" w:rsidRPr="00C4007A" w:rsidRDefault="008D6A98" w:rsidP="00FA17DE">
            <w:pPr>
              <w:spacing w:line="360" w:lineRule="auto"/>
              <w:rPr>
                <w:rFonts w:ascii="Calibri" w:hAnsi="Calibri" w:cs="Calibri"/>
              </w:rPr>
            </w:pPr>
            <w:r w:rsidRPr="00C4007A">
              <w:rPr>
                <w:rFonts w:ascii="Calibri" w:hAnsi="Calibri" w:cs="Calibri"/>
              </w:rPr>
              <w:t>Both</w:t>
            </w:r>
          </w:p>
        </w:tc>
        <w:tc>
          <w:tcPr>
            <w:tcW w:w="0" w:type="auto"/>
            <w:vAlign w:val="center"/>
          </w:tcPr>
          <w:p w14:paraId="70CBB70F" w14:textId="77777777" w:rsidR="008D6A98" w:rsidRPr="00C4007A" w:rsidRDefault="008D6A98" w:rsidP="00FA17DE">
            <w:pPr>
              <w:spacing w:line="360" w:lineRule="auto"/>
              <w:rPr>
                <w:rFonts w:ascii="Calibri" w:hAnsi="Calibri" w:cs="Calibri"/>
              </w:rPr>
            </w:pPr>
            <w:r w:rsidRPr="00C4007A">
              <w:rPr>
                <w:rFonts w:ascii="Calibri" w:hAnsi="Calibri" w:cs="Calibri"/>
              </w:rPr>
              <w:t>All levels, Temperature</w:t>
            </w:r>
          </w:p>
        </w:tc>
        <w:tc>
          <w:tcPr>
            <w:tcW w:w="2915" w:type="dxa"/>
            <w:vAlign w:val="center"/>
          </w:tcPr>
          <w:p w14:paraId="523AB734" w14:textId="77777777" w:rsidR="008D6A98" w:rsidRPr="00C4007A" w:rsidRDefault="008D6A98" w:rsidP="00FA17DE">
            <w:pPr>
              <w:spacing w:line="360" w:lineRule="auto"/>
              <w:rPr>
                <w:rFonts w:ascii="Calibri" w:hAnsi="Calibri" w:cs="Calibri"/>
              </w:rPr>
            </w:pPr>
            <w:r w:rsidRPr="00C4007A">
              <w:rPr>
                <w:rFonts w:ascii="Calibri" w:hAnsi="Calibri" w:cs="Calibri"/>
              </w:rPr>
              <w:t>Profile Correction to Power</w:t>
            </w:r>
          </w:p>
        </w:tc>
      </w:tr>
      <w:tr w:rsidR="008D6A98" w:rsidRPr="00C4007A" w14:paraId="4C6B0400" w14:textId="77777777" w:rsidTr="00FA17DE">
        <w:tc>
          <w:tcPr>
            <w:tcW w:w="0" w:type="auto"/>
            <w:vAlign w:val="center"/>
          </w:tcPr>
          <w:p w14:paraId="76B33DE4" w14:textId="77777777" w:rsidR="008D6A98" w:rsidRPr="00C4007A" w:rsidRDefault="008D6A98" w:rsidP="00FA17DE">
            <w:pPr>
              <w:spacing w:line="360" w:lineRule="auto"/>
              <w:rPr>
                <w:rFonts w:ascii="Calibri" w:hAnsi="Calibri" w:cs="Calibri"/>
              </w:rPr>
            </w:pPr>
            <w:r w:rsidRPr="00C4007A">
              <w:rPr>
                <w:rFonts w:ascii="Calibri" w:hAnsi="Calibri" w:cs="Calibri"/>
              </w:rPr>
              <w:t>Proposed</w:t>
            </w:r>
          </w:p>
        </w:tc>
        <w:tc>
          <w:tcPr>
            <w:tcW w:w="2086" w:type="dxa"/>
            <w:vAlign w:val="center"/>
          </w:tcPr>
          <w:p w14:paraId="555A596D" w14:textId="77777777" w:rsidR="008D6A98" w:rsidRPr="00C4007A" w:rsidRDefault="008D6A98" w:rsidP="00FA17DE">
            <w:pPr>
              <w:spacing w:line="360" w:lineRule="auto"/>
              <w:rPr>
                <w:rFonts w:ascii="Calibri" w:hAnsi="Calibri" w:cs="Calibri"/>
              </w:rPr>
            </w:pPr>
            <w:r w:rsidRPr="00C4007A">
              <w:rPr>
                <w:rFonts w:ascii="Calibri" w:hAnsi="Calibri" w:cs="Calibri"/>
              </w:rPr>
              <w:t>Fusion-Director-WP</w:t>
            </w:r>
          </w:p>
        </w:tc>
        <w:tc>
          <w:tcPr>
            <w:tcW w:w="0" w:type="auto"/>
            <w:vAlign w:val="center"/>
          </w:tcPr>
          <w:p w14:paraId="06257F58" w14:textId="77777777" w:rsidR="008D6A98" w:rsidRPr="00C4007A" w:rsidRDefault="008D6A98" w:rsidP="00FA17DE">
            <w:pPr>
              <w:spacing w:line="360" w:lineRule="auto"/>
              <w:rPr>
                <w:rFonts w:ascii="Calibri" w:hAnsi="Calibri" w:cs="Calibri"/>
              </w:rPr>
            </w:pPr>
            <w:r w:rsidRPr="00C4007A">
              <w:rPr>
                <w:rFonts w:ascii="Calibri" w:hAnsi="Calibri" w:cs="Calibri"/>
              </w:rPr>
              <w:t>Both</w:t>
            </w:r>
          </w:p>
        </w:tc>
        <w:tc>
          <w:tcPr>
            <w:tcW w:w="0" w:type="auto"/>
            <w:vAlign w:val="center"/>
          </w:tcPr>
          <w:p w14:paraId="67931727" w14:textId="77777777" w:rsidR="008D6A98" w:rsidRPr="00C4007A" w:rsidRDefault="008D6A98" w:rsidP="00FA17DE">
            <w:pPr>
              <w:spacing w:line="360" w:lineRule="auto"/>
              <w:rPr>
                <w:rFonts w:ascii="Calibri" w:hAnsi="Calibri" w:cs="Calibri"/>
              </w:rPr>
            </w:pPr>
            <w:r w:rsidRPr="00C4007A">
              <w:rPr>
                <w:rFonts w:ascii="Calibri" w:hAnsi="Calibri" w:cs="Calibri"/>
              </w:rPr>
              <w:t>Regime-Dependent Selection*</w:t>
            </w:r>
          </w:p>
        </w:tc>
        <w:tc>
          <w:tcPr>
            <w:tcW w:w="2915" w:type="dxa"/>
            <w:vAlign w:val="center"/>
          </w:tcPr>
          <w:p w14:paraId="10EC1840" w14:textId="77777777" w:rsidR="008D6A98" w:rsidRPr="00C4007A" w:rsidRDefault="008D6A98" w:rsidP="00FA17DE">
            <w:pPr>
              <w:spacing w:line="360" w:lineRule="auto"/>
              <w:rPr>
                <w:rFonts w:ascii="Calibri" w:hAnsi="Calibri" w:cs="Calibri"/>
              </w:rPr>
            </w:pPr>
            <w:r w:rsidRPr="00C4007A">
              <w:rPr>
                <w:rFonts w:ascii="Calibri" w:hAnsi="Calibri" w:cs="Calibri"/>
              </w:rPr>
              <w:t>Regime-Aware Profile Correction to Power</w:t>
            </w:r>
          </w:p>
        </w:tc>
      </w:tr>
    </w:tbl>
    <w:p w14:paraId="4085490B" w14:textId="77777777" w:rsidR="008D6A98" w:rsidRPr="006E7412" w:rsidRDefault="008D6A98" w:rsidP="008D6A98">
      <w:pPr>
        <w:spacing w:line="360" w:lineRule="auto"/>
        <w:rPr>
          <w:rFonts w:ascii="Calibri" w:hAnsi="Calibri" w:cs="Calibri"/>
          <w:i/>
        </w:rPr>
      </w:pPr>
      <w:r w:rsidRPr="006E7412">
        <w:rPr>
          <w:rFonts w:ascii="Calibri" w:hAnsi="Calibri" w:cs="Calibri"/>
          <w:i/>
        </w:rPr>
        <w:t>Note: For the proposed "Fusion-Director-WP" strategy, inputs are dynamically selected based on flow regimes: 10 m &amp; 70 m wind speeds for free-stream sectors, and 10 m &amp; 30 m wind speeds for wake-affected sectors. For all dual-source strategies (GFS &amp; EC), the corrected wind estimates from both members are combined via equal-weighted averaging before power conversion.</w:t>
      </w:r>
    </w:p>
    <w:p w14:paraId="38B8A0CD" w14:textId="0139715C" w:rsidR="00FE09B4" w:rsidRDefault="007805DA" w:rsidP="007B0096">
      <w:pPr>
        <w:pStyle w:val="1"/>
        <w:spacing w:line="360" w:lineRule="auto"/>
        <w:rPr>
          <w:rFonts w:ascii="Calibri" w:hAnsi="Calibri" w:cs="Calibri"/>
        </w:rPr>
      </w:pPr>
      <w:r w:rsidRPr="007805DA">
        <w:rPr>
          <w:rFonts w:ascii="Calibri" w:hAnsi="Calibri" w:cs="Calibri"/>
        </w:rPr>
        <w:t>Table S2. Detailed configuration of the WRF model domains and physics parameterization sc</w:t>
      </w:r>
      <w:r w:rsidR="00A372DD">
        <w:rPr>
          <w:rFonts w:ascii="Calibri" w:hAnsi="Calibri" w:cs="Calibri"/>
        </w:rPr>
        <w:t>hemes</w:t>
      </w:r>
    </w:p>
    <w:tbl>
      <w:tblPr>
        <w:tblStyle w:val="a5"/>
        <w:tblW w:w="0" w:type="auto"/>
        <w:tblLook w:val="04A0" w:firstRow="1" w:lastRow="0" w:firstColumn="1" w:lastColumn="0" w:noHBand="0" w:noVBand="1"/>
      </w:tblPr>
      <w:tblGrid>
        <w:gridCol w:w="4315"/>
        <w:gridCol w:w="4315"/>
      </w:tblGrid>
      <w:tr w:rsidR="007805DA" w14:paraId="6F707C47" w14:textId="77777777" w:rsidTr="007805DA">
        <w:tc>
          <w:tcPr>
            <w:tcW w:w="4315" w:type="dxa"/>
          </w:tcPr>
          <w:p w14:paraId="3C776AC3" w14:textId="6FE0B9FE" w:rsidR="007805DA" w:rsidRPr="00D43598" w:rsidRDefault="007805DA" w:rsidP="008D6A98">
            <w:pPr>
              <w:spacing w:line="360" w:lineRule="auto"/>
              <w:rPr>
                <w:rFonts w:ascii="Calibri" w:hAnsi="Calibri" w:cs="Calibri"/>
                <w:b/>
              </w:rPr>
            </w:pPr>
            <w:r w:rsidRPr="00D43598">
              <w:rPr>
                <w:rFonts w:ascii="Calibri" w:hAnsi="Calibri" w:cs="Calibri"/>
                <w:b/>
              </w:rPr>
              <w:t>Configuration Type</w:t>
            </w:r>
          </w:p>
        </w:tc>
        <w:tc>
          <w:tcPr>
            <w:tcW w:w="4315" w:type="dxa"/>
          </w:tcPr>
          <w:p w14:paraId="4C478970" w14:textId="65CD8061" w:rsidR="007805DA" w:rsidRPr="00D43598" w:rsidRDefault="007805DA" w:rsidP="007805DA">
            <w:pPr>
              <w:tabs>
                <w:tab w:val="left" w:pos="900"/>
              </w:tabs>
              <w:spacing w:line="360" w:lineRule="auto"/>
              <w:rPr>
                <w:rFonts w:ascii="Calibri" w:hAnsi="Calibri" w:cs="Calibri"/>
                <w:b/>
              </w:rPr>
            </w:pPr>
            <w:r w:rsidRPr="00D43598">
              <w:rPr>
                <w:rFonts w:ascii="Calibri" w:hAnsi="Calibri" w:cs="Calibri"/>
                <w:b/>
              </w:rPr>
              <w:t>Setting / Scheme</w:t>
            </w:r>
          </w:p>
        </w:tc>
      </w:tr>
      <w:tr w:rsidR="007805DA" w14:paraId="0E1B6147" w14:textId="77777777" w:rsidTr="007805DA">
        <w:tc>
          <w:tcPr>
            <w:tcW w:w="4315" w:type="dxa"/>
          </w:tcPr>
          <w:p w14:paraId="495CB3E4" w14:textId="1257B976" w:rsidR="007805DA" w:rsidRPr="00D43598" w:rsidRDefault="007805DA" w:rsidP="008D6A98">
            <w:pPr>
              <w:spacing w:line="360" w:lineRule="auto"/>
              <w:rPr>
                <w:rFonts w:ascii="Calibri" w:hAnsi="Calibri" w:cs="Calibri"/>
                <w:b/>
              </w:rPr>
            </w:pPr>
            <w:r w:rsidRPr="00D43598">
              <w:rPr>
                <w:rFonts w:ascii="Calibri" w:hAnsi="Calibri" w:cs="Calibri"/>
                <w:b/>
              </w:rPr>
              <w:t>Horizontal Resolution</w:t>
            </w:r>
          </w:p>
        </w:tc>
        <w:tc>
          <w:tcPr>
            <w:tcW w:w="4315" w:type="dxa"/>
          </w:tcPr>
          <w:p w14:paraId="046E14AA" w14:textId="77777777" w:rsidR="007805DA" w:rsidRPr="00D43598" w:rsidRDefault="007805DA" w:rsidP="008D6A98">
            <w:pPr>
              <w:spacing w:line="360" w:lineRule="auto"/>
              <w:rPr>
                <w:rFonts w:ascii="Calibri" w:hAnsi="Calibri" w:cs="Calibri"/>
                <w:b/>
              </w:rPr>
            </w:pPr>
          </w:p>
        </w:tc>
      </w:tr>
      <w:tr w:rsidR="007805DA" w14:paraId="73229694" w14:textId="77777777" w:rsidTr="007805DA">
        <w:tc>
          <w:tcPr>
            <w:tcW w:w="4315" w:type="dxa"/>
          </w:tcPr>
          <w:p w14:paraId="4B6F9804" w14:textId="37CA3285" w:rsidR="007805DA" w:rsidRDefault="007805DA" w:rsidP="008D6A98">
            <w:pPr>
              <w:spacing w:line="360" w:lineRule="auto"/>
              <w:rPr>
                <w:rFonts w:ascii="Calibri" w:hAnsi="Calibri" w:cs="Calibri"/>
              </w:rPr>
            </w:pPr>
            <w:r w:rsidRPr="007805DA">
              <w:rPr>
                <w:rFonts w:ascii="Calibri" w:hAnsi="Calibri" w:cs="Calibri"/>
              </w:rPr>
              <w:t>GFS-Driven Configuration</w:t>
            </w:r>
          </w:p>
        </w:tc>
        <w:tc>
          <w:tcPr>
            <w:tcW w:w="4315" w:type="dxa"/>
          </w:tcPr>
          <w:p w14:paraId="1327A646" w14:textId="581944EA" w:rsidR="007805DA" w:rsidRDefault="007805DA" w:rsidP="008D6A98">
            <w:pPr>
              <w:spacing w:line="360" w:lineRule="auto"/>
              <w:rPr>
                <w:rFonts w:ascii="Calibri" w:hAnsi="Calibri" w:cs="Calibri"/>
              </w:rPr>
            </w:pPr>
            <w:r w:rsidRPr="007805DA">
              <w:rPr>
                <w:rFonts w:ascii="Calibri" w:hAnsi="Calibri" w:cs="Calibri"/>
              </w:rPr>
              <w:t>Domain 1 (27 km), Domain 2 (9 km), Domain 3 (3 km)</w:t>
            </w:r>
          </w:p>
        </w:tc>
      </w:tr>
      <w:tr w:rsidR="007805DA" w14:paraId="146FB5F3" w14:textId="77777777" w:rsidTr="007805DA">
        <w:tc>
          <w:tcPr>
            <w:tcW w:w="4315" w:type="dxa"/>
          </w:tcPr>
          <w:p w14:paraId="10F7B317" w14:textId="26E5B368" w:rsidR="007805DA" w:rsidRDefault="007805DA" w:rsidP="008D6A98">
            <w:pPr>
              <w:spacing w:line="360" w:lineRule="auto"/>
              <w:rPr>
                <w:rFonts w:ascii="Calibri" w:hAnsi="Calibri" w:cs="Calibri"/>
              </w:rPr>
            </w:pPr>
            <w:r w:rsidRPr="007805DA">
              <w:rPr>
                <w:rFonts w:ascii="Calibri" w:hAnsi="Calibri" w:cs="Calibri"/>
              </w:rPr>
              <w:t>EC-Driven Configuration</w:t>
            </w:r>
          </w:p>
        </w:tc>
        <w:tc>
          <w:tcPr>
            <w:tcW w:w="4315" w:type="dxa"/>
          </w:tcPr>
          <w:p w14:paraId="099E2EA2" w14:textId="58AC0AD9" w:rsidR="007805DA" w:rsidRDefault="007805DA" w:rsidP="008D6A98">
            <w:pPr>
              <w:spacing w:line="360" w:lineRule="auto"/>
              <w:rPr>
                <w:rFonts w:ascii="Calibri" w:hAnsi="Calibri" w:cs="Calibri"/>
              </w:rPr>
            </w:pPr>
            <w:r w:rsidRPr="007805DA">
              <w:rPr>
                <w:rFonts w:ascii="Calibri" w:hAnsi="Calibri" w:cs="Calibri"/>
              </w:rPr>
              <w:t>Domain 1 (9 km), Domain 2 (3 km)</w:t>
            </w:r>
          </w:p>
        </w:tc>
      </w:tr>
      <w:tr w:rsidR="007805DA" w14:paraId="3AB4CC73" w14:textId="77777777" w:rsidTr="007805DA">
        <w:tc>
          <w:tcPr>
            <w:tcW w:w="4315" w:type="dxa"/>
          </w:tcPr>
          <w:p w14:paraId="1CA3EE7E" w14:textId="4BB1F124" w:rsidR="007805DA" w:rsidRPr="00D43598" w:rsidRDefault="007805DA" w:rsidP="008D6A98">
            <w:pPr>
              <w:spacing w:line="360" w:lineRule="auto"/>
              <w:rPr>
                <w:rFonts w:ascii="Calibri" w:hAnsi="Calibri" w:cs="Calibri"/>
                <w:b/>
              </w:rPr>
            </w:pPr>
            <w:r w:rsidRPr="00D43598">
              <w:rPr>
                <w:rFonts w:ascii="Calibri" w:hAnsi="Calibri" w:cs="Calibri"/>
                <w:b/>
              </w:rPr>
              <w:t>Vertical Resolution</w:t>
            </w:r>
          </w:p>
        </w:tc>
        <w:tc>
          <w:tcPr>
            <w:tcW w:w="4315" w:type="dxa"/>
          </w:tcPr>
          <w:p w14:paraId="580108A0" w14:textId="5C5EC5F6" w:rsidR="007805DA" w:rsidRDefault="007805DA" w:rsidP="008D6A98">
            <w:pPr>
              <w:spacing w:line="360" w:lineRule="auto"/>
              <w:rPr>
                <w:rFonts w:ascii="Calibri" w:hAnsi="Calibri" w:cs="Calibri"/>
              </w:rPr>
            </w:pPr>
            <w:r w:rsidRPr="007805DA">
              <w:rPr>
                <w:rFonts w:ascii="Calibri" w:hAnsi="Calibri" w:cs="Calibri"/>
              </w:rPr>
              <w:t>51 levels (terrain-following)</w:t>
            </w:r>
          </w:p>
        </w:tc>
      </w:tr>
      <w:tr w:rsidR="007805DA" w14:paraId="04B7CC09" w14:textId="77777777" w:rsidTr="007805DA">
        <w:tc>
          <w:tcPr>
            <w:tcW w:w="4315" w:type="dxa"/>
          </w:tcPr>
          <w:p w14:paraId="451427F3" w14:textId="79452EE9" w:rsidR="007805DA" w:rsidRPr="00D43598" w:rsidRDefault="007805DA" w:rsidP="008D6A98">
            <w:pPr>
              <w:spacing w:line="360" w:lineRule="auto"/>
              <w:rPr>
                <w:rFonts w:ascii="Calibri" w:hAnsi="Calibri" w:cs="Calibri"/>
                <w:b/>
              </w:rPr>
            </w:pPr>
            <w:r w:rsidRPr="00D43598">
              <w:rPr>
                <w:rFonts w:ascii="Calibri" w:hAnsi="Calibri" w:cs="Calibri"/>
                <w:b/>
              </w:rPr>
              <w:t>Physics Parameterizations</w:t>
            </w:r>
          </w:p>
        </w:tc>
        <w:tc>
          <w:tcPr>
            <w:tcW w:w="4315" w:type="dxa"/>
          </w:tcPr>
          <w:p w14:paraId="314D7CC1" w14:textId="77777777" w:rsidR="007805DA" w:rsidRDefault="007805DA" w:rsidP="008D6A98">
            <w:pPr>
              <w:spacing w:line="360" w:lineRule="auto"/>
              <w:rPr>
                <w:rFonts w:ascii="Calibri" w:hAnsi="Calibri" w:cs="Calibri"/>
              </w:rPr>
            </w:pPr>
          </w:p>
        </w:tc>
      </w:tr>
      <w:tr w:rsidR="007805DA" w14:paraId="015A355A" w14:textId="77777777" w:rsidTr="007805DA">
        <w:tc>
          <w:tcPr>
            <w:tcW w:w="4315" w:type="dxa"/>
          </w:tcPr>
          <w:p w14:paraId="1A1B3988" w14:textId="52B3C5F9" w:rsidR="007805DA" w:rsidRDefault="007805DA" w:rsidP="008D6A98">
            <w:pPr>
              <w:spacing w:line="360" w:lineRule="auto"/>
              <w:rPr>
                <w:rFonts w:ascii="Calibri" w:hAnsi="Calibri" w:cs="Calibri"/>
              </w:rPr>
            </w:pPr>
            <w:r w:rsidRPr="007805DA">
              <w:rPr>
                <w:rFonts w:ascii="Calibri" w:hAnsi="Calibri" w:cs="Calibri"/>
              </w:rPr>
              <w:t>Microphysics</w:t>
            </w:r>
          </w:p>
        </w:tc>
        <w:tc>
          <w:tcPr>
            <w:tcW w:w="4315" w:type="dxa"/>
          </w:tcPr>
          <w:p w14:paraId="217ADC17" w14:textId="6CAF9487" w:rsidR="007805DA" w:rsidRDefault="007805DA" w:rsidP="008D6A98">
            <w:pPr>
              <w:spacing w:line="360" w:lineRule="auto"/>
              <w:rPr>
                <w:rFonts w:ascii="Calibri" w:hAnsi="Calibri" w:cs="Calibri"/>
              </w:rPr>
            </w:pPr>
            <w:r w:rsidRPr="007805DA">
              <w:rPr>
                <w:rFonts w:ascii="Calibri" w:hAnsi="Calibri" w:cs="Calibri"/>
              </w:rPr>
              <w:t>Morrison 2-moment scheme</w:t>
            </w:r>
          </w:p>
        </w:tc>
      </w:tr>
      <w:tr w:rsidR="007805DA" w14:paraId="04B9887D" w14:textId="77777777" w:rsidTr="007805DA">
        <w:tc>
          <w:tcPr>
            <w:tcW w:w="4315" w:type="dxa"/>
          </w:tcPr>
          <w:p w14:paraId="7CBD6CBF" w14:textId="48701B20" w:rsidR="007805DA" w:rsidRDefault="007805DA" w:rsidP="008D6A98">
            <w:pPr>
              <w:spacing w:line="360" w:lineRule="auto"/>
              <w:rPr>
                <w:rFonts w:ascii="Calibri" w:hAnsi="Calibri" w:cs="Calibri"/>
              </w:rPr>
            </w:pPr>
            <w:r w:rsidRPr="007805DA">
              <w:rPr>
                <w:rFonts w:ascii="Calibri" w:hAnsi="Calibri" w:cs="Calibri"/>
              </w:rPr>
              <w:t>Longwave Radiation</w:t>
            </w:r>
          </w:p>
        </w:tc>
        <w:tc>
          <w:tcPr>
            <w:tcW w:w="4315" w:type="dxa"/>
          </w:tcPr>
          <w:p w14:paraId="0A01DE4B" w14:textId="3584A246" w:rsidR="007805DA" w:rsidRDefault="007805DA" w:rsidP="008D6A98">
            <w:pPr>
              <w:spacing w:line="360" w:lineRule="auto"/>
              <w:rPr>
                <w:rFonts w:ascii="Calibri" w:hAnsi="Calibri" w:cs="Calibri"/>
              </w:rPr>
            </w:pPr>
            <w:r w:rsidRPr="007805DA">
              <w:rPr>
                <w:rFonts w:ascii="Calibri" w:hAnsi="Calibri" w:cs="Calibri"/>
              </w:rPr>
              <w:t>RRTMG scheme</w:t>
            </w:r>
          </w:p>
        </w:tc>
      </w:tr>
      <w:tr w:rsidR="007805DA" w14:paraId="5F652EB0" w14:textId="77777777" w:rsidTr="007805DA">
        <w:tc>
          <w:tcPr>
            <w:tcW w:w="4315" w:type="dxa"/>
          </w:tcPr>
          <w:p w14:paraId="5CB5E173" w14:textId="5E079380" w:rsidR="007805DA" w:rsidRDefault="007805DA" w:rsidP="008D6A98">
            <w:pPr>
              <w:spacing w:line="360" w:lineRule="auto"/>
              <w:rPr>
                <w:rFonts w:ascii="Calibri" w:hAnsi="Calibri" w:cs="Calibri"/>
              </w:rPr>
            </w:pPr>
            <w:r w:rsidRPr="007805DA">
              <w:rPr>
                <w:rFonts w:ascii="Calibri" w:hAnsi="Calibri" w:cs="Calibri"/>
              </w:rPr>
              <w:t>Shortwave Radiation</w:t>
            </w:r>
          </w:p>
        </w:tc>
        <w:tc>
          <w:tcPr>
            <w:tcW w:w="4315" w:type="dxa"/>
          </w:tcPr>
          <w:p w14:paraId="4896E1E7" w14:textId="0D6E6D40" w:rsidR="007805DA" w:rsidRDefault="007805DA" w:rsidP="008D6A98">
            <w:pPr>
              <w:spacing w:line="360" w:lineRule="auto"/>
              <w:rPr>
                <w:rFonts w:ascii="Calibri" w:hAnsi="Calibri" w:cs="Calibri"/>
              </w:rPr>
            </w:pPr>
            <w:r w:rsidRPr="007805DA">
              <w:rPr>
                <w:rFonts w:ascii="Calibri" w:hAnsi="Calibri" w:cs="Calibri"/>
              </w:rPr>
              <w:t>RRTMG scheme</w:t>
            </w:r>
          </w:p>
        </w:tc>
      </w:tr>
      <w:tr w:rsidR="007805DA" w14:paraId="4D1F72F7" w14:textId="77777777" w:rsidTr="007805DA">
        <w:tc>
          <w:tcPr>
            <w:tcW w:w="4315" w:type="dxa"/>
          </w:tcPr>
          <w:p w14:paraId="47BCF2A0" w14:textId="4235A758" w:rsidR="007805DA" w:rsidRDefault="007805DA" w:rsidP="008D6A98">
            <w:pPr>
              <w:spacing w:line="360" w:lineRule="auto"/>
              <w:rPr>
                <w:rFonts w:ascii="Calibri" w:hAnsi="Calibri" w:cs="Calibri"/>
              </w:rPr>
            </w:pPr>
            <w:r w:rsidRPr="007805DA">
              <w:rPr>
                <w:rFonts w:ascii="Calibri" w:hAnsi="Calibri" w:cs="Calibri"/>
              </w:rPr>
              <w:t>Planetary Boundary Layer</w:t>
            </w:r>
          </w:p>
        </w:tc>
        <w:tc>
          <w:tcPr>
            <w:tcW w:w="4315" w:type="dxa"/>
          </w:tcPr>
          <w:p w14:paraId="36B4B20D" w14:textId="40B02CCD" w:rsidR="007805DA" w:rsidRDefault="007805DA" w:rsidP="007805DA">
            <w:pPr>
              <w:tabs>
                <w:tab w:val="left" w:pos="1272"/>
              </w:tabs>
              <w:spacing w:line="360" w:lineRule="auto"/>
              <w:rPr>
                <w:rFonts w:ascii="Calibri" w:hAnsi="Calibri" w:cs="Calibri"/>
              </w:rPr>
            </w:pPr>
            <w:proofErr w:type="spellStart"/>
            <w:r w:rsidRPr="007805DA">
              <w:rPr>
                <w:rFonts w:ascii="Calibri" w:hAnsi="Calibri" w:cs="Calibri"/>
              </w:rPr>
              <w:t>Yonsei</w:t>
            </w:r>
            <w:proofErr w:type="spellEnd"/>
            <w:r w:rsidRPr="007805DA">
              <w:rPr>
                <w:rFonts w:ascii="Calibri" w:hAnsi="Calibri" w:cs="Calibri"/>
              </w:rPr>
              <w:t xml:space="preserve"> University (YSU) scheme</w:t>
            </w:r>
          </w:p>
        </w:tc>
      </w:tr>
      <w:tr w:rsidR="007805DA" w14:paraId="46CC02AE" w14:textId="77777777" w:rsidTr="007805DA">
        <w:tc>
          <w:tcPr>
            <w:tcW w:w="4315" w:type="dxa"/>
          </w:tcPr>
          <w:p w14:paraId="4A8A4A31" w14:textId="089B3F9E" w:rsidR="007805DA" w:rsidRDefault="007805DA" w:rsidP="008D6A98">
            <w:pPr>
              <w:spacing w:line="360" w:lineRule="auto"/>
              <w:rPr>
                <w:rFonts w:ascii="Calibri" w:hAnsi="Calibri" w:cs="Calibri"/>
              </w:rPr>
            </w:pPr>
            <w:r w:rsidRPr="007805DA">
              <w:rPr>
                <w:rFonts w:ascii="Calibri" w:hAnsi="Calibri" w:cs="Calibri"/>
              </w:rPr>
              <w:t>Surface Layer</w:t>
            </w:r>
          </w:p>
        </w:tc>
        <w:tc>
          <w:tcPr>
            <w:tcW w:w="4315" w:type="dxa"/>
          </w:tcPr>
          <w:p w14:paraId="364D192F" w14:textId="5BA8991A" w:rsidR="007805DA" w:rsidRDefault="007805DA" w:rsidP="008D6A98">
            <w:pPr>
              <w:spacing w:line="360" w:lineRule="auto"/>
              <w:rPr>
                <w:rFonts w:ascii="Calibri" w:hAnsi="Calibri" w:cs="Calibri"/>
              </w:rPr>
            </w:pPr>
            <w:r w:rsidRPr="007805DA">
              <w:rPr>
                <w:rFonts w:ascii="Calibri" w:hAnsi="Calibri" w:cs="Calibri"/>
              </w:rPr>
              <w:t>MM5 similarity</w:t>
            </w:r>
          </w:p>
        </w:tc>
      </w:tr>
      <w:tr w:rsidR="007805DA" w14:paraId="092694E6" w14:textId="77777777" w:rsidTr="007805DA">
        <w:tc>
          <w:tcPr>
            <w:tcW w:w="4315" w:type="dxa"/>
          </w:tcPr>
          <w:p w14:paraId="1B8FA88D" w14:textId="3BB8F65D" w:rsidR="007805DA" w:rsidRDefault="007805DA" w:rsidP="008D6A98">
            <w:pPr>
              <w:spacing w:line="360" w:lineRule="auto"/>
              <w:rPr>
                <w:rFonts w:ascii="Calibri" w:hAnsi="Calibri" w:cs="Calibri"/>
              </w:rPr>
            </w:pPr>
            <w:r w:rsidRPr="007805DA">
              <w:rPr>
                <w:rFonts w:ascii="Calibri" w:hAnsi="Calibri" w:cs="Calibri"/>
              </w:rPr>
              <w:t>Land Surface</w:t>
            </w:r>
          </w:p>
        </w:tc>
        <w:tc>
          <w:tcPr>
            <w:tcW w:w="4315" w:type="dxa"/>
          </w:tcPr>
          <w:p w14:paraId="7141ECCE" w14:textId="0EC998F1" w:rsidR="007805DA" w:rsidRDefault="007805DA" w:rsidP="008D6A98">
            <w:pPr>
              <w:spacing w:line="360" w:lineRule="auto"/>
              <w:rPr>
                <w:rFonts w:ascii="Calibri" w:hAnsi="Calibri" w:cs="Calibri"/>
              </w:rPr>
            </w:pPr>
            <w:r w:rsidRPr="007805DA">
              <w:rPr>
                <w:rFonts w:ascii="Calibri" w:hAnsi="Calibri" w:cs="Calibri"/>
              </w:rPr>
              <w:t>Unified Noah Land Surface Model</w:t>
            </w:r>
          </w:p>
        </w:tc>
      </w:tr>
      <w:tr w:rsidR="007805DA" w14:paraId="4E20CC0F" w14:textId="77777777" w:rsidTr="007805DA">
        <w:tc>
          <w:tcPr>
            <w:tcW w:w="4315" w:type="dxa"/>
          </w:tcPr>
          <w:p w14:paraId="282AEAFC" w14:textId="703EE695" w:rsidR="007805DA" w:rsidRDefault="007805DA" w:rsidP="008D6A98">
            <w:pPr>
              <w:spacing w:line="360" w:lineRule="auto"/>
              <w:rPr>
                <w:rFonts w:ascii="Calibri" w:hAnsi="Calibri" w:cs="Calibri"/>
              </w:rPr>
            </w:pPr>
            <w:r w:rsidRPr="007805DA">
              <w:rPr>
                <w:rFonts w:ascii="Calibri" w:hAnsi="Calibri" w:cs="Calibri"/>
              </w:rPr>
              <w:t>Cumulus Parameterization*</w:t>
            </w:r>
          </w:p>
        </w:tc>
        <w:tc>
          <w:tcPr>
            <w:tcW w:w="4315" w:type="dxa"/>
          </w:tcPr>
          <w:p w14:paraId="11859E91" w14:textId="24929C18" w:rsidR="007805DA" w:rsidRDefault="007805DA" w:rsidP="008D6A98">
            <w:pPr>
              <w:spacing w:line="360" w:lineRule="auto"/>
              <w:rPr>
                <w:rFonts w:ascii="Calibri" w:hAnsi="Calibri" w:cs="Calibri"/>
              </w:rPr>
            </w:pPr>
            <w:proofErr w:type="spellStart"/>
            <w:r w:rsidRPr="007805DA">
              <w:rPr>
                <w:rFonts w:ascii="Calibri" w:hAnsi="Calibri" w:cs="Calibri"/>
              </w:rPr>
              <w:t>Kain</w:t>
            </w:r>
            <w:proofErr w:type="spellEnd"/>
            <w:r w:rsidRPr="007805DA">
              <w:rPr>
                <w:rFonts w:ascii="Calibri" w:hAnsi="Calibri" w:cs="Calibri"/>
              </w:rPr>
              <w:t>-Fritsch scheme</w:t>
            </w:r>
          </w:p>
        </w:tc>
      </w:tr>
    </w:tbl>
    <w:p w14:paraId="791B1880" w14:textId="412803D5" w:rsidR="007805DA" w:rsidRDefault="007805DA" w:rsidP="008D6A98">
      <w:pPr>
        <w:spacing w:line="360" w:lineRule="auto"/>
        <w:rPr>
          <w:rFonts w:ascii="Calibri" w:hAnsi="Calibri" w:cs="Calibri"/>
          <w:i/>
        </w:rPr>
      </w:pPr>
      <w:r w:rsidRPr="007805DA">
        <w:rPr>
          <w:rFonts w:ascii="Calibri" w:hAnsi="Calibri" w:cs="Calibri"/>
          <w:i/>
        </w:rPr>
        <w:t>Note: The Cumulus Parameterization scheme is activated only for domains with resolutions &gt; 4 km (i.e., 27 km and 9 km grids). It is turned off for the 3 km domain to allow for explicit convection.</w:t>
      </w:r>
    </w:p>
    <w:p w14:paraId="10B950B0" w14:textId="74DAF304" w:rsidR="007B0096" w:rsidRPr="003B4938" w:rsidRDefault="00524DE0" w:rsidP="007B0096">
      <w:pPr>
        <w:pStyle w:val="1"/>
        <w:spacing w:line="360" w:lineRule="auto"/>
        <w:rPr>
          <w:rFonts w:ascii="Calibri" w:hAnsi="Calibri" w:cs="Calibri"/>
        </w:rPr>
      </w:pPr>
      <w:r>
        <w:rPr>
          <w:rFonts w:ascii="Calibri" w:hAnsi="Calibri" w:cs="Calibri"/>
        </w:rPr>
        <w:lastRenderedPageBreak/>
        <w:t>Table S3</w:t>
      </w:r>
      <w:r w:rsidR="007B0096" w:rsidRPr="00C4007A">
        <w:rPr>
          <w:rFonts w:ascii="Calibri" w:hAnsi="Calibri" w:cs="Calibri"/>
        </w:rPr>
        <w:t xml:space="preserve">. </w:t>
      </w:r>
      <w:proofErr w:type="spellStart"/>
      <w:r w:rsidR="007B0096" w:rsidRPr="00C4007A">
        <w:rPr>
          <w:rFonts w:ascii="Calibri" w:hAnsi="Calibri" w:cs="Calibri"/>
        </w:rPr>
        <w:t>Hyperparameter</w:t>
      </w:r>
      <w:proofErr w:type="spellEnd"/>
      <w:r w:rsidR="007B0096" w:rsidRPr="00C4007A">
        <w:rPr>
          <w:rFonts w:ascii="Calibri" w:hAnsi="Calibri" w:cs="Calibri"/>
        </w:rPr>
        <w:t xml:space="preserve"> Configuration for </w:t>
      </w:r>
      <w:proofErr w:type="spellStart"/>
      <w:r w:rsidR="007B0096" w:rsidRPr="00C4007A">
        <w:rPr>
          <w:rFonts w:ascii="Calibri" w:hAnsi="Calibri" w:cs="Calibri"/>
        </w:rPr>
        <w:t>LightGBM</w:t>
      </w:r>
      <w:proofErr w:type="spellEnd"/>
      <w:r w:rsidR="007B0096" w:rsidRPr="00C4007A">
        <w:rPr>
          <w:rFonts w:ascii="Calibri" w:hAnsi="Calibri" w:cs="Calibri"/>
        </w:rPr>
        <w:t xml:space="preserve"> Models</w:t>
      </w:r>
    </w:p>
    <w:tbl>
      <w:tblPr>
        <w:tblStyle w:val="a5"/>
        <w:tblW w:w="8671" w:type="dxa"/>
        <w:tblLook w:val="04A0" w:firstRow="1" w:lastRow="0" w:firstColumn="1" w:lastColumn="0" w:noHBand="0" w:noVBand="1"/>
      </w:tblPr>
      <w:tblGrid>
        <w:gridCol w:w="2264"/>
        <w:gridCol w:w="1686"/>
        <w:gridCol w:w="4721"/>
      </w:tblGrid>
      <w:tr w:rsidR="007B0096" w14:paraId="7E92FA4F" w14:textId="77777777" w:rsidTr="00FA17DE">
        <w:tc>
          <w:tcPr>
            <w:tcW w:w="2264" w:type="dxa"/>
          </w:tcPr>
          <w:p w14:paraId="30593A31" w14:textId="77777777" w:rsidR="007B0096" w:rsidRDefault="007B0096" w:rsidP="00FA17DE">
            <w:pPr>
              <w:spacing w:line="360" w:lineRule="auto"/>
              <w:rPr>
                <w:rFonts w:ascii="Calibri" w:hAnsi="Calibri" w:cs="Calibri"/>
              </w:rPr>
            </w:pPr>
            <w:proofErr w:type="spellStart"/>
            <w:r w:rsidRPr="00D31E76">
              <w:rPr>
                <w:rFonts w:ascii="Calibri" w:hAnsi="Calibri" w:cs="Calibri"/>
              </w:rPr>
              <w:t>Hyperparameter</w:t>
            </w:r>
            <w:proofErr w:type="spellEnd"/>
          </w:p>
        </w:tc>
        <w:tc>
          <w:tcPr>
            <w:tcW w:w="1686" w:type="dxa"/>
          </w:tcPr>
          <w:p w14:paraId="6A1A43DD" w14:textId="77777777" w:rsidR="007B0096" w:rsidRDefault="007B0096" w:rsidP="00FA17DE">
            <w:pPr>
              <w:spacing w:line="360" w:lineRule="auto"/>
              <w:rPr>
                <w:rFonts w:ascii="Calibri" w:hAnsi="Calibri" w:cs="Calibri"/>
              </w:rPr>
            </w:pPr>
            <w:r w:rsidRPr="00D31E76">
              <w:rPr>
                <w:rFonts w:ascii="Calibri" w:hAnsi="Calibri" w:cs="Calibri"/>
              </w:rPr>
              <w:t>Value</w:t>
            </w:r>
          </w:p>
        </w:tc>
        <w:tc>
          <w:tcPr>
            <w:tcW w:w="4721" w:type="dxa"/>
          </w:tcPr>
          <w:p w14:paraId="0CAA5BDE" w14:textId="77777777" w:rsidR="007B0096" w:rsidRDefault="007B0096" w:rsidP="00FA17DE">
            <w:pPr>
              <w:spacing w:line="360" w:lineRule="auto"/>
              <w:rPr>
                <w:rFonts w:ascii="Calibri" w:hAnsi="Calibri" w:cs="Calibri"/>
              </w:rPr>
            </w:pPr>
            <w:r w:rsidRPr="00D31E76">
              <w:rPr>
                <w:rFonts w:ascii="Calibri" w:hAnsi="Calibri" w:cs="Calibri"/>
              </w:rPr>
              <w:t>Description</w:t>
            </w:r>
          </w:p>
        </w:tc>
      </w:tr>
      <w:tr w:rsidR="007B0096" w14:paraId="13118D9E" w14:textId="77777777" w:rsidTr="00FA17DE">
        <w:tc>
          <w:tcPr>
            <w:tcW w:w="2264" w:type="dxa"/>
          </w:tcPr>
          <w:p w14:paraId="67999E69" w14:textId="77777777" w:rsidR="007B0096" w:rsidRDefault="007B0096" w:rsidP="00FA17DE">
            <w:pPr>
              <w:spacing w:line="360" w:lineRule="auto"/>
              <w:rPr>
                <w:rFonts w:ascii="Calibri" w:hAnsi="Calibri" w:cs="Calibri"/>
              </w:rPr>
            </w:pPr>
            <w:r>
              <w:rPr>
                <w:rFonts w:ascii="Calibri" w:hAnsi="Calibri" w:cs="Calibri"/>
              </w:rPr>
              <w:t>Boosting Type</w:t>
            </w:r>
          </w:p>
        </w:tc>
        <w:tc>
          <w:tcPr>
            <w:tcW w:w="1686" w:type="dxa"/>
          </w:tcPr>
          <w:p w14:paraId="0B5F09C6" w14:textId="77777777" w:rsidR="007B0096" w:rsidRDefault="007B0096" w:rsidP="00FA17DE">
            <w:pPr>
              <w:spacing w:line="360" w:lineRule="auto"/>
              <w:rPr>
                <w:rFonts w:ascii="Calibri" w:hAnsi="Calibri" w:cs="Calibri"/>
              </w:rPr>
            </w:pPr>
            <w:r>
              <w:rPr>
                <w:rFonts w:ascii="Calibri" w:hAnsi="Calibri" w:cs="Calibri"/>
              </w:rPr>
              <w:t>GBDT</w:t>
            </w:r>
          </w:p>
        </w:tc>
        <w:tc>
          <w:tcPr>
            <w:tcW w:w="4721" w:type="dxa"/>
          </w:tcPr>
          <w:p w14:paraId="5806AC6C" w14:textId="77777777" w:rsidR="007B0096" w:rsidRDefault="007B0096" w:rsidP="00FA17DE">
            <w:pPr>
              <w:spacing w:line="360" w:lineRule="auto"/>
              <w:rPr>
                <w:rFonts w:ascii="Calibri" w:hAnsi="Calibri" w:cs="Calibri"/>
              </w:rPr>
            </w:pPr>
            <w:r w:rsidRPr="0047239D">
              <w:rPr>
                <w:rFonts w:ascii="Calibri" w:hAnsi="Calibri" w:cs="Calibri"/>
              </w:rPr>
              <w:t>Traditional Gradient Boosting Decision Tree</w:t>
            </w:r>
          </w:p>
        </w:tc>
      </w:tr>
      <w:tr w:rsidR="007B0096" w14:paraId="25AC8047" w14:textId="77777777" w:rsidTr="00FA17DE">
        <w:tc>
          <w:tcPr>
            <w:tcW w:w="2264" w:type="dxa"/>
          </w:tcPr>
          <w:p w14:paraId="2372ACD5" w14:textId="77777777" w:rsidR="007B0096" w:rsidRDefault="007B0096" w:rsidP="00FA17DE">
            <w:pPr>
              <w:spacing w:line="360" w:lineRule="auto"/>
              <w:rPr>
                <w:rFonts w:ascii="Calibri" w:hAnsi="Calibri" w:cs="Calibri"/>
              </w:rPr>
            </w:pPr>
            <w:r w:rsidRPr="0047239D">
              <w:rPr>
                <w:rFonts w:ascii="Calibri" w:hAnsi="Calibri" w:cs="Calibri"/>
              </w:rPr>
              <w:t>Objective</w:t>
            </w:r>
          </w:p>
        </w:tc>
        <w:tc>
          <w:tcPr>
            <w:tcW w:w="1686" w:type="dxa"/>
          </w:tcPr>
          <w:p w14:paraId="015D3755" w14:textId="77777777" w:rsidR="007B0096" w:rsidRDefault="007B0096" w:rsidP="00FA17DE">
            <w:pPr>
              <w:spacing w:line="360" w:lineRule="auto"/>
              <w:rPr>
                <w:rFonts w:ascii="Calibri" w:hAnsi="Calibri" w:cs="Calibri"/>
              </w:rPr>
            </w:pPr>
            <w:r w:rsidRPr="0047239D">
              <w:rPr>
                <w:rFonts w:ascii="Calibri" w:hAnsi="Calibri" w:cs="Calibri"/>
              </w:rPr>
              <w:t>Regression (L2)</w:t>
            </w:r>
          </w:p>
        </w:tc>
        <w:tc>
          <w:tcPr>
            <w:tcW w:w="4721" w:type="dxa"/>
          </w:tcPr>
          <w:p w14:paraId="70206416" w14:textId="77777777" w:rsidR="007B0096" w:rsidRDefault="007B0096" w:rsidP="00FA17DE">
            <w:pPr>
              <w:spacing w:line="360" w:lineRule="auto"/>
              <w:rPr>
                <w:rFonts w:ascii="Calibri" w:hAnsi="Calibri" w:cs="Calibri"/>
              </w:rPr>
            </w:pPr>
            <w:r w:rsidRPr="0047239D">
              <w:rPr>
                <w:rFonts w:ascii="Calibri" w:hAnsi="Calibri" w:cs="Calibri"/>
              </w:rPr>
              <w:t>Minimizes the squared error loss</w:t>
            </w:r>
          </w:p>
        </w:tc>
      </w:tr>
      <w:tr w:rsidR="007B0096" w14:paraId="1D8561C2" w14:textId="77777777" w:rsidTr="00FA17DE">
        <w:tc>
          <w:tcPr>
            <w:tcW w:w="2264" w:type="dxa"/>
          </w:tcPr>
          <w:p w14:paraId="65C1F28A" w14:textId="77777777" w:rsidR="007B0096" w:rsidRDefault="007B0096" w:rsidP="00FA17DE">
            <w:pPr>
              <w:spacing w:line="360" w:lineRule="auto"/>
              <w:rPr>
                <w:rFonts w:ascii="Calibri" w:hAnsi="Calibri" w:cs="Calibri"/>
              </w:rPr>
            </w:pPr>
            <w:r>
              <w:rPr>
                <w:rFonts w:ascii="Calibri" w:hAnsi="Calibri" w:cs="Calibri"/>
              </w:rPr>
              <w:t>Learning Rate</w:t>
            </w:r>
          </w:p>
        </w:tc>
        <w:tc>
          <w:tcPr>
            <w:tcW w:w="1686" w:type="dxa"/>
          </w:tcPr>
          <w:p w14:paraId="5C8294AA" w14:textId="77777777" w:rsidR="007B0096" w:rsidRDefault="007B0096" w:rsidP="00FA17DE">
            <w:pPr>
              <w:spacing w:line="360" w:lineRule="auto"/>
              <w:rPr>
                <w:rFonts w:ascii="Calibri" w:hAnsi="Calibri" w:cs="Calibri"/>
              </w:rPr>
            </w:pPr>
            <w:r>
              <w:rPr>
                <w:rFonts w:ascii="Calibri" w:hAnsi="Calibri" w:cs="Calibri"/>
              </w:rPr>
              <w:t>0.1</w:t>
            </w:r>
          </w:p>
        </w:tc>
        <w:tc>
          <w:tcPr>
            <w:tcW w:w="4721" w:type="dxa"/>
          </w:tcPr>
          <w:p w14:paraId="188E1341" w14:textId="77777777" w:rsidR="007B0096" w:rsidRDefault="007B0096" w:rsidP="00FA17DE">
            <w:pPr>
              <w:spacing w:line="360" w:lineRule="auto"/>
              <w:rPr>
                <w:rFonts w:ascii="Calibri" w:hAnsi="Calibri" w:cs="Calibri"/>
              </w:rPr>
            </w:pPr>
            <w:r w:rsidRPr="0047239D">
              <w:rPr>
                <w:rFonts w:ascii="Calibri" w:hAnsi="Calibri" w:cs="Calibri"/>
              </w:rPr>
              <w:t>Step size shrinkage used in updates</w:t>
            </w:r>
          </w:p>
        </w:tc>
      </w:tr>
      <w:tr w:rsidR="007B0096" w14:paraId="6E0F0113" w14:textId="77777777" w:rsidTr="00FA17DE">
        <w:tc>
          <w:tcPr>
            <w:tcW w:w="2264" w:type="dxa"/>
          </w:tcPr>
          <w:p w14:paraId="21040B59" w14:textId="77777777" w:rsidR="007B0096" w:rsidRDefault="007B0096" w:rsidP="00FA17DE">
            <w:pPr>
              <w:spacing w:line="360" w:lineRule="auto"/>
              <w:rPr>
                <w:rFonts w:ascii="Calibri" w:hAnsi="Calibri" w:cs="Calibri"/>
              </w:rPr>
            </w:pPr>
            <w:proofErr w:type="spellStart"/>
            <w:r>
              <w:rPr>
                <w:rFonts w:ascii="Calibri" w:hAnsi="Calibri" w:cs="Calibri"/>
              </w:rPr>
              <w:t>Num</w:t>
            </w:r>
            <w:proofErr w:type="spellEnd"/>
            <w:r>
              <w:rPr>
                <w:rFonts w:ascii="Calibri" w:hAnsi="Calibri" w:cs="Calibri"/>
              </w:rPr>
              <w:t xml:space="preserve"> Leaves</w:t>
            </w:r>
          </w:p>
        </w:tc>
        <w:tc>
          <w:tcPr>
            <w:tcW w:w="1686" w:type="dxa"/>
          </w:tcPr>
          <w:p w14:paraId="33340DD4" w14:textId="77777777" w:rsidR="007B0096" w:rsidRDefault="007B0096" w:rsidP="00FA17DE">
            <w:pPr>
              <w:spacing w:line="360" w:lineRule="auto"/>
              <w:rPr>
                <w:rFonts w:ascii="Calibri" w:hAnsi="Calibri" w:cs="Calibri"/>
              </w:rPr>
            </w:pPr>
            <w:r>
              <w:rPr>
                <w:rFonts w:ascii="Calibri" w:hAnsi="Calibri" w:cs="Calibri"/>
              </w:rPr>
              <w:t>31</w:t>
            </w:r>
          </w:p>
        </w:tc>
        <w:tc>
          <w:tcPr>
            <w:tcW w:w="4721" w:type="dxa"/>
          </w:tcPr>
          <w:p w14:paraId="6F035634" w14:textId="77777777" w:rsidR="007B0096" w:rsidRDefault="007B0096" w:rsidP="00FA17DE">
            <w:pPr>
              <w:spacing w:line="360" w:lineRule="auto"/>
              <w:rPr>
                <w:rFonts w:ascii="Calibri" w:hAnsi="Calibri" w:cs="Calibri"/>
              </w:rPr>
            </w:pPr>
            <w:r w:rsidRPr="0047239D">
              <w:rPr>
                <w:rFonts w:ascii="Calibri" w:hAnsi="Calibri" w:cs="Calibri"/>
              </w:rPr>
              <w:t>Maximum tree leaves for base learners</w:t>
            </w:r>
          </w:p>
        </w:tc>
      </w:tr>
      <w:tr w:rsidR="007B0096" w14:paraId="1F4FC8B4" w14:textId="77777777" w:rsidTr="00FA17DE">
        <w:tc>
          <w:tcPr>
            <w:tcW w:w="2264" w:type="dxa"/>
          </w:tcPr>
          <w:p w14:paraId="50A91D3A" w14:textId="77777777" w:rsidR="007B0096" w:rsidRDefault="007B0096" w:rsidP="00FA17DE">
            <w:pPr>
              <w:spacing w:line="360" w:lineRule="auto"/>
              <w:rPr>
                <w:rFonts w:ascii="Calibri" w:hAnsi="Calibri" w:cs="Calibri"/>
              </w:rPr>
            </w:pPr>
            <w:r w:rsidRPr="0047239D">
              <w:rPr>
                <w:rFonts w:ascii="Calibri" w:hAnsi="Calibri" w:cs="Calibri"/>
              </w:rPr>
              <w:t>Feature Fraction</w:t>
            </w:r>
          </w:p>
        </w:tc>
        <w:tc>
          <w:tcPr>
            <w:tcW w:w="1686" w:type="dxa"/>
          </w:tcPr>
          <w:p w14:paraId="02D3267F" w14:textId="77777777" w:rsidR="007B0096" w:rsidRDefault="007B0096" w:rsidP="00FA17DE">
            <w:pPr>
              <w:spacing w:line="360" w:lineRule="auto"/>
              <w:rPr>
                <w:rFonts w:ascii="Calibri" w:hAnsi="Calibri" w:cs="Calibri"/>
              </w:rPr>
            </w:pPr>
            <w:r>
              <w:rPr>
                <w:rFonts w:ascii="Calibri" w:hAnsi="Calibri" w:cs="Calibri"/>
              </w:rPr>
              <w:t>0.9</w:t>
            </w:r>
          </w:p>
        </w:tc>
        <w:tc>
          <w:tcPr>
            <w:tcW w:w="4721" w:type="dxa"/>
          </w:tcPr>
          <w:p w14:paraId="7978833E" w14:textId="77777777" w:rsidR="007B0096" w:rsidRDefault="007B0096" w:rsidP="00FA17DE">
            <w:pPr>
              <w:spacing w:line="360" w:lineRule="auto"/>
              <w:rPr>
                <w:rFonts w:ascii="Calibri" w:hAnsi="Calibri" w:cs="Calibri"/>
              </w:rPr>
            </w:pPr>
            <w:r w:rsidRPr="0047239D">
              <w:rPr>
                <w:rFonts w:ascii="Calibri" w:hAnsi="Calibri" w:cs="Calibri"/>
              </w:rPr>
              <w:t>Randomly select 90% of features per iteration</w:t>
            </w:r>
          </w:p>
        </w:tc>
      </w:tr>
      <w:tr w:rsidR="007B0096" w14:paraId="27489E8E" w14:textId="77777777" w:rsidTr="00FA17DE">
        <w:tc>
          <w:tcPr>
            <w:tcW w:w="2264" w:type="dxa"/>
          </w:tcPr>
          <w:p w14:paraId="52D37070" w14:textId="77777777" w:rsidR="007B0096" w:rsidRDefault="007B0096" w:rsidP="00FA17DE">
            <w:pPr>
              <w:spacing w:line="360" w:lineRule="auto"/>
              <w:rPr>
                <w:rFonts w:ascii="Calibri" w:hAnsi="Calibri" w:cs="Calibri"/>
              </w:rPr>
            </w:pPr>
            <w:r w:rsidRPr="0047239D">
              <w:rPr>
                <w:rFonts w:ascii="Calibri" w:hAnsi="Calibri" w:cs="Calibri"/>
              </w:rPr>
              <w:t>Max Boosting Rounds</w:t>
            </w:r>
          </w:p>
        </w:tc>
        <w:tc>
          <w:tcPr>
            <w:tcW w:w="1686" w:type="dxa"/>
          </w:tcPr>
          <w:p w14:paraId="148D6ABB" w14:textId="77777777" w:rsidR="007B0096" w:rsidRDefault="007B0096" w:rsidP="00FA17DE">
            <w:pPr>
              <w:spacing w:line="360" w:lineRule="auto"/>
              <w:rPr>
                <w:rFonts w:ascii="Calibri" w:hAnsi="Calibri" w:cs="Calibri"/>
              </w:rPr>
            </w:pPr>
            <w:r>
              <w:rPr>
                <w:rFonts w:ascii="Calibri" w:hAnsi="Calibri" w:cs="Calibri"/>
              </w:rPr>
              <w:t>100</w:t>
            </w:r>
          </w:p>
        </w:tc>
        <w:tc>
          <w:tcPr>
            <w:tcW w:w="4721" w:type="dxa"/>
          </w:tcPr>
          <w:p w14:paraId="10444CF2" w14:textId="77777777" w:rsidR="007B0096" w:rsidRDefault="007B0096" w:rsidP="00FA17DE">
            <w:pPr>
              <w:spacing w:line="360" w:lineRule="auto"/>
              <w:rPr>
                <w:rFonts w:ascii="Calibri" w:hAnsi="Calibri" w:cs="Calibri"/>
              </w:rPr>
            </w:pPr>
            <w:r w:rsidRPr="0047239D">
              <w:rPr>
                <w:rFonts w:ascii="Calibri" w:hAnsi="Calibri" w:cs="Calibri"/>
              </w:rPr>
              <w:t>Maximum limit for iterations</w:t>
            </w:r>
          </w:p>
        </w:tc>
      </w:tr>
      <w:tr w:rsidR="007B0096" w14:paraId="3FFF3952" w14:textId="77777777" w:rsidTr="00FA17DE">
        <w:tc>
          <w:tcPr>
            <w:tcW w:w="2264" w:type="dxa"/>
          </w:tcPr>
          <w:p w14:paraId="27F781BB" w14:textId="77777777" w:rsidR="007B0096" w:rsidRDefault="007B0096" w:rsidP="00FA17DE">
            <w:pPr>
              <w:spacing w:line="360" w:lineRule="auto"/>
              <w:rPr>
                <w:rFonts w:ascii="Calibri" w:hAnsi="Calibri" w:cs="Calibri"/>
              </w:rPr>
            </w:pPr>
            <w:r w:rsidRPr="0047239D">
              <w:rPr>
                <w:rFonts w:ascii="Calibri" w:hAnsi="Calibri" w:cs="Calibri"/>
              </w:rPr>
              <w:t>Early Stopping</w:t>
            </w:r>
          </w:p>
        </w:tc>
        <w:tc>
          <w:tcPr>
            <w:tcW w:w="1686" w:type="dxa"/>
          </w:tcPr>
          <w:p w14:paraId="5D38BC19" w14:textId="77777777" w:rsidR="007B0096" w:rsidRDefault="007B0096" w:rsidP="00FA17DE">
            <w:pPr>
              <w:spacing w:line="360" w:lineRule="auto"/>
              <w:rPr>
                <w:rFonts w:ascii="Calibri" w:hAnsi="Calibri" w:cs="Calibri"/>
              </w:rPr>
            </w:pPr>
            <w:r w:rsidRPr="0047239D">
              <w:rPr>
                <w:rFonts w:ascii="Calibri" w:hAnsi="Calibri" w:cs="Calibri"/>
              </w:rPr>
              <w:t>10 rounds</w:t>
            </w:r>
          </w:p>
        </w:tc>
        <w:tc>
          <w:tcPr>
            <w:tcW w:w="4721" w:type="dxa"/>
          </w:tcPr>
          <w:p w14:paraId="6494EAC3" w14:textId="77777777" w:rsidR="007B0096" w:rsidRDefault="007B0096" w:rsidP="00FA17DE">
            <w:pPr>
              <w:spacing w:line="360" w:lineRule="auto"/>
              <w:rPr>
                <w:rFonts w:ascii="Calibri" w:hAnsi="Calibri" w:cs="Calibri"/>
              </w:rPr>
            </w:pPr>
            <w:r w:rsidRPr="0047239D">
              <w:rPr>
                <w:rFonts w:ascii="Calibri" w:hAnsi="Calibri" w:cs="Calibri"/>
              </w:rPr>
              <w:t>Stops if validation RMSE implies no improvement</w:t>
            </w:r>
          </w:p>
        </w:tc>
      </w:tr>
    </w:tbl>
    <w:p w14:paraId="3727E642" w14:textId="2D9278C5" w:rsidR="007B0096" w:rsidRPr="007805DA" w:rsidRDefault="007B0096" w:rsidP="008D6A98">
      <w:pPr>
        <w:spacing w:line="360" w:lineRule="auto"/>
        <w:rPr>
          <w:rFonts w:ascii="Calibri" w:hAnsi="Calibri" w:cs="Calibri"/>
          <w:i/>
        </w:rPr>
      </w:pPr>
      <w:r w:rsidRPr="00C4007A">
        <w:rPr>
          <w:rFonts w:ascii="Calibri" w:hAnsi="Calibri" w:cs="Calibri"/>
          <w:i/>
        </w:rPr>
        <w:t>Note: This configuration was applied consistently across all experimental strategies to ensure fair comparison.</w:t>
      </w:r>
    </w:p>
    <w:p w14:paraId="418E7F00" w14:textId="0C3089D1" w:rsidR="008D6A98" w:rsidRDefault="00A83F92" w:rsidP="00A83F92">
      <w:pPr>
        <w:spacing w:line="360" w:lineRule="auto"/>
        <w:rPr>
          <w:rFonts w:ascii="Calibri" w:hAnsi="Calibri" w:cs="Calibri"/>
        </w:rPr>
      </w:pPr>
      <w:commentRangeStart w:id="213"/>
      <w:r>
        <w:rPr>
          <w:rFonts w:ascii="Calibri" w:hAnsi="Calibri" w:cs="Calibri"/>
          <w:noProof/>
        </w:rPr>
        <w:drawing>
          <wp:inline distT="0" distB="0" distL="0" distR="0" wp14:anchorId="7B5C64A8" wp14:editId="12B03010">
            <wp:extent cx="5608320" cy="3158476"/>
            <wp:effectExtent l="0" t="0" r="0" b="444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e S1.jpg"/>
                    <pic:cNvPicPr/>
                  </pic:nvPicPr>
                  <pic:blipFill rotWithShape="1">
                    <a:blip r:embed="rId113">
                      <a:extLst>
                        <a:ext uri="{28A0092B-C50C-407E-A947-70E740481C1C}">
                          <a14:useLocalDpi xmlns:a14="http://schemas.microsoft.com/office/drawing/2010/main" val="0"/>
                        </a:ext>
                      </a:extLst>
                    </a:blip>
                    <a:srcRect l="12639" t="6666" r="10417" b="16297"/>
                    <a:stretch/>
                  </pic:blipFill>
                  <pic:spPr bwMode="auto">
                    <a:xfrm>
                      <a:off x="0" y="0"/>
                      <a:ext cx="5632626" cy="3172165"/>
                    </a:xfrm>
                    <a:prstGeom prst="rect">
                      <a:avLst/>
                    </a:prstGeom>
                    <a:ln>
                      <a:noFill/>
                    </a:ln>
                    <a:extLst>
                      <a:ext uri="{53640926-AAD7-44D8-BBD7-CCE9431645EC}">
                        <a14:shadowObscured xmlns:a14="http://schemas.microsoft.com/office/drawing/2010/main"/>
                      </a:ext>
                    </a:extLst>
                  </pic:spPr>
                </pic:pic>
              </a:graphicData>
            </a:graphic>
          </wp:inline>
        </w:drawing>
      </w:r>
      <w:commentRangeEnd w:id="213"/>
      <w:r w:rsidR="008E7A17">
        <w:rPr>
          <w:rStyle w:val="a7"/>
          <w:rFonts w:ascii="Calibri" w:hAnsi="Calibri" w:cs="Calibri"/>
          <w:sz w:val="22"/>
          <w:szCs w:val="22"/>
        </w:rPr>
        <w:commentReference w:id="213"/>
      </w:r>
    </w:p>
    <w:p w14:paraId="3D23CCA6" w14:textId="2AF9A0DB" w:rsidR="00A83F92" w:rsidRPr="00CF385C" w:rsidRDefault="009E25F5" w:rsidP="009E25F5">
      <w:pPr>
        <w:spacing w:line="360" w:lineRule="auto"/>
        <w:rPr>
          <w:rFonts w:ascii="Calibri" w:hAnsi="Calibri" w:cs="Calibri"/>
        </w:rPr>
      </w:pPr>
      <w:r w:rsidRPr="00E06EA2">
        <w:rPr>
          <w:rStyle w:val="10"/>
          <w:rFonts w:ascii="Calibri" w:hAnsi="Calibri" w:cs="Calibri"/>
          <w:b/>
          <w:sz w:val="22"/>
        </w:rPr>
        <w:t>Figure S1. Observational setup and wind farm layout.</w:t>
      </w:r>
      <w:r w:rsidRPr="00E06EA2">
        <w:rPr>
          <w:rFonts w:ascii="Calibri" w:hAnsi="Calibri" w:cs="Calibri"/>
          <w:sz w:val="16"/>
        </w:rPr>
        <w:t xml:space="preserve"> </w:t>
      </w:r>
      <w:r w:rsidRPr="009E25F5">
        <w:rPr>
          <w:rFonts w:ascii="Calibri" w:hAnsi="Calibri" w:cs="Calibri"/>
        </w:rPr>
        <w:t>(a) Photographic view of the 70-m meteorological mast equipped with anemometers and wind vanes at four vertical levels (10, 30, 50, and 70 m), an</w:t>
      </w:r>
      <w:r>
        <w:rPr>
          <w:rFonts w:ascii="Calibri" w:hAnsi="Calibri" w:cs="Calibri"/>
        </w:rPr>
        <w:t xml:space="preserve">d a temperature sensor at 10 m. </w:t>
      </w:r>
      <w:r w:rsidRPr="009E25F5">
        <w:rPr>
          <w:rFonts w:ascii="Calibri" w:hAnsi="Calibri" w:cs="Calibri"/>
        </w:rPr>
        <w:t>(b) Schematic diagram of the wind farm layout illustrating the relative position of the mast (red triangle/structure on the left) to the turbine array. The mast is located 586 m west of the first turbine row, establishing a clear distinction between free-stream inflow (Westerly winds) and wake-affected flow (Easterly winds). The embedded wind rose displays the prevailing wind directions at the site.</w:t>
      </w:r>
    </w:p>
    <w:p w14:paraId="1E62D286" w14:textId="72336B4E" w:rsidR="00CF385C" w:rsidRDefault="00CF385C" w:rsidP="00CF385C">
      <w:pPr>
        <w:rPr>
          <w:rFonts w:ascii="Calibri" w:hAnsi="Calibri" w:cs="Calibri"/>
        </w:rPr>
      </w:pPr>
      <w:r>
        <w:rPr>
          <w:rFonts w:ascii="Calibri" w:hAnsi="Calibri" w:cs="Calibri"/>
        </w:rPr>
        <w:lastRenderedPageBreak/>
        <w:br w:type="page"/>
      </w:r>
    </w:p>
    <w:p w14:paraId="63B9D069" w14:textId="44B27582" w:rsidR="001D0088" w:rsidRPr="009317DA" w:rsidRDefault="0010322F" w:rsidP="009317DA">
      <w:pPr>
        <w:pStyle w:val="1"/>
        <w:spacing w:line="360" w:lineRule="auto"/>
        <w:rPr>
          <w:rFonts w:ascii="Calibri" w:hAnsi="Calibri" w:cs="Calibri"/>
          <w:b/>
        </w:rPr>
      </w:pPr>
      <w:r w:rsidRPr="009317DA">
        <w:rPr>
          <w:rFonts w:ascii="Calibri" w:hAnsi="Calibri" w:cs="Calibri"/>
          <w:b/>
        </w:rPr>
        <w:lastRenderedPageBreak/>
        <w:t>References</w:t>
      </w:r>
    </w:p>
    <w:p w14:paraId="404EAB70" w14:textId="77777777" w:rsidR="00BC516A" w:rsidRPr="00C4007A" w:rsidRDefault="006A3D8D" w:rsidP="00C4007A">
      <w:pPr>
        <w:pStyle w:val="a3"/>
        <w:spacing w:line="360" w:lineRule="auto"/>
        <w:rPr>
          <w:rFonts w:ascii="Calibri" w:hAnsi="Calibri" w:cs="Calibri"/>
        </w:rPr>
      </w:pPr>
      <w:r w:rsidRPr="00C4007A">
        <w:rPr>
          <w:rFonts w:ascii="Calibri" w:hAnsi="Calibri" w:cs="Calibri"/>
        </w:rPr>
        <w:fldChar w:fldCharType="begin"/>
      </w:r>
      <w:r w:rsidR="00591A28" w:rsidRPr="00C4007A">
        <w:rPr>
          <w:rFonts w:ascii="Calibri" w:hAnsi="Calibri" w:cs="Calibri"/>
        </w:rPr>
        <w:instrText xml:space="preserve"> ADDIN ZOTERO_BIBL {"uncited":[],"omitted":[],"custom":[]} CSL_BIBLIOGRAPHY </w:instrText>
      </w:r>
      <w:r w:rsidRPr="00C4007A">
        <w:rPr>
          <w:rFonts w:ascii="Calibri" w:hAnsi="Calibri" w:cs="Calibri"/>
        </w:rPr>
        <w:fldChar w:fldCharType="separate"/>
      </w:r>
      <w:r w:rsidR="00BC516A" w:rsidRPr="00C4007A">
        <w:rPr>
          <w:rFonts w:ascii="Calibri" w:hAnsi="Calibri" w:cs="Calibri"/>
        </w:rPr>
        <w:t xml:space="preserve">Ke, G., Meng, Q., Finley, T., Wang, T., Chen, W., Ma, W., et al. (2017). Lightgbm: a highly efficient gradient boosting decision tree. </w:t>
      </w:r>
      <w:r w:rsidR="00BC516A" w:rsidRPr="00C4007A">
        <w:rPr>
          <w:rFonts w:ascii="Calibri" w:hAnsi="Calibri" w:cs="Calibri"/>
          <w:i/>
          <w:iCs/>
        </w:rPr>
        <w:t>Advances in Neural Information Processing Systems</w:t>
      </w:r>
      <w:r w:rsidR="00BC516A" w:rsidRPr="00C4007A">
        <w:rPr>
          <w:rFonts w:ascii="Calibri" w:hAnsi="Calibri" w:cs="Calibri"/>
        </w:rPr>
        <w:t xml:space="preserve">, </w:t>
      </w:r>
      <w:r w:rsidR="00BC516A" w:rsidRPr="00C4007A">
        <w:rPr>
          <w:rFonts w:ascii="Calibri" w:hAnsi="Calibri" w:cs="Calibri"/>
          <w:i/>
          <w:iCs/>
        </w:rPr>
        <w:t>30</w:t>
      </w:r>
      <w:r w:rsidR="00BC516A" w:rsidRPr="00C4007A">
        <w:rPr>
          <w:rFonts w:ascii="Calibri" w:hAnsi="Calibri" w:cs="Calibri"/>
        </w:rPr>
        <w:t>.</w:t>
      </w:r>
    </w:p>
    <w:p w14:paraId="2513CF9D" w14:textId="77777777" w:rsidR="00BC516A" w:rsidRPr="00C4007A" w:rsidRDefault="00BC516A" w:rsidP="00C4007A">
      <w:pPr>
        <w:pStyle w:val="a3"/>
        <w:spacing w:line="360" w:lineRule="auto"/>
        <w:rPr>
          <w:rFonts w:ascii="Calibri" w:hAnsi="Calibri" w:cs="Calibri"/>
        </w:rPr>
      </w:pPr>
      <w:r w:rsidRPr="00C4007A">
        <w:rPr>
          <w:rFonts w:ascii="Calibri" w:hAnsi="Calibri" w:cs="Calibri"/>
        </w:rPr>
        <w:t xml:space="preserve">Liao, W., Fang, J., Ye, L., Bak-Jensen, B., Yang, Z., &amp; Porte-Agel, F. (2024). Can we trust explainable artificial intelligence in wind power forecasting? </w:t>
      </w:r>
      <w:r w:rsidRPr="00C4007A">
        <w:rPr>
          <w:rFonts w:ascii="Calibri" w:hAnsi="Calibri" w:cs="Calibri"/>
          <w:i/>
          <w:iCs/>
        </w:rPr>
        <w:t>Applied Energy</w:t>
      </w:r>
      <w:r w:rsidRPr="00C4007A">
        <w:rPr>
          <w:rFonts w:ascii="Calibri" w:hAnsi="Calibri" w:cs="Calibri"/>
        </w:rPr>
        <w:t xml:space="preserve">, </w:t>
      </w:r>
      <w:r w:rsidRPr="00C4007A">
        <w:rPr>
          <w:rFonts w:ascii="Calibri" w:hAnsi="Calibri" w:cs="Calibri"/>
          <w:i/>
          <w:iCs/>
        </w:rPr>
        <w:t>376</w:t>
      </w:r>
      <w:r w:rsidRPr="00C4007A">
        <w:rPr>
          <w:rFonts w:ascii="Calibri" w:hAnsi="Calibri" w:cs="Calibri"/>
        </w:rPr>
        <w:t>, 124273. https://doi.org/10.1016/j.apenergy.2024.124273</w:t>
      </w:r>
    </w:p>
    <w:p w14:paraId="04109168" w14:textId="77777777" w:rsidR="00BC516A" w:rsidRPr="00C4007A" w:rsidRDefault="00BC516A" w:rsidP="00C4007A">
      <w:pPr>
        <w:pStyle w:val="a3"/>
        <w:spacing w:line="360" w:lineRule="auto"/>
        <w:rPr>
          <w:rFonts w:ascii="Calibri" w:hAnsi="Calibri" w:cs="Calibri"/>
        </w:rPr>
      </w:pPr>
      <w:r w:rsidRPr="00C4007A">
        <w:rPr>
          <w:rFonts w:ascii="Calibri" w:hAnsi="Calibri" w:cs="Calibri"/>
        </w:rPr>
        <w:t xml:space="preserve">Lundberg, S. M., &amp; Lee, S.-I. (2017). A unified approach to interpreting model predictions. </w:t>
      </w:r>
      <w:r w:rsidRPr="00C4007A">
        <w:rPr>
          <w:rFonts w:ascii="Calibri" w:hAnsi="Calibri" w:cs="Calibri"/>
          <w:i/>
          <w:iCs/>
        </w:rPr>
        <w:t>Advances in Neural Information Processing Systems</w:t>
      </w:r>
      <w:r w:rsidRPr="00C4007A">
        <w:rPr>
          <w:rFonts w:ascii="Calibri" w:hAnsi="Calibri" w:cs="Calibri"/>
        </w:rPr>
        <w:t xml:space="preserve">, </w:t>
      </w:r>
      <w:r w:rsidRPr="00C4007A">
        <w:rPr>
          <w:rFonts w:ascii="Calibri" w:hAnsi="Calibri" w:cs="Calibri"/>
          <w:i/>
          <w:iCs/>
        </w:rPr>
        <w:t>30</w:t>
      </w:r>
      <w:r w:rsidRPr="00C4007A">
        <w:rPr>
          <w:rFonts w:ascii="Calibri" w:hAnsi="Calibri" w:cs="Calibri"/>
        </w:rPr>
        <w:t>.</w:t>
      </w:r>
    </w:p>
    <w:p w14:paraId="0AA6EE51" w14:textId="77777777" w:rsidR="00BC516A" w:rsidRPr="00C4007A" w:rsidRDefault="00BC516A" w:rsidP="00C4007A">
      <w:pPr>
        <w:pStyle w:val="a3"/>
        <w:spacing w:line="360" w:lineRule="auto"/>
        <w:rPr>
          <w:rFonts w:ascii="Calibri" w:hAnsi="Calibri" w:cs="Calibri"/>
        </w:rPr>
      </w:pPr>
      <w:r w:rsidRPr="00C4007A">
        <w:rPr>
          <w:rFonts w:ascii="Calibri" w:hAnsi="Calibri" w:cs="Calibri"/>
        </w:rPr>
        <w:t xml:space="preserve">Torres, M. E., Colominas, M. A., Schlotthauer, G., &amp; Flandrin, P. (2011). A complete ensemble empirical mode decomposition with adaptive noise. In </w:t>
      </w:r>
      <w:r w:rsidRPr="00C4007A">
        <w:rPr>
          <w:rFonts w:ascii="Calibri" w:hAnsi="Calibri" w:cs="Calibri"/>
          <w:i/>
          <w:iCs/>
        </w:rPr>
        <w:t>2011 IEEE International Conference on Acoustics, Speech and Signal Processing (ICASSP)</w:t>
      </w:r>
      <w:r w:rsidRPr="00C4007A">
        <w:rPr>
          <w:rFonts w:ascii="Calibri" w:hAnsi="Calibri" w:cs="Calibri"/>
        </w:rPr>
        <w:t xml:space="preserve"> (pp. 4144–4147). Prague, Czech Republic: IEEE. https://doi.org/10.1109/ICASSP.2011.5947265</w:t>
      </w:r>
    </w:p>
    <w:p w14:paraId="4111615B" w14:textId="77777777" w:rsidR="00BC516A" w:rsidRPr="00C4007A" w:rsidRDefault="00BC516A" w:rsidP="00C4007A">
      <w:pPr>
        <w:pStyle w:val="a3"/>
        <w:spacing w:line="360" w:lineRule="auto"/>
        <w:rPr>
          <w:rFonts w:ascii="Calibri" w:hAnsi="Calibri" w:cs="Calibri"/>
        </w:rPr>
      </w:pPr>
      <w:r w:rsidRPr="00C4007A">
        <w:rPr>
          <w:rFonts w:ascii="Calibri" w:hAnsi="Calibri" w:cs="Calibri"/>
        </w:rPr>
        <w:t xml:space="preserve">Wilks, D. S. (2011). </w:t>
      </w:r>
      <w:r w:rsidRPr="00C4007A">
        <w:rPr>
          <w:rFonts w:ascii="Calibri" w:hAnsi="Calibri" w:cs="Calibri"/>
          <w:i/>
          <w:iCs/>
        </w:rPr>
        <w:t>Statistical methods in the atmospheric sciences</w:t>
      </w:r>
      <w:r w:rsidRPr="00C4007A">
        <w:rPr>
          <w:rFonts w:ascii="Calibri" w:hAnsi="Calibri" w:cs="Calibri"/>
        </w:rPr>
        <w:t xml:space="preserve"> (Vol. 100). Academic press.</w:t>
      </w:r>
    </w:p>
    <w:p w14:paraId="52D0C848" w14:textId="77777777" w:rsidR="00BC516A" w:rsidRPr="00C4007A" w:rsidRDefault="00BC516A" w:rsidP="00C4007A">
      <w:pPr>
        <w:pStyle w:val="a3"/>
        <w:spacing w:line="360" w:lineRule="auto"/>
        <w:rPr>
          <w:rFonts w:ascii="Calibri" w:hAnsi="Calibri" w:cs="Calibri"/>
        </w:rPr>
      </w:pPr>
      <w:r w:rsidRPr="00C4007A">
        <w:rPr>
          <w:rFonts w:ascii="Calibri" w:hAnsi="Calibri" w:cs="Calibri"/>
        </w:rPr>
        <w:t xml:space="preserve">Wu, Z., &amp; Huang, N. E. (2009). Ensemble empirical mode decomposition: a noise-assisted data analysis method. </w:t>
      </w:r>
      <w:r w:rsidRPr="00C4007A">
        <w:rPr>
          <w:rFonts w:ascii="Calibri" w:hAnsi="Calibri" w:cs="Calibri"/>
          <w:i/>
          <w:iCs/>
        </w:rPr>
        <w:t>Advances in Adaptive Data Analysis</w:t>
      </w:r>
      <w:r w:rsidRPr="00C4007A">
        <w:rPr>
          <w:rFonts w:ascii="Calibri" w:hAnsi="Calibri" w:cs="Calibri"/>
        </w:rPr>
        <w:t xml:space="preserve">, </w:t>
      </w:r>
      <w:r w:rsidRPr="00C4007A">
        <w:rPr>
          <w:rFonts w:ascii="Calibri" w:hAnsi="Calibri" w:cs="Calibri"/>
          <w:i/>
          <w:iCs/>
        </w:rPr>
        <w:t>1</w:t>
      </w:r>
      <w:r w:rsidRPr="00C4007A">
        <w:rPr>
          <w:rFonts w:ascii="Calibri" w:hAnsi="Calibri" w:cs="Calibri"/>
        </w:rPr>
        <w:t>(1), 1–41. https://doi.org/10.1142/S1793536909000047</w:t>
      </w:r>
    </w:p>
    <w:p w14:paraId="62995301" w14:textId="5A5EBB77" w:rsidR="001D0088" w:rsidRPr="00C4007A" w:rsidRDefault="006A3D8D" w:rsidP="00C4007A">
      <w:pPr>
        <w:spacing w:line="360" w:lineRule="auto"/>
        <w:rPr>
          <w:rFonts w:ascii="Calibri" w:hAnsi="Calibri" w:cs="Calibri"/>
        </w:rPr>
      </w:pPr>
      <w:r w:rsidRPr="00C4007A">
        <w:rPr>
          <w:rFonts w:ascii="Calibri" w:hAnsi="Calibri" w:cs="Calibri"/>
        </w:rPr>
        <w:fldChar w:fldCharType="end"/>
      </w:r>
    </w:p>
    <w:sectPr w:rsidR="001D0088" w:rsidRPr="00C4007A">
      <w:footerReference w:type="default" r:id="rId114"/>
      <w:pgSz w:w="12240" w:h="15840"/>
      <w:pgMar w:top="1440" w:right="1800" w:bottom="1440" w:left="180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3" w:author="Supeng Zhang" w:date="2025-12-11T23:06:00Z" w:initials="SZ">
    <w:p w14:paraId="7DC875D4" w14:textId="41CDA265" w:rsidR="00DB4320" w:rsidRDefault="00DB4320" w:rsidP="00DB4320">
      <w:pPr>
        <w:pStyle w:val="a8"/>
      </w:pPr>
      <w:r>
        <w:rPr>
          <w:rStyle w:val="a7"/>
        </w:rPr>
        <w:annotationRef/>
      </w:r>
      <w:r>
        <w:rPr>
          <w:rFonts w:hint="eastAsia"/>
        </w:rPr>
        <w:t>这个风电场有没有名字？有的话写上，如果有参考文献也加上。</w:t>
      </w:r>
    </w:p>
  </w:comment>
  <w:comment w:id="4" w:author="win" w:date="2025-12-12T13:03:00Z" w:initials="w">
    <w:p w14:paraId="3A65696E" w14:textId="4E285064" w:rsidR="00922ECA" w:rsidRDefault="00922ECA">
      <w:pPr>
        <w:pStyle w:val="a8"/>
        <w:rPr>
          <w:rFonts w:hint="eastAsia"/>
        </w:rPr>
      </w:pPr>
      <w:r>
        <w:rPr>
          <w:rStyle w:val="a7"/>
        </w:rPr>
        <w:annotationRef/>
      </w:r>
      <w:r>
        <w:rPr>
          <w:rFonts w:hint="eastAsia"/>
        </w:rPr>
        <w:t>这个一般都不写风电场具体名称，因为要脱敏，类似于保密的意思。这个没有参考文献，是我们自己联系收集的数据，对接的风电场。</w:t>
      </w:r>
    </w:p>
  </w:comment>
  <w:comment w:id="44" w:author="Supeng Zhang" w:date="2025-12-11T22:50:00Z" w:initials="SZ">
    <w:p w14:paraId="503E85D5" w14:textId="77777777" w:rsidR="008F57BA" w:rsidRDefault="008F57BA" w:rsidP="008F57BA">
      <w:pPr>
        <w:pStyle w:val="a8"/>
      </w:pPr>
      <w:r>
        <w:rPr>
          <w:rStyle w:val="a7"/>
        </w:rPr>
        <w:annotationRef/>
      </w:r>
      <w:r>
        <w:rPr>
          <w:rFonts w:hint="eastAsia"/>
        </w:rPr>
        <w:t>在引到</w:t>
      </w:r>
      <w:r>
        <w:rPr>
          <w:rFonts w:hint="eastAsia"/>
        </w:rPr>
        <w:t>Supporting information</w:t>
      </w:r>
      <w:r>
        <w:rPr>
          <w:rFonts w:hint="eastAsia"/>
        </w:rPr>
        <w:t>之前应该先简要地概括这部分内容。</w:t>
      </w:r>
    </w:p>
  </w:comment>
  <w:comment w:id="96" w:author="Supeng Zhang" w:date="2025-12-11T22:53:00Z" w:initials="SZ">
    <w:p w14:paraId="649487B2" w14:textId="77777777" w:rsidR="0017207D" w:rsidRDefault="00587871" w:rsidP="0017207D">
      <w:pPr>
        <w:pStyle w:val="a8"/>
      </w:pPr>
      <w:r>
        <w:rPr>
          <w:rStyle w:val="a7"/>
        </w:rPr>
        <w:annotationRef/>
      </w:r>
      <w:r w:rsidR="0017207D">
        <w:rPr>
          <w:rFonts w:hint="eastAsia"/>
        </w:rPr>
        <w:t>为什么</w:t>
      </w:r>
      <w:r w:rsidR="0017207D">
        <w:rPr>
          <w:rFonts w:hint="eastAsia"/>
        </w:rPr>
        <w:t>Text S3</w:t>
      </w:r>
      <w:r w:rsidR="0017207D">
        <w:rPr>
          <w:rFonts w:hint="eastAsia"/>
        </w:rPr>
        <w:t>在</w:t>
      </w:r>
      <w:r w:rsidR="0017207D">
        <w:rPr>
          <w:rFonts w:hint="eastAsia"/>
        </w:rPr>
        <w:t>S2</w:t>
      </w:r>
      <w:r w:rsidR="0017207D">
        <w:rPr>
          <w:rFonts w:hint="eastAsia"/>
        </w:rPr>
        <w:t>的前面了？</w:t>
      </w:r>
      <w:r w:rsidR="0017207D">
        <w:rPr>
          <w:rFonts w:hint="eastAsia"/>
        </w:rPr>
        <w:t xml:space="preserve">Supporting </w:t>
      </w:r>
      <w:r w:rsidR="0017207D">
        <w:t>information</w:t>
      </w:r>
      <w:r w:rsidR="0017207D">
        <w:rPr>
          <w:rFonts w:hint="eastAsia"/>
        </w:rPr>
        <w:t>里面的排序也应该按照正文里面出现的顺序来。</w:t>
      </w:r>
    </w:p>
  </w:comment>
  <w:comment w:id="112" w:author="Supeng Zhang" w:date="2025-12-11T23:12:00Z" w:initials="SZ">
    <w:p w14:paraId="5ABFE1E0" w14:textId="77777777" w:rsidR="00095ED0" w:rsidRDefault="00095ED0" w:rsidP="00095ED0">
      <w:pPr>
        <w:pStyle w:val="a8"/>
      </w:pPr>
      <w:r>
        <w:rPr>
          <w:rStyle w:val="a7"/>
        </w:rPr>
        <w:annotationRef/>
      </w:r>
      <w:r>
        <w:rPr>
          <w:rFonts w:hint="eastAsia"/>
        </w:rPr>
        <w:t>检查是否正确</w:t>
      </w:r>
    </w:p>
  </w:comment>
  <w:comment w:id="118" w:author="Supeng Zhang" w:date="2025-12-11T23:14:00Z" w:initials="SZ">
    <w:p w14:paraId="2960DC89" w14:textId="77777777" w:rsidR="008330B9" w:rsidRDefault="008330B9" w:rsidP="008330B9">
      <w:pPr>
        <w:pStyle w:val="a8"/>
      </w:pPr>
      <w:r>
        <w:rPr>
          <w:rStyle w:val="a7"/>
        </w:rPr>
        <w:annotationRef/>
      </w:r>
      <w:r>
        <w:rPr>
          <w:rFonts w:hint="eastAsia"/>
        </w:rPr>
        <w:t>这里是需要用变量（</w:t>
      </w:r>
      <w:r>
        <w:t>variables</w:t>
      </w:r>
      <w:r>
        <w:rPr>
          <w:rFonts w:hint="eastAsia"/>
        </w:rPr>
        <w:t>）还是变化性（</w:t>
      </w:r>
      <w:r>
        <w:t>variability</w:t>
      </w:r>
      <w:r>
        <w:rPr>
          <w:rFonts w:hint="eastAsia"/>
        </w:rPr>
        <w:t>）？</w:t>
      </w:r>
    </w:p>
  </w:comment>
  <w:comment w:id="121" w:author="Supeng Zhang" w:date="2025-12-11T23:17:00Z" w:initials="SZ">
    <w:p w14:paraId="7454FD82" w14:textId="77777777" w:rsidR="00447602" w:rsidRDefault="00447602" w:rsidP="00447602">
      <w:pPr>
        <w:pStyle w:val="a8"/>
      </w:pPr>
      <w:r>
        <w:rPr>
          <w:rStyle w:val="a7"/>
        </w:rPr>
        <w:annotationRef/>
      </w:r>
      <w:r>
        <w:rPr>
          <w:rFonts w:hint="eastAsia"/>
        </w:rPr>
        <w:t>这里应该是单数还是复数？四个高度的风速是组成了一个风廓线吧？所以应该是单数？</w:t>
      </w:r>
    </w:p>
  </w:comment>
  <w:comment w:id="123" w:author="Supeng Zhang" w:date="2025-12-11T23:18:00Z" w:initials="SZ">
    <w:p w14:paraId="0539B2E1" w14:textId="77777777" w:rsidR="008F4C97" w:rsidRDefault="008F4C97" w:rsidP="008F4C97">
      <w:pPr>
        <w:pStyle w:val="a8"/>
      </w:pPr>
      <w:r>
        <w:rPr>
          <w:rStyle w:val="a7"/>
        </w:rPr>
        <w:annotationRef/>
      </w:r>
      <w:r>
        <w:rPr>
          <w:rFonts w:hint="eastAsia"/>
        </w:rPr>
        <w:t>检查是否正确</w:t>
      </w:r>
    </w:p>
  </w:comment>
  <w:comment w:id="137" w:author="Supeng Zhang" w:date="2025-12-11T23:28:00Z" w:initials="SZ">
    <w:p w14:paraId="7BFC26A7" w14:textId="77777777" w:rsidR="00421B29" w:rsidRDefault="00421B29" w:rsidP="00421B29">
      <w:pPr>
        <w:pStyle w:val="a8"/>
      </w:pPr>
      <w:r>
        <w:rPr>
          <w:rStyle w:val="a7"/>
        </w:rPr>
        <w:annotationRef/>
      </w:r>
      <w:r>
        <w:rPr>
          <w:rFonts w:hint="eastAsia"/>
        </w:rPr>
        <w:t>检查一下分析的是不是这些东西的重要性。</w:t>
      </w:r>
    </w:p>
  </w:comment>
  <w:comment w:id="140" w:author="Supeng Zhang" w:date="2025-12-11T23:28:00Z" w:initials="SZ">
    <w:p w14:paraId="22CE51A1" w14:textId="77777777" w:rsidR="00573FB3" w:rsidRDefault="00573FB3" w:rsidP="00573FB3">
      <w:pPr>
        <w:pStyle w:val="a8"/>
      </w:pPr>
      <w:r>
        <w:rPr>
          <w:rStyle w:val="a7"/>
        </w:rPr>
        <w:annotationRef/>
      </w:r>
      <w:r>
        <w:rPr>
          <w:rFonts w:hint="eastAsia"/>
        </w:rPr>
        <w:t>是不是对于发电预测的重要性</w:t>
      </w:r>
    </w:p>
  </w:comment>
  <w:comment w:id="151" w:author="Supeng Zhang" w:date="2025-12-11T23:44:00Z" w:initials="SZ">
    <w:p w14:paraId="514A095F" w14:textId="77777777" w:rsidR="00A91474" w:rsidRDefault="00A91474" w:rsidP="00A91474">
      <w:pPr>
        <w:pStyle w:val="a8"/>
      </w:pPr>
      <w:r>
        <w:rPr>
          <w:rStyle w:val="a7"/>
        </w:rPr>
        <w:annotationRef/>
      </w:r>
      <w:r>
        <w:rPr>
          <w:rFonts w:hint="eastAsia"/>
        </w:rPr>
        <w:t>这是廖舟怡的论文吗？</w:t>
      </w:r>
    </w:p>
  </w:comment>
  <w:comment w:id="152" w:author="win" w:date="2025-12-12T13:06:00Z" w:initials="w">
    <w:p w14:paraId="0C49026C" w14:textId="281FEEF1" w:rsidR="00EA4FFB" w:rsidRDefault="00EA4FFB">
      <w:pPr>
        <w:pStyle w:val="a8"/>
      </w:pPr>
      <w:r>
        <w:rPr>
          <w:rStyle w:val="a7"/>
        </w:rPr>
        <w:annotationRef/>
      </w:r>
      <w:r>
        <w:rPr>
          <w:rFonts w:hint="eastAsia"/>
        </w:rPr>
        <w:t>不是</w:t>
      </w:r>
      <w:bookmarkStart w:id="153" w:name="_GoBack"/>
      <w:bookmarkEnd w:id="153"/>
    </w:p>
  </w:comment>
  <w:comment w:id="154" w:author="Supeng Zhang" w:date="2025-12-11T23:59:00Z" w:initials="SZ">
    <w:p w14:paraId="7F102E93" w14:textId="77777777" w:rsidR="005A2FB9" w:rsidRDefault="007A692C" w:rsidP="005A2FB9">
      <w:pPr>
        <w:pStyle w:val="a8"/>
      </w:pPr>
      <w:r>
        <w:rPr>
          <w:rStyle w:val="a7"/>
        </w:rPr>
        <w:annotationRef/>
      </w:r>
      <w:r w:rsidR="005A2FB9">
        <w:rPr>
          <w:rFonts w:hint="eastAsia"/>
        </w:rPr>
        <w:t>这种缩写第一次出现的时候还是写一下全称吧，也包括</w:t>
      </w:r>
      <w:r w:rsidR="005A2FB9">
        <w:t>GFS</w:t>
      </w:r>
      <w:r w:rsidR="005A2FB9">
        <w:rPr>
          <w:rFonts w:hint="eastAsia"/>
        </w:rPr>
        <w:t>这种</w:t>
      </w:r>
    </w:p>
  </w:comment>
  <w:comment w:id="160" w:author="Supeng Zhang" w:date="2025-12-11T23:57:00Z" w:initials="SZ">
    <w:p w14:paraId="5EEC0062" w14:textId="77777777" w:rsidR="00FC33C2" w:rsidRDefault="00FC33C2" w:rsidP="00FC33C2">
      <w:pPr>
        <w:pStyle w:val="a8"/>
      </w:pPr>
      <w:r>
        <w:rPr>
          <w:rStyle w:val="a7"/>
        </w:rPr>
        <w:annotationRef/>
      </w:r>
      <w:r>
        <w:t>S4</w:t>
      </w:r>
      <w:r>
        <w:rPr>
          <w:rFonts w:hint="eastAsia"/>
        </w:rPr>
        <w:t>的两个小节分开。</w:t>
      </w:r>
      <w:r>
        <w:t>SI</w:t>
      </w:r>
      <w:r>
        <w:rPr>
          <w:rFonts w:hint="eastAsia"/>
        </w:rPr>
        <w:t>里面最好不要出现</w:t>
      </w:r>
      <w:r>
        <w:t>subsection</w:t>
      </w:r>
    </w:p>
  </w:comment>
  <w:comment w:id="163" w:author="Supeng Zhang" w:date="2025-12-11T23:46:00Z" w:initials="SZ">
    <w:p w14:paraId="69DB531F" w14:textId="77777777" w:rsidR="008633C5" w:rsidRDefault="008633C5" w:rsidP="008633C5">
      <w:pPr>
        <w:pStyle w:val="a8"/>
      </w:pPr>
      <w:r>
        <w:rPr>
          <w:rStyle w:val="a7"/>
        </w:rPr>
        <w:annotationRef/>
      </w:r>
      <w:r>
        <w:rPr>
          <w:rFonts w:hint="eastAsia"/>
        </w:rPr>
        <w:t>成熟方法，而且该方法不是本文的重点，细节不需要写出来，正文里面引用一下参考文献就行。</w:t>
      </w:r>
    </w:p>
  </w:comment>
  <w:comment w:id="213" w:author="win" w:date="2025-12-05T19:06:00Z" w:initials="w">
    <w:p w14:paraId="73707CF6" w14:textId="5AF1A09F" w:rsidR="008E7A17" w:rsidRDefault="008E7A17">
      <w:pPr>
        <w:pStyle w:val="a8"/>
      </w:pPr>
      <w:r>
        <w:rPr>
          <w:rStyle w:val="a7"/>
        </w:rPr>
        <w:annotationRef/>
      </w:r>
      <w:r>
        <w:rPr>
          <w:rFonts w:hint="eastAsia"/>
        </w:rPr>
        <w:t>暂时示意，还需美化，但</w:t>
      </w:r>
      <w:r w:rsidR="00D53BE7">
        <w:rPr>
          <w:rFonts w:hint="eastAsia"/>
        </w:rPr>
        <w:t>所表达</w:t>
      </w:r>
      <w:r>
        <w:rPr>
          <w:rFonts w:hint="eastAsia"/>
        </w:rPr>
        <w:t>内容</w:t>
      </w:r>
      <w:r w:rsidR="00D53BE7">
        <w:rPr>
          <w:rFonts w:hint="eastAsia"/>
        </w:rPr>
        <w:t>仍</w:t>
      </w:r>
      <w:r>
        <w:rPr>
          <w:rFonts w:hint="eastAsia"/>
        </w:rPr>
        <w:t>为这些</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7DC875D4" w15:done="0"/>
  <w15:commentEx w15:paraId="3A65696E" w15:paraIdParent="7DC875D4" w15:done="0"/>
  <w15:commentEx w15:paraId="503E85D5" w15:done="0"/>
  <w15:commentEx w15:paraId="649487B2" w15:done="0"/>
  <w15:commentEx w15:paraId="5ABFE1E0" w15:done="0"/>
  <w15:commentEx w15:paraId="2960DC89" w15:done="0"/>
  <w15:commentEx w15:paraId="7454FD82" w15:done="0"/>
  <w15:commentEx w15:paraId="0539B2E1" w15:done="0"/>
  <w15:commentEx w15:paraId="7BFC26A7" w15:done="0"/>
  <w15:commentEx w15:paraId="22CE51A1" w15:done="0"/>
  <w15:commentEx w15:paraId="514A095F" w15:done="0"/>
  <w15:commentEx w15:paraId="0C49026C" w15:paraIdParent="514A095F" w15:done="0"/>
  <w15:commentEx w15:paraId="7F102E93" w15:done="0"/>
  <w15:commentEx w15:paraId="5EEC0062" w15:done="0"/>
  <w15:commentEx w15:paraId="69DB531F" w15:done="0"/>
  <w15:commentEx w15:paraId="73707CF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9E7698B" w16cex:dateUtc="2025-12-11T15:06:00Z"/>
  <w16cex:commentExtensible w16cex:durableId="7F86CCC7" w16cex:dateUtc="2025-12-11T14:50:00Z"/>
  <w16cex:commentExtensible w16cex:durableId="5005F731" w16cex:dateUtc="2025-12-11T14:53:00Z"/>
  <w16cex:commentExtensible w16cex:durableId="594057D2" w16cex:dateUtc="2025-12-11T15:12:00Z"/>
  <w16cex:commentExtensible w16cex:durableId="48172CEA" w16cex:dateUtc="2025-12-11T15:14:00Z"/>
  <w16cex:commentExtensible w16cex:durableId="4944A95A" w16cex:dateUtc="2025-12-11T15:17:00Z"/>
  <w16cex:commentExtensible w16cex:durableId="680B9A0F" w16cex:dateUtc="2025-12-11T15:18:00Z"/>
  <w16cex:commentExtensible w16cex:durableId="5FB7560D" w16cex:dateUtc="2025-12-11T15:28:00Z"/>
  <w16cex:commentExtensible w16cex:durableId="359D2651" w16cex:dateUtc="2025-12-11T15:28:00Z"/>
  <w16cex:commentExtensible w16cex:durableId="3549A438" w16cex:dateUtc="2025-12-11T15:44:00Z"/>
  <w16cex:commentExtensible w16cex:durableId="1C878CB1" w16cex:dateUtc="2025-12-11T15:59:00Z"/>
  <w16cex:commentExtensible w16cex:durableId="3F079D49" w16cex:dateUtc="2025-12-11T15:57:00Z"/>
  <w16cex:commentExtensible w16cex:durableId="45DE7167" w16cex:dateUtc="2025-12-11T15:4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DC875D4" w16cid:durableId="59E7698B"/>
  <w16cid:commentId w16cid:paraId="503E85D5" w16cid:durableId="7F86CCC7"/>
  <w16cid:commentId w16cid:paraId="649487B2" w16cid:durableId="5005F731"/>
  <w16cid:commentId w16cid:paraId="5ABFE1E0" w16cid:durableId="594057D2"/>
  <w16cid:commentId w16cid:paraId="2960DC89" w16cid:durableId="48172CEA"/>
  <w16cid:commentId w16cid:paraId="7454FD82" w16cid:durableId="4944A95A"/>
  <w16cid:commentId w16cid:paraId="0539B2E1" w16cid:durableId="680B9A0F"/>
  <w16cid:commentId w16cid:paraId="7BFC26A7" w16cid:durableId="5FB7560D"/>
  <w16cid:commentId w16cid:paraId="22CE51A1" w16cid:durableId="359D2651"/>
  <w16cid:commentId w16cid:paraId="514A095F" w16cid:durableId="3549A438"/>
  <w16cid:commentId w16cid:paraId="7F102E93" w16cid:durableId="1C878CB1"/>
  <w16cid:commentId w16cid:paraId="5EEC0062" w16cid:durableId="3F079D49"/>
  <w16cid:commentId w16cid:paraId="69DB531F" w16cid:durableId="45DE7167"/>
  <w16cid:commentId w16cid:paraId="73707CF6" w16cid:durableId="73707CF6"/>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C44E128" w14:textId="77777777" w:rsidR="00A32BAC" w:rsidRDefault="00A32BAC" w:rsidP="001415C9">
      <w:pPr>
        <w:spacing w:after="0" w:line="240" w:lineRule="auto"/>
      </w:pPr>
      <w:r>
        <w:separator/>
      </w:r>
    </w:p>
  </w:endnote>
  <w:endnote w:type="continuationSeparator" w:id="0">
    <w:p w14:paraId="24471C73" w14:textId="77777777" w:rsidR="00A32BAC" w:rsidRDefault="00A32BAC" w:rsidP="001415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Microsoft YaHei UI">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20601652"/>
      <w:docPartObj>
        <w:docPartGallery w:val="Page Numbers (Bottom of Page)"/>
        <w:docPartUnique/>
      </w:docPartObj>
    </w:sdtPr>
    <w:sdtEndPr/>
    <w:sdtContent>
      <w:p w14:paraId="3E6777C2" w14:textId="6ED79117" w:rsidR="001415C9" w:rsidRDefault="001415C9">
        <w:pPr>
          <w:pStyle w:val="af0"/>
          <w:jc w:val="center"/>
        </w:pPr>
        <w:r>
          <w:fldChar w:fldCharType="begin"/>
        </w:r>
        <w:r>
          <w:instrText>PAGE   \* MERGEFORMAT</w:instrText>
        </w:r>
        <w:r>
          <w:fldChar w:fldCharType="separate"/>
        </w:r>
        <w:r w:rsidR="00EA4FFB" w:rsidRPr="00EA4FFB">
          <w:rPr>
            <w:noProof/>
            <w:lang w:val="zh-CN"/>
          </w:rPr>
          <w:t>2</w:t>
        </w:r>
        <w:r>
          <w:fldChar w:fldCharType="end"/>
        </w:r>
      </w:p>
    </w:sdtContent>
  </w:sdt>
  <w:p w14:paraId="2E01C83C" w14:textId="77777777" w:rsidR="001415C9" w:rsidRDefault="001415C9">
    <w:pPr>
      <w:pStyle w:val="af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4EE7BBB" w14:textId="77777777" w:rsidR="00A32BAC" w:rsidRDefault="00A32BAC" w:rsidP="001415C9">
      <w:pPr>
        <w:spacing w:after="0" w:line="240" w:lineRule="auto"/>
      </w:pPr>
      <w:r>
        <w:separator/>
      </w:r>
    </w:p>
  </w:footnote>
  <w:footnote w:type="continuationSeparator" w:id="0">
    <w:p w14:paraId="4C4574F8" w14:textId="77777777" w:rsidR="00A32BAC" w:rsidRDefault="00A32BAC" w:rsidP="001415C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2217A0E"/>
    <w:multiLevelType w:val="hybridMultilevel"/>
    <w:tmpl w:val="6670341C"/>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2104353"/>
    <w:multiLevelType w:val="hybridMultilevel"/>
    <w:tmpl w:val="21AC22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EE5297C"/>
    <w:multiLevelType w:val="hybridMultilevel"/>
    <w:tmpl w:val="6E7297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Supeng Zhang">
    <w15:presenceInfo w15:providerId="None" w15:userId="Supeng Zhang"/>
  </w15:person>
  <w15:person w15:author="win">
    <w15:presenceInfo w15:providerId="None" w15:userId="wi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7671"/>
    <w:rsid w:val="00004109"/>
    <w:rsid w:val="000132D8"/>
    <w:rsid w:val="0002545B"/>
    <w:rsid w:val="00032FB9"/>
    <w:rsid w:val="00037A7C"/>
    <w:rsid w:val="00043F49"/>
    <w:rsid w:val="000547F4"/>
    <w:rsid w:val="00055D3F"/>
    <w:rsid w:val="000756DC"/>
    <w:rsid w:val="00077CA4"/>
    <w:rsid w:val="000845FF"/>
    <w:rsid w:val="00095ED0"/>
    <w:rsid w:val="000A7612"/>
    <w:rsid w:val="000D0ECF"/>
    <w:rsid w:val="000D12E7"/>
    <w:rsid w:val="000E0C01"/>
    <w:rsid w:val="000E135F"/>
    <w:rsid w:val="000E2BCC"/>
    <w:rsid w:val="000F2C2F"/>
    <w:rsid w:val="000F3B9F"/>
    <w:rsid w:val="000F6462"/>
    <w:rsid w:val="001031B1"/>
    <w:rsid w:val="0010322F"/>
    <w:rsid w:val="00103BDE"/>
    <w:rsid w:val="00105C0B"/>
    <w:rsid w:val="00107EAB"/>
    <w:rsid w:val="00110442"/>
    <w:rsid w:val="00111CBC"/>
    <w:rsid w:val="00132142"/>
    <w:rsid w:val="00134853"/>
    <w:rsid w:val="001415C9"/>
    <w:rsid w:val="00147B75"/>
    <w:rsid w:val="00162E50"/>
    <w:rsid w:val="0017207D"/>
    <w:rsid w:val="00176FDF"/>
    <w:rsid w:val="00181107"/>
    <w:rsid w:val="00183675"/>
    <w:rsid w:val="001922C6"/>
    <w:rsid w:val="001B2B9A"/>
    <w:rsid w:val="001D0088"/>
    <w:rsid w:val="001D2BED"/>
    <w:rsid w:val="001D7FF7"/>
    <w:rsid w:val="001E0A40"/>
    <w:rsid w:val="001E2C91"/>
    <w:rsid w:val="001F523B"/>
    <w:rsid w:val="00201A07"/>
    <w:rsid w:val="002102DC"/>
    <w:rsid w:val="002102F5"/>
    <w:rsid w:val="00212C01"/>
    <w:rsid w:val="00225146"/>
    <w:rsid w:val="002371AF"/>
    <w:rsid w:val="00243004"/>
    <w:rsid w:val="00254B5D"/>
    <w:rsid w:val="0027026A"/>
    <w:rsid w:val="00275038"/>
    <w:rsid w:val="00281ED3"/>
    <w:rsid w:val="00287BEA"/>
    <w:rsid w:val="002A0704"/>
    <w:rsid w:val="002A14D8"/>
    <w:rsid w:val="002A56DB"/>
    <w:rsid w:val="002B07EA"/>
    <w:rsid w:val="002B3105"/>
    <w:rsid w:val="002B56F4"/>
    <w:rsid w:val="002C39FE"/>
    <w:rsid w:val="002E16F6"/>
    <w:rsid w:val="002E78C0"/>
    <w:rsid w:val="00301DAE"/>
    <w:rsid w:val="00303BD1"/>
    <w:rsid w:val="003041D3"/>
    <w:rsid w:val="00305339"/>
    <w:rsid w:val="003069CD"/>
    <w:rsid w:val="00312790"/>
    <w:rsid w:val="00314016"/>
    <w:rsid w:val="00315010"/>
    <w:rsid w:val="0032460C"/>
    <w:rsid w:val="0032523D"/>
    <w:rsid w:val="00327530"/>
    <w:rsid w:val="00346E7A"/>
    <w:rsid w:val="003525E3"/>
    <w:rsid w:val="00352ACC"/>
    <w:rsid w:val="0035531C"/>
    <w:rsid w:val="0036074E"/>
    <w:rsid w:val="0036186E"/>
    <w:rsid w:val="00374FB5"/>
    <w:rsid w:val="00377F07"/>
    <w:rsid w:val="00390E7C"/>
    <w:rsid w:val="0039133F"/>
    <w:rsid w:val="003A508B"/>
    <w:rsid w:val="003B4938"/>
    <w:rsid w:val="003B5F37"/>
    <w:rsid w:val="003C7BFD"/>
    <w:rsid w:val="003D2F44"/>
    <w:rsid w:val="003F7EF1"/>
    <w:rsid w:val="0040221F"/>
    <w:rsid w:val="00406EB8"/>
    <w:rsid w:val="00417A62"/>
    <w:rsid w:val="00420D1F"/>
    <w:rsid w:val="00421B29"/>
    <w:rsid w:val="00423936"/>
    <w:rsid w:val="00424F48"/>
    <w:rsid w:val="00435645"/>
    <w:rsid w:val="00447602"/>
    <w:rsid w:val="004531F6"/>
    <w:rsid w:val="004558C7"/>
    <w:rsid w:val="00464A21"/>
    <w:rsid w:val="004676D4"/>
    <w:rsid w:val="0047239D"/>
    <w:rsid w:val="00475A8E"/>
    <w:rsid w:val="00476AAD"/>
    <w:rsid w:val="0048063E"/>
    <w:rsid w:val="00480913"/>
    <w:rsid w:val="0048637E"/>
    <w:rsid w:val="00497775"/>
    <w:rsid w:val="004B0DB7"/>
    <w:rsid w:val="004B0EF6"/>
    <w:rsid w:val="004C1C8D"/>
    <w:rsid w:val="004C30D7"/>
    <w:rsid w:val="004C6E0B"/>
    <w:rsid w:val="004D0803"/>
    <w:rsid w:val="004D0A06"/>
    <w:rsid w:val="004D1135"/>
    <w:rsid w:val="004E1F29"/>
    <w:rsid w:val="004F35A2"/>
    <w:rsid w:val="004F394F"/>
    <w:rsid w:val="004F62A1"/>
    <w:rsid w:val="00500ED9"/>
    <w:rsid w:val="00503C0D"/>
    <w:rsid w:val="00505378"/>
    <w:rsid w:val="005056F7"/>
    <w:rsid w:val="00507F9F"/>
    <w:rsid w:val="005108EA"/>
    <w:rsid w:val="0051263A"/>
    <w:rsid w:val="005245FB"/>
    <w:rsid w:val="00524DE0"/>
    <w:rsid w:val="00525A49"/>
    <w:rsid w:val="00526BC1"/>
    <w:rsid w:val="00527388"/>
    <w:rsid w:val="00536BA5"/>
    <w:rsid w:val="0055064A"/>
    <w:rsid w:val="00561138"/>
    <w:rsid w:val="00573FB3"/>
    <w:rsid w:val="00577388"/>
    <w:rsid w:val="00587871"/>
    <w:rsid w:val="005919FA"/>
    <w:rsid w:val="00591A28"/>
    <w:rsid w:val="005941FB"/>
    <w:rsid w:val="005A2FB9"/>
    <w:rsid w:val="005B72A9"/>
    <w:rsid w:val="005D27DD"/>
    <w:rsid w:val="005D7671"/>
    <w:rsid w:val="005D76D0"/>
    <w:rsid w:val="005E10BD"/>
    <w:rsid w:val="005E73C7"/>
    <w:rsid w:val="005F0DF2"/>
    <w:rsid w:val="005F5A95"/>
    <w:rsid w:val="00602854"/>
    <w:rsid w:val="006169E7"/>
    <w:rsid w:val="0062247C"/>
    <w:rsid w:val="00623D22"/>
    <w:rsid w:val="0063565C"/>
    <w:rsid w:val="00635C51"/>
    <w:rsid w:val="006420C4"/>
    <w:rsid w:val="006522C0"/>
    <w:rsid w:val="006533EC"/>
    <w:rsid w:val="00654783"/>
    <w:rsid w:val="00654869"/>
    <w:rsid w:val="00656333"/>
    <w:rsid w:val="00660E73"/>
    <w:rsid w:val="00664FA9"/>
    <w:rsid w:val="00680CCB"/>
    <w:rsid w:val="00686933"/>
    <w:rsid w:val="00690FF3"/>
    <w:rsid w:val="00691A83"/>
    <w:rsid w:val="0069393A"/>
    <w:rsid w:val="00697F75"/>
    <w:rsid w:val="006A2EDB"/>
    <w:rsid w:val="006A3AB7"/>
    <w:rsid w:val="006A3D8D"/>
    <w:rsid w:val="006B0ECA"/>
    <w:rsid w:val="006B1101"/>
    <w:rsid w:val="006C02FA"/>
    <w:rsid w:val="006C0B3A"/>
    <w:rsid w:val="006C348F"/>
    <w:rsid w:val="006C585A"/>
    <w:rsid w:val="006C7FE9"/>
    <w:rsid w:val="006D3121"/>
    <w:rsid w:val="006D7929"/>
    <w:rsid w:val="006E722E"/>
    <w:rsid w:val="006E7412"/>
    <w:rsid w:val="006F1E1C"/>
    <w:rsid w:val="006F3A43"/>
    <w:rsid w:val="006F4B2D"/>
    <w:rsid w:val="0070081B"/>
    <w:rsid w:val="0070279F"/>
    <w:rsid w:val="00703058"/>
    <w:rsid w:val="007040E7"/>
    <w:rsid w:val="00704DFC"/>
    <w:rsid w:val="00707C9A"/>
    <w:rsid w:val="0071034D"/>
    <w:rsid w:val="007256BD"/>
    <w:rsid w:val="0072571E"/>
    <w:rsid w:val="00734A27"/>
    <w:rsid w:val="00735998"/>
    <w:rsid w:val="00740FDE"/>
    <w:rsid w:val="00743DB0"/>
    <w:rsid w:val="007557C0"/>
    <w:rsid w:val="00760EC1"/>
    <w:rsid w:val="00764664"/>
    <w:rsid w:val="00766511"/>
    <w:rsid w:val="00776B0A"/>
    <w:rsid w:val="007805DA"/>
    <w:rsid w:val="00785559"/>
    <w:rsid w:val="007875F9"/>
    <w:rsid w:val="007963AD"/>
    <w:rsid w:val="007A4D01"/>
    <w:rsid w:val="007A5F8D"/>
    <w:rsid w:val="007A692C"/>
    <w:rsid w:val="007B0096"/>
    <w:rsid w:val="007C29D2"/>
    <w:rsid w:val="007C2F6D"/>
    <w:rsid w:val="007D0317"/>
    <w:rsid w:val="007D3958"/>
    <w:rsid w:val="007E2F96"/>
    <w:rsid w:val="007F00F8"/>
    <w:rsid w:val="007F2408"/>
    <w:rsid w:val="007F539D"/>
    <w:rsid w:val="008104C9"/>
    <w:rsid w:val="00812729"/>
    <w:rsid w:val="008330B9"/>
    <w:rsid w:val="00834795"/>
    <w:rsid w:val="00834A47"/>
    <w:rsid w:val="00835D2D"/>
    <w:rsid w:val="00844C52"/>
    <w:rsid w:val="00851133"/>
    <w:rsid w:val="00852C42"/>
    <w:rsid w:val="008633C5"/>
    <w:rsid w:val="00870573"/>
    <w:rsid w:val="00872B20"/>
    <w:rsid w:val="00887881"/>
    <w:rsid w:val="008943F8"/>
    <w:rsid w:val="00895435"/>
    <w:rsid w:val="008A0E93"/>
    <w:rsid w:val="008A29B1"/>
    <w:rsid w:val="008A2ADB"/>
    <w:rsid w:val="008A622A"/>
    <w:rsid w:val="008C2D38"/>
    <w:rsid w:val="008D6A98"/>
    <w:rsid w:val="008E3FB2"/>
    <w:rsid w:val="008E7A17"/>
    <w:rsid w:val="008F0EA2"/>
    <w:rsid w:val="008F4C97"/>
    <w:rsid w:val="008F57BA"/>
    <w:rsid w:val="008F5C40"/>
    <w:rsid w:val="008F7E64"/>
    <w:rsid w:val="009026EC"/>
    <w:rsid w:val="0091516E"/>
    <w:rsid w:val="00915EF2"/>
    <w:rsid w:val="0091649B"/>
    <w:rsid w:val="009166C2"/>
    <w:rsid w:val="00922ECA"/>
    <w:rsid w:val="00925761"/>
    <w:rsid w:val="00925A69"/>
    <w:rsid w:val="009317DA"/>
    <w:rsid w:val="009347E5"/>
    <w:rsid w:val="009360FB"/>
    <w:rsid w:val="00951BC5"/>
    <w:rsid w:val="009523C2"/>
    <w:rsid w:val="00954126"/>
    <w:rsid w:val="00961E78"/>
    <w:rsid w:val="0096244F"/>
    <w:rsid w:val="00962933"/>
    <w:rsid w:val="00993045"/>
    <w:rsid w:val="00993C4B"/>
    <w:rsid w:val="009967F5"/>
    <w:rsid w:val="009C0723"/>
    <w:rsid w:val="009C5AA1"/>
    <w:rsid w:val="009C7F41"/>
    <w:rsid w:val="009D0488"/>
    <w:rsid w:val="009D367F"/>
    <w:rsid w:val="009E25F5"/>
    <w:rsid w:val="009E2695"/>
    <w:rsid w:val="009E4A49"/>
    <w:rsid w:val="009E54D3"/>
    <w:rsid w:val="009E5B4F"/>
    <w:rsid w:val="009E65ED"/>
    <w:rsid w:val="009F17FA"/>
    <w:rsid w:val="009F2FDA"/>
    <w:rsid w:val="009F5DC2"/>
    <w:rsid w:val="009F5E8A"/>
    <w:rsid w:val="00A02945"/>
    <w:rsid w:val="00A11E70"/>
    <w:rsid w:val="00A25B33"/>
    <w:rsid w:val="00A27177"/>
    <w:rsid w:val="00A32BAC"/>
    <w:rsid w:val="00A3346B"/>
    <w:rsid w:val="00A3470E"/>
    <w:rsid w:val="00A372DD"/>
    <w:rsid w:val="00A41905"/>
    <w:rsid w:val="00A55C2D"/>
    <w:rsid w:val="00A76F48"/>
    <w:rsid w:val="00A815DD"/>
    <w:rsid w:val="00A81D52"/>
    <w:rsid w:val="00A83F92"/>
    <w:rsid w:val="00A84DD9"/>
    <w:rsid w:val="00A8684B"/>
    <w:rsid w:val="00A903A0"/>
    <w:rsid w:val="00A905D1"/>
    <w:rsid w:val="00A90EF1"/>
    <w:rsid w:val="00A91474"/>
    <w:rsid w:val="00A927AF"/>
    <w:rsid w:val="00A93103"/>
    <w:rsid w:val="00AC0C8B"/>
    <w:rsid w:val="00AC244B"/>
    <w:rsid w:val="00AC2DE6"/>
    <w:rsid w:val="00AC3BF1"/>
    <w:rsid w:val="00AC6C24"/>
    <w:rsid w:val="00AD4D9D"/>
    <w:rsid w:val="00AD642B"/>
    <w:rsid w:val="00AE6A7A"/>
    <w:rsid w:val="00AF4046"/>
    <w:rsid w:val="00B14882"/>
    <w:rsid w:val="00B148A1"/>
    <w:rsid w:val="00B346EF"/>
    <w:rsid w:val="00B532B6"/>
    <w:rsid w:val="00B54B93"/>
    <w:rsid w:val="00B56CFF"/>
    <w:rsid w:val="00B76111"/>
    <w:rsid w:val="00B8294F"/>
    <w:rsid w:val="00B92751"/>
    <w:rsid w:val="00B9433F"/>
    <w:rsid w:val="00B95D5D"/>
    <w:rsid w:val="00BA4E22"/>
    <w:rsid w:val="00BC1001"/>
    <w:rsid w:val="00BC1CB3"/>
    <w:rsid w:val="00BC4B97"/>
    <w:rsid w:val="00BC516A"/>
    <w:rsid w:val="00BC5E5D"/>
    <w:rsid w:val="00BD52EE"/>
    <w:rsid w:val="00BE22FD"/>
    <w:rsid w:val="00BF0A36"/>
    <w:rsid w:val="00BF13EE"/>
    <w:rsid w:val="00BF1F3A"/>
    <w:rsid w:val="00C032D8"/>
    <w:rsid w:val="00C063C8"/>
    <w:rsid w:val="00C10949"/>
    <w:rsid w:val="00C13AB2"/>
    <w:rsid w:val="00C149EC"/>
    <w:rsid w:val="00C20D96"/>
    <w:rsid w:val="00C24936"/>
    <w:rsid w:val="00C25863"/>
    <w:rsid w:val="00C3114F"/>
    <w:rsid w:val="00C4007A"/>
    <w:rsid w:val="00C46502"/>
    <w:rsid w:val="00C50BD2"/>
    <w:rsid w:val="00C5771C"/>
    <w:rsid w:val="00C651D8"/>
    <w:rsid w:val="00C66340"/>
    <w:rsid w:val="00C751FB"/>
    <w:rsid w:val="00C76976"/>
    <w:rsid w:val="00C90FB9"/>
    <w:rsid w:val="00CB23DD"/>
    <w:rsid w:val="00CB4481"/>
    <w:rsid w:val="00CC3CF2"/>
    <w:rsid w:val="00CC46F8"/>
    <w:rsid w:val="00CC65AA"/>
    <w:rsid w:val="00CD64E4"/>
    <w:rsid w:val="00CE3397"/>
    <w:rsid w:val="00CE3972"/>
    <w:rsid w:val="00CE595E"/>
    <w:rsid w:val="00CF1495"/>
    <w:rsid w:val="00CF2419"/>
    <w:rsid w:val="00CF2434"/>
    <w:rsid w:val="00CF385C"/>
    <w:rsid w:val="00CF6252"/>
    <w:rsid w:val="00D10440"/>
    <w:rsid w:val="00D1254B"/>
    <w:rsid w:val="00D16C2B"/>
    <w:rsid w:val="00D17D31"/>
    <w:rsid w:val="00D23AB6"/>
    <w:rsid w:val="00D26BA7"/>
    <w:rsid w:val="00D27742"/>
    <w:rsid w:val="00D3051B"/>
    <w:rsid w:val="00D3159A"/>
    <w:rsid w:val="00D31E76"/>
    <w:rsid w:val="00D364A6"/>
    <w:rsid w:val="00D37DB7"/>
    <w:rsid w:val="00D43598"/>
    <w:rsid w:val="00D53BE7"/>
    <w:rsid w:val="00D60DC9"/>
    <w:rsid w:val="00D627D5"/>
    <w:rsid w:val="00D73743"/>
    <w:rsid w:val="00D8372D"/>
    <w:rsid w:val="00D900F3"/>
    <w:rsid w:val="00D93694"/>
    <w:rsid w:val="00D979F4"/>
    <w:rsid w:val="00D97BD7"/>
    <w:rsid w:val="00DA099F"/>
    <w:rsid w:val="00DB04F3"/>
    <w:rsid w:val="00DB0A9F"/>
    <w:rsid w:val="00DB4320"/>
    <w:rsid w:val="00DC0B83"/>
    <w:rsid w:val="00DD32AF"/>
    <w:rsid w:val="00DE5922"/>
    <w:rsid w:val="00DF250D"/>
    <w:rsid w:val="00E06367"/>
    <w:rsid w:val="00E06EA2"/>
    <w:rsid w:val="00E22000"/>
    <w:rsid w:val="00E32D5E"/>
    <w:rsid w:val="00E34817"/>
    <w:rsid w:val="00E40A70"/>
    <w:rsid w:val="00E45F20"/>
    <w:rsid w:val="00E605A6"/>
    <w:rsid w:val="00E60631"/>
    <w:rsid w:val="00E61CE9"/>
    <w:rsid w:val="00E72ADE"/>
    <w:rsid w:val="00E73EB4"/>
    <w:rsid w:val="00E74ED6"/>
    <w:rsid w:val="00E835E1"/>
    <w:rsid w:val="00E84C1A"/>
    <w:rsid w:val="00E93F93"/>
    <w:rsid w:val="00EA4FFB"/>
    <w:rsid w:val="00EB212D"/>
    <w:rsid w:val="00EB3929"/>
    <w:rsid w:val="00EC771B"/>
    <w:rsid w:val="00ED312C"/>
    <w:rsid w:val="00EE42E0"/>
    <w:rsid w:val="00EE4EE5"/>
    <w:rsid w:val="00EE5C25"/>
    <w:rsid w:val="00EF45AE"/>
    <w:rsid w:val="00F03CAE"/>
    <w:rsid w:val="00F07BE4"/>
    <w:rsid w:val="00F128B2"/>
    <w:rsid w:val="00F15095"/>
    <w:rsid w:val="00F150B1"/>
    <w:rsid w:val="00F215F7"/>
    <w:rsid w:val="00F44A4E"/>
    <w:rsid w:val="00F45EA2"/>
    <w:rsid w:val="00F62124"/>
    <w:rsid w:val="00F6427B"/>
    <w:rsid w:val="00F7014A"/>
    <w:rsid w:val="00F712E3"/>
    <w:rsid w:val="00F774C9"/>
    <w:rsid w:val="00F77A38"/>
    <w:rsid w:val="00F82005"/>
    <w:rsid w:val="00F82783"/>
    <w:rsid w:val="00F932A4"/>
    <w:rsid w:val="00F94E31"/>
    <w:rsid w:val="00FB0B14"/>
    <w:rsid w:val="00FB40B9"/>
    <w:rsid w:val="00FC2FD0"/>
    <w:rsid w:val="00FC33C2"/>
    <w:rsid w:val="00FC5909"/>
    <w:rsid w:val="00FD0F15"/>
    <w:rsid w:val="00FD284F"/>
    <w:rsid w:val="00FE09B4"/>
    <w:rsid w:val="00FE384C"/>
    <w:rsid w:val="00FE51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D3D1D5C"/>
  <w15:chartTrackingRefBased/>
  <w15:docId w15:val="{AB57EF23-1E1D-40D1-93F4-2565F1B9AF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FD0F15"/>
  </w:style>
  <w:style w:type="paragraph" w:styleId="1">
    <w:name w:val="heading 1"/>
    <w:basedOn w:val="a"/>
    <w:next w:val="a"/>
    <w:link w:val="10"/>
    <w:uiPriority w:val="9"/>
    <w:qFormat/>
    <w:rsid w:val="00C4007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next w:val="a"/>
    <w:link w:val="20"/>
    <w:uiPriority w:val="9"/>
    <w:unhideWhenUsed/>
    <w:qFormat/>
    <w:rsid w:val="00C4007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next w:val="a"/>
    <w:link w:val="30"/>
    <w:uiPriority w:val="9"/>
    <w:semiHidden/>
    <w:unhideWhenUsed/>
    <w:qFormat/>
    <w:rsid w:val="00993045"/>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pple-converted-space">
    <w:name w:val="apple-converted-space"/>
    <w:basedOn w:val="a0"/>
    <w:rsid w:val="00DF250D"/>
  </w:style>
  <w:style w:type="paragraph" w:styleId="a3">
    <w:name w:val="Bibliography"/>
    <w:basedOn w:val="a"/>
    <w:next w:val="a"/>
    <w:uiPriority w:val="37"/>
    <w:unhideWhenUsed/>
    <w:rsid w:val="00A84DD9"/>
    <w:pPr>
      <w:spacing w:after="0" w:line="480" w:lineRule="auto"/>
      <w:ind w:left="720" w:hanging="720"/>
    </w:pPr>
  </w:style>
  <w:style w:type="paragraph" w:styleId="a4">
    <w:name w:val="List Paragraph"/>
    <w:basedOn w:val="a"/>
    <w:uiPriority w:val="34"/>
    <w:qFormat/>
    <w:rsid w:val="00475A8E"/>
    <w:pPr>
      <w:ind w:left="720"/>
      <w:contextualSpacing/>
    </w:pPr>
  </w:style>
  <w:style w:type="table" w:styleId="a5">
    <w:name w:val="Table Grid"/>
    <w:basedOn w:val="a1"/>
    <w:uiPriority w:val="39"/>
    <w:rsid w:val="00E605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g-star-inserted">
    <w:name w:val="ng-star-inserted"/>
    <w:basedOn w:val="a0"/>
    <w:rsid w:val="00E605A6"/>
  </w:style>
  <w:style w:type="paragraph" w:styleId="HTML">
    <w:name w:val="HTML Preformatted"/>
    <w:basedOn w:val="a"/>
    <w:link w:val="HTML0"/>
    <w:uiPriority w:val="99"/>
    <w:semiHidden/>
    <w:unhideWhenUsed/>
    <w:rsid w:val="00E605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0">
    <w:name w:val="HTML 预设格式 字符"/>
    <w:basedOn w:val="a0"/>
    <w:link w:val="HTML"/>
    <w:uiPriority w:val="99"/>
    <w:semiHidden/>
    <w:rsid w:val="00E605A6"/>
    <w:rPr>
      <w:rFonts w:ascii="Courier New" w:eastAsia="Times New Roman" w:hAnsi="Courier New" w:cs="Courier New"/>
      <w:sz w:val="20"/>
      <w:szCs w:val="20"/>
    </w:rPr>
  </w:style>
  <w:style w:type="character" w:customStyle="1" w:styleId="katex-mathml">
    <w:name w:val="katex-mathml"/>
    <w:basedOn w:val="a0"/>
    <w:rsid w:val="00E605A6"/>
  </w:style>
  <w:style w:type="character" w:customStyle="1" w:styleId="mrel">
    <w:name w:val="mrel"/>
    <w:basedOn w:val="a0"/>
    <w:rsid w:val="00E605A6"/>
  </w:style>
  <w:style w:type="character" w:styleId="a6">
    <w:name w:val="Strong"/>
    <w:basedOn w:val="a0"/>
    <w:uiPriority w:val="22"/>
    <w:qFormat/>
    <w:rsid w:val="00E605A6"/>
    <w:rPr>
      <w:b/>
      <w:bCs/>
    </w:rPr>
  </w:style>
  <w:style w:type="character" w:styleId="a7">
    <w:name w:val="annotation reference"/>
    <w:basedOn w:val="a0"/>
    <w:uiPriority w:val="99"/>
    <w:semiHidden/>
    <w:unhideWhenUsed/>
    <w:rsid w:val="00735998"/>
    <w:rPr>
      <w:sz w:val="16"/>
      <w:szCs w:val="16"/>
    </w:rPr>
  </w:style>
  <w:style w:type="paragraph" w:styleId="a8">
    <w:name w:val="annotation text"/>
    <w:basedOn w:val="a"/>
    <w:link w:val="a9"/>
    <w:uiPriority w:val="99"/>
    <w:unhideWhenUsed/>
    <w:rsid w:val="00735998"/>
    <w:pPr>
      <w:spacing w:line="240" w:lineRule="auto"/>
    </w:pPr>
    <w:rPr>
      <w:sz w:val="20"/>
      <w:szCs w:val="20"/>
    </w:rPr>
  </w:style>
  <w:style w:type="character" w:customStyle="1" w:styleId="a9">
    <w:name w:val="批注文字 字符"/>
    <w:basedOn w:val="a0"/>
    <w:link w:val="a8"/>
    <w:uiPriority w:val="99"/>
    <w:rsid w:val="00735998"/>
    <w:rPr>
      <w:sz w:val="20"/>
      <w:szCs w:val="20"/>
    </w:rPr>
  </w:style>
  <w:style w:type="paragraph" w:styleId="aa">
    <w:name w:val="annotation subject"/>
    <w:basedOn w:val="a8"/>
    <w:next w:val="a8"/>
    <w:link w:val="ab"/>
    <w:uiPriority w:val="99"/>
    <w:semiHidden/>
    <w:unhideWhenUsed/>
    <w:rsid w:val="00735998"/>
    <w:rPr>
      <w:b/>
      <w:bCs/>
    </w:rPr>
  </w:style>
  <w:style w:type="character" w:customStyle="1" w:styleId="ab">
    <w:name w:val="批注主题 字符"/>
    <w:basedOn w:val="a9"/>
    <w:link w:val="aa"/>
    <w:uiPriority w:val="99"/>
    <w:semiHidden/>
    <w:rsid w:val="00735998"/>
    <w:rPr>
      <w:b/>
      <w:bCs/>
      <w:sz w:val="20"/>
      <w:szCs w:val="20"/>
    </w:rPr>
  </w:style>
  <w:style w:type="paragraph" w:styleId="ac">
    <w:name w:val="Balloon Text"/>
    <w:basedOn w:val="a"/>
    <w:link w:val="ad"/>
    <w:uiPriority w:val="99"/>
    <w:semiHidden/>
    <w:unhideWhenUsed/>
    <w:rsid w:val="00735998"/>
    <w:pPr>
      <w:spacing w:after="0" w:line="240" w:lineRule="auto"/>
    </w:pPr>
    <w:rPr>
      <w:rFonts w:ascii="Microsoft YaHei UI" w:eastAsia="Microsoft YaHei UI"/>
      <w:sz w:val="18"/>
      <w:szCs w:val="18"/>
    </w:rPr>
  </w:style>
  <w:style w:type="character" w:customStyle="1" w:styleId="ad">
    <w:name w:val="批注框文本 字符"/>
    <w:basedOn w:val="a0"/>
    <w:link w:val="ac"/>
    <w:uiPriority w:val="99"/>
    <w:semiHidden/>
    <w:rsid w:val="00735998"/>
    <w:rPr>
      <w:rFonts w:ascii="Microsoft YaHei UI" w:eastAsia="Microsoft YaHei UI"/>
      <w:sz w:val="18"/>
      <w:szCs w:val="18"/>
    </w:rPr>
  </w:style>
  <w:style w:type="character" w:customStyle="1" w:styleId="10">
    <w:name w:val="标题 1 字符"/>
    <w:basedOn w:val="a0"/>
    <w:link w:val="1"/>
    <w:uiPriority w:val="9"/>
    <w:rsid w:val="00C4007A"/>
    <w:rPr>
      <w:rFonts w:asciiTheme="majorHAnsi" w:eastAsiaTheme="majorEastAsia" w:hAnsiTheme="majorHAnsi" w:cstheme="majorBidi"/>
      <w:color w:val="2E74B5" w:themeColor="accent1" w:themeShade="BF"/>
      <w:sz w:val="32"/>
      <w:szCs w:val="32"/>
    </w:rPr>
  </w:style>
  <w:style w:type="character" w:customStyle="1" w:styleId="20">
    <w:name w:val="标题 2 字符"/>
    <w:basedOn w:val="a0"/>
    <w:link w:val="2"/>
    <w:uiPriority w:val="9"/>
    <w:rsid w:val="00C4007A"/>
    <w:rPr>
      <w:rFonts w:asciiTheme="majorHAnsi" w:eastAsiaTheme="majorEastAsia" w:hAnsiTheme="majorHAnsi" w:cstheme="majorBidi"/>
      <w:color w:val="2E74B5" w:themeColor="accent1" w:themeShade="BF"/>
      <w:sz w:val="26"/>
      <w:szCs w:val="26"/>
    </w:rPr>
  </w:style>
  <w:style w:type="character" w:customStyle="1" w:styleId="30">
    <w:name w:val="标题 3 字符"/>
    <w:basedOn w:val="a0"/>
    <w:link w:val="3"/>
    <w:uiPriority w:val="9"/>
    <w:semiHidden/>
    <w:rsid w:val="00993045"/>
    <w:rPr>
      <w:rFonts w:asciiTheme="majorHAnsi" w:eastAsiaTheme="majorEastAsia" w:hAnsiTheme="majorHAnsi" w:cstheme="majorBidi"/>
      <w:color w:val="1F4D78" w:themeColor="accent1" w:themeShade="7F"/>
      <w:sz w:val="24"/>
      <w:szCs w:val="24"/>
    </w:rPr>
  </w:style>
  <w:style w:type="paragraph" w:styleId="ae">
    <w:name w:val="header"/>
    <w:basedOn w:val="a"/>
    <w:link w:val="af"/>
    <w:uiPriority w:val="99"/>
    <w:unhideWhenUsed/>
    <w:rsid w:val="001415C9"/>
    <w:pPr>
      <w:tabs>
        <w:tab w:val="center" w:pos="4320"/>
        <w:tab w:val="right" w:pos="8640"/>
      </w:tabs>
      <w:spacing w:after="0" w:line="240" w:lineRule="auto"/>
    </w:pPr>
  </w:style>
  <w:style w:type="character" w:customStyle="1" w:styleId="af">
    <w:name w:val="页眉 字符"/>
    <w:basedOn w:val="a0"/>
    <w:link w:val="ae"/>
    <w:uiPriority w:val="99"/>
    <w:rsid w:val="001415C9"/>
  </w:style>
  <w:style w:type="paragraph" w:styleId="af0">
    <w:name w:val="footer"/>
    <w:basedOn w:val="a"/>
    <w:link w:val="af1"/>
    <w:uiPriority w:val="99"/>
    <w:unhideWhenUsed/>
    <w:rsid w:val="001415C9"/>
    <w:pPr>
      <w:tabs>
        <w:tab w:val="center" w:pos="4320"/>
        <w:tab w:val="right" w:pos="8640"/>
      </w:tabs>
      <w:spacing w:after="0" w:line="240" w:lineRule="auto"/>
    </w:pPr>
  </w:style>
  <w:style w:type="character" w:customStyle="1" w:styleId="af1">
    <w:name w:val="页脚 字符"/>
    <w:basedOn w:val="a0"/>
    <w:link w:val="af0"/>
    <w:uiPriority w:val="99"/>
    <w:rsid w:val="001415C9"/>
  </w:style>
  <w:style w:type="paragraph" w:styleId="af2">
    <w:name w:val="Revision"/>
    <w:hidden/>
    <w:uiPriority w:val="99"/>
    <w:semiHidden/>
    <w:rsid w:val="00707C9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481080">
      <w:bodyDiv w:val="1"/>
      <w:marLeft w:val="0"/>
      <w:marRight w:val="0"/>
      <w:marTop w:val="0"/>
      <w:marBottom w:val="0"/>
      <w:divBdr>
        <w:top w:val="none" w:sz="0" w:space="0" w:color="auto"/>
        <w:left w:val="none" w:sz="0" w:space="0" w:color="auto"/>
        <w:bottom w:val="none" w:sz="0" w:space="0" w:color="auto"/>
        <w:right w:val="none" w:sz="0" w:space="0" w:color="auto"/>
      </w:divBdr>
    </w:div>
    <w:div w:id="90056159">
      <w:bodyDiv w:val="1"/>
      <w:marLeft w:val="0"/>
      <w:marRight w:val="0"/>
      <w:marTop w:val="0"/>
      <w:marBottom w:val="0"/>
      <w:divBdr>
        <w:top w:val="none" w:sz="0" w:space="0" w:color="auto"/>
        <w:left w:val="none" w:sz="0" w:space="0" w:color="auto"/>
        <w:bottom w:val="none" w:sz="0" w:space="0" w:color="auto"/>
        <w:right w:val="none" w:sz="0" w:space="0" w:color="auto"/>
      </w:divBdr>
    </w:div>
    <w:div w:id="171915994">
      <w:bodyDiv w:val="1"/>
      <w:marLeft w:val="0"/>
      <w:marRight w:val="0"/>
      <w:marTop w:val="0"/>
      <w:marBottom w:val="0"/>
      <w:divBdr>
        <w:top w:val="none" w:sz="0" w:space="0" w:color="auto"/>
        <w:left w:val="none" w:sz="0" w:space="0" w:color="auto"/>
        <w:bottom w:val="none" w:sz="0" w:space="0" w:color="auto"/>
        <w:right w:val="none" w:sz="0" w:space="0" w:color="auto"/>
      </w:divBdr>
    </w:div>
    <w:div w:id="174343319">
      <w:bodyDiv w:val="1"/>
      <w:marLeft w:val="0"/>
      <w:marRight w:val="0"/>
      <w:marTop w:val="0"/>
      <w:marBottom w:val="0"/>
      <w:divBdr>
        <w:top w:val="none" w:sz="0" w:space="0" w:color="auto"/>
        <w:left w:val="none" w:sz="0" w:space="0" w:color="auto"/>
        <w:bottom w:val="none" w:sz="0" w:space="0" w:color="auto"/>
        <w:right w:val="none" w:sz="0" w:space="0" w:color="auto"/>
      </w:divBdr>
    </w:div>
    <w:div w:id="193464881">
      <w:bodyDiv w:val="1"/>
      <w:marLeft w:val="0"/>
      <w:marRight w:val="0"/>
      <w:marTop w:val="0"/>
      <w:marBottom w:val="0"/>
      <w:divBdr>
        <w:top w:val="none" w:sz="0" w:space="0" w:color="auto"/>
        <w:left w:val="none" w:sz="0" w:space="0" w:color="auto"/>
        <w:bottom w:val="none" w:sz="0" w:space="0" w:color="auto"/>
        <w:right w:val="none" w:sz="0" w:space="0" w:color="auto"/>
      </w:divBdr>
    </w:div>
    <w:div w:id="247620185">
      <w:bodyDiv w:val="1"/>
      <w:marLeft w:val="0"/>
      <w:marRight w:val="0"/>
      <w:marTop w:val="0"/>
      <w:marBottom w:val="0"/>
      <w:divBdr>
        <w:top w:val="none" w:sz="0" w:space="0" w:color="auto"/>
        <w:left w:val="none" w:sz="0" w:space="0" w:color="auto"/>
        <w:bottom w:val="none" w:sz="0" w:space="0" w:color="auto"/>
        <w:right w:val="none" w:sz="0" w:space="0" w:color="auto"/>
      </w:divBdr>
    </w:div>
    <w:div w:id="318921707">
      <w:bodyDiv w:val="1"/>
      <w:marLeft w:val="0"/>
      <w:marRight w:val="0"/>
      <w:marTop w:val="0"/>
      <w:marBottom w:val="0"/>
      <w:divBdr>
        <w:top w:val="none" w:sz="0" w:space="0" w:color="auto"/>
        <w:left w:val="none" w:sz="0" w:space="0" w:color="auto"/>
        <w:bottom w:val="none" w:sz="0" w:space="0" w:color="auto"/>
        <w:right w:val="none" w:sz="0" w:space="0" w:color="auto"/>
      </w:divBdr>
    </w:div>
    <w:div w:id="476068418">
      <w:bodyDiv w:val="1"/>
      <w:marLeft w:val="0"/>
      <w:marRight w:val="0"/>
      <w:marTop w:val="0"/>
      <w:marBottom w:val="0"/>
      <w:divBdr>
        <w:top w:val="none" w:sz="0" w:space="0" w:color="auto"/>
        <w:left w:val="none" w:sz="0" w:space="0" w:color="auto"/>
        <w:bottom w:val="none" w:sz="0" w:space="0" w:color="auto"/>
        <w:right w:val="none" w:sz="0" w:space="0" w:color="auto"/>
      </w:divBdr>
    </w:div>
    <w:div w:id="511142378">
      <w:bodyDiv w:val="1"/>
      <w:marLeft w:val="0"/>
      <w:marRight w:val="0"/>
      <w:marTop w:val="0"/>
      <w:marBottom w:val="0"/>
      <w:divBdr>
        <w:top w:val="none" w:sz="0" w:space="0" w:color="auto"/>
        <w:left w:val="none" w:sz="0" w:space="0" w:color="auto"/>
        <w:bottom w:val="none" w:sz="0" w:space="0" w:color="auto"/>
        <w:right w:val="none" w:sz="0" w:space="0" w:color="auto"/>
      </w:divBdr>
    </w:div>
    <w:div w:id="511650967">
      <w:bodyDiv w:val="1"/>
      <w:marLeft w:val="0"/>
      <w:marRight w:val="0"/>
      <w:marTop w:val="0"/>
      <w:marBottom w:val="0"/>
      <w:divBdr>
        <w:top w:val="none" w:sz="0" w:space="0" w:color="auto"/>
        <w:left w:val="none" w:sz="0" w:space="0" w:color="auto"/>
        <w:bottom w:val="none" w:sz="0" w:space="0" w:color="auto"/>
        <w:right w:val="none" w:sz="0" w:space="0" w:color="auto"/>
      </w:divBdr>
    </w:div>
    <w:div w:id="524713253">
      <w:bodyDiv w:val="1"/>
      <w:marLeft w:val="0"/>
      <w:marRight w:val="0"/>
      <w:marTop w:val="0"/>
      <w:marBottom w:val="0"/>
      <w:divBdr>
        <w:top w:val="none" w:sz="0" w:space="0" w:color="auto"/>
        <w:left w:val="none" w:sz="0" w:space="0" w:color="auto"/>
        <w:bottom w:val="none" w:sz="0" w:space="0" w:color="auto"/>
        <w:right w:val="none" w:sz="0" w:space="0" w:color="auto"/>
      </w:divBdr>
    </w:div>
    <w:div w:id="528834146">
      <w:bodyDiv w:val="1"/>
      <w:marLeft w:val="0"/>
      <w:marRight w:val="0"/>
      <w:marTop w:val="0"/>
      <w:marBottom w:val="0"/>
      <w:divBdr>
        <w:top w:val="none" w:sz="0" w:space="0" w:color="auto"/>
        <w:left w:val="none" w:sz="0" w:space="0" w:color="auto"/>
        <w:bottom w:val="none" w:sz="0" w:space="0" w:color="auto"/>
        <w:right w:val="none" w:sz="0" w:space="0" w:color="auto"/>
      </w:divBdr>
    </w:div>
    <w:div w:id="694384878">
      <w:bodyDiv w:val="1"/>
      <w:marLeft w:val="0"/>
      <w:marRight w:val="0"/>
      <w:marTop w:val="0"/>
      <w:marBottom w:val="0"/>
      <w:divBdr>
        <w:top w:val="none" w:sz="0" w:space="0" w:color="auto"/>
        <w:left w:val="none" w:sz="0" w:space="0" w:color="auto"/>
        <w:bottom w:val="none" w:sz="0" w:space="0" w:color="auto"/>
        <w:right w:val="none" w:sz="0" w:space="0" w:color="auto"/>
      </w:divBdr>
    </w:div>
    <w:div w:id="975336610">
      <w:bodyDiv w:val="1"/>
      <w:marLeft w:val="0"/>
      <w:marRight w:val="0"/>
      <w:marTop w:val="0"/>
      <w:marBottom w:val="0"/>
      <w:divBdr>
        <w:top w:val="none" w:sz="0" w:space="0" w:color="auto"/>
        <w:left w:val="none" w:sz="0" w:space="0" w:color="auto"/>
        <w:bottom w:val="none" w:sz="0" w:space="0" w:color="auto"/>
        <w:right w:val="none" w:sz="0" w:space="0" w:color="auto"/>
      </w:divBdr>
    </w:div>
    <w:div w:id="1005549356">
      <w:bodyDiv w:val="1"/>
      <w:marLeft w:val="0"/>
      <w:marRight w:val="0"/>
      <w:marTop w:val="0"/>
      <w:marBottom w:val="0"/>
      <w:divBdr>
        <w:top w:val="none" w:sz="0" w:space="0" w:color="auto"/>
        <w:left w:val="none" w:sz="0" w:space="0" w:color="auto"/>
        <w:bottom w:val="none" w:sz="0" w:space="0" w:color="auto"/>
        <w:right w:val="none" w:sz="0" w:space="0" w:color="auto"/>
      </w:divBdr>
    </w:div>
    <w:div w:id="1136527992">
      <w:bodyDiv w:val="1"/>
      <w:marLeft w:val="0"/>
      <w:marRight w:val="0"/>
      <w:marTop w:val="0"/>
      <w:marBottom w:val="0"/>
      <w:divBdr>
        <w:top w:val="none" w:sz="0" w:space="0" w:color="auto"/>
        <w:left w:val="none" w:sz="0" w:space="0" w:color="auto"/>
        <w:bottom w:val="none" w:sz="0" w:space="0" w:color="auto"/>
        <w:right w:val="none" w:sz="0" w:space="0" w:color="auto"/>
      </w:divBdr>
    </w:div>
    <w:div w:id="1222061237">
      <w:bodyDiv w:val="1"/>
      <w:marLeft w:val="0"/>
      <w:marRight w:val="0"/>
      <w:marTop w:val="0"/>
      <w:marBottom w:val="0"/>
      <w:divBdr>
        <w:top w:val="none" w:sz="0" w:space="0" w:color="auto"/>
        <w:left w:val="none" w:sz="0" w:space="0" w:color="auto"/>
        <w:bottom w:val="none" w:sz="0" w:space="0" w:color="auto"/>
        <w:right w:val="none" w:sz="0" w:space="0" w:color="auto"/>
      </w:divBdr>
    </w:div>
    <w:div w:id="1323776003">
      <w:bodyDiv w:val="1"/>
      <w:marLeft w:val="0"/>
      <w:marRight w:val="0"/>
      <w:marTop w:val="0"/>
      <w:marBottom w:val="0"/>
      <w:divBdr>
        <w:top w:val="none" w:sz="0" w:space="0" w:color="auto"/>
        <w:left w:val="none" w:sz="0" w:space="0" w:color="auto"/>
        <w:bottom w:val="none" w:sz="0" w:space="0" w:color="auto"/>
        <w:right w:val="none" w:sz="0" w:space="0" w:color="auto"/>
      </w:divBdr>
    </w:div>
    <w:div w:id="1405568812">
      <w:bodyDiv w:val="1"/>
      <w:marLeft w:val="0"/>
      <w:marRight w:val="0"/>
      <w:marTop w:val="0"/>
      <w:marBottom w:val="0"/>
      <w:divBdr>
        <w:top w:val="none" w:sz="0" w:space="0" w:color="auto"/>
        <w:left w:val="none" w:sz="0" w:space="0" w:color="auto"/>
        <w:bottom w:val="none" w:sz="0" w:space="0" w:color="auto"/>
        <w:right w:val="none" w:sz="0" w:space="0" w:color="auto"/>
      </w:divBdr>
    </w:div>
    <w:div w:id="1424571414">
      <w:bodyDiv w:val="1"/>
      <w:marLeft w:val="0"/>
      <w:marRight w:val="0"/>
      <w:marTop w:val="0"/>
      <w:marBottom w:val="0"/>
      <w:divBdr>
        <w:top w:val="none" w:sz="0" w:space="0" w:color="auto"/>
        <w:left w:val="none" w:sz="0" w:space="0" w:color="auto"/>
        <w:bottom w:val="none" w:sz="0" w:space="0" w:color="auto"/>
        <w:right w:val="none" w:sz="0" w:space="0" w:color="auto"/>
      </w:divBdr>
    </w:div>
    <w:div w:id="1426345741">
      <w:bodyDiv w:val="1"/>
      <w:marLeft w:val="0"/>
      <w:marRight w:val="0"/>
      <w:marTop w:val="0"/>
      <w:marBottom w:val="0"/>
      <w:divBdr>
        <w:top w:val="none" w:sz="0" w:space="0" w:color="auto"/>
        <w:left w:val="none" w:sz="0" w:space="0" w:color="auto"/>
        <w:bottom w:val="none" w:sz="0" w:space="0" w:color="auto"/>
        <w:right w:val="none" w:sz="0" w:space="0" w:color="auto"/>
      </w:divBdr>
    </w:div>
    <w:div w:id="1428427695">
      <w:bodyDiv w:val="1"/>
      <w:marLeft w:val="0"/>
      <w:marRight w:val="0"/>
      <w:marTop w:val="0"/>
      <w:marBottom w:val="0"/>
      <w:divBdr>
        <w:top w:val="none" w:sz="0" w:space="0" w:color="auto"/>
        <w:left w:val="none" w:sz="0" w:space="0" w:color="auto"/>
        <w:bottom w:val="none" w:sz="0" w:space="0" w:color="auto"/>
        <w:right w:val="none" w:sz="0" w:space="0" w:color="auto"/>
      </w:divBdr>
    </w:div>
    <w:div w:id="1617982702">
      <w:bodyDiv w:val="1"/>
      <w:marLeft w:val="0"/>
      <w:marRight w:val="0"/>
      <w:marTop w:val="0"/>
      <w:marBottom w:val="0"/>
      <w:divBdr>
        <w:top w:val="none" w:sz="0" w:space="0" w:color="auto"/>
        <w:left w:val="none" w:sz="0" w:space="0" w:color="auto"/>
        <w:bottom w:val="none" w:sz="0" w:space="0" w:color="auto"/>
        <w:right w:val="none" w:sz="0" w:space="0" w:color="auto"/>
      </w:divBdr>
    </w:div>
    <w:div w:id="1669284807">
      <w:bodyDiv w:val="1"/>
      <w:marLeft w:val="0"/>
      <w:marRight w:val="0"/>
      <w:marTop w:val="0"/>
      <w:marBottom w:val="0"/>
      <w:divBdr>
        <w:top w:val="none" w:sz="0" w:space="0" w:color="auto"/>
        <w:left w:val="none" w:sz="0" w:space="0" w:color="auto"/>
        <w:bottom w:val="none" w:sz="0" w:space="0" w:color="auto"/>
        <w:right w:val="none" w:sz="0" w:space="0" w:color="auto"/>
      </w:divBdr>
    </w:div>
    <w:div w:id="1693146339">
      <w:bodyDiv w:val="1"/>
      <w:marLeft w:val="0"/>
      <w:marRight w:val="0"/>
      <w:marTop w:val="0"/>
      <w:marBottom w:val="0"/>
      <w:divBdr>
        <w:top w:val="none" w:sz="0" w:space="0" w:color="auto"/>
        <w:left w:val="none" w:sz="0" w:space="0" w:color="auto"/>
        <w:bottom w:val="none" w:sz="0" w:space="0" w:color="auto"/>
        <w:right w:val="none" w:sz="0" w:space="0" w:color="auto"/>
      </w:divBdr>
    </w:div>
    <w:div w:id="1785032385">
      <w:bodyDiv w:val="1"/>
      <w:marLeft w:val="0"/>
      <w:marRight w:val="0"/>
      <w:marTop w:val="0"/>
      <w:marBottom w:val="0"/>
      <w:divBdr>
        <w:top w:val="none" w:sz="0" w:space="0" w:color="auto"/>
        <w:left w:val="none" w:sz="0" w:space="0" w:color="auto"/>
        <w:bottom w:val="none" w:sz="0" w:space="0" w:color="auto"/>
        <w:right w:val="none" w:sz="0" w:space="0" w:color="auto"/>
      </w:divBdr>
    </w:div>
    <w:div w:id="1800876381">
      <w:bodyDiv w:val="1"/>
      <w:marLeft w:val="0"/>
      <w:marRight w:val="0"/>
      <w:marTop w:val="0"/>
      <w:marBottom w:val="0"/>
      <w:divBdr>
        <w:top w:val="none" w:sz="0" w:space="0" w:color="auto"/>
        <w:left w:val="none" w:sz="0" w:space="0" w:color="auto"/>
        <w:bottom w:val="none" w:sz="0" w:space="0" w:color="auto"/>
        <w:right w:val="none" w:sz="0" w:space="0" w:color="auto"/>
      </w:divBdr>
    </w:div>
    <w:div w:id="1803502539">
      <w:bodyDiv w:val="1"/>
      <w:marLeft w:val="0"/>
      <w:marRight w:val="0"/>
      <w:marTop w:val="0"/>
      <w:marBottom w:val="0"/>
      <w:divBdr>
        <w:top w:val="none" w:sz="0" w:space="0" w:color="auto"/>
        <w:left w:val="none" w:sz="0" w:space="0" w:color="auto"/>
        <w:bottom w:val="none" w:sz="0" w:space="0" w:color="auto"/>
        <w:right w:val="none" w:sz="0" w:space="0" w:color="auto"/>
      </w:divBdr>
      <w:divsChild>
        <w:div w:id="1711034148">
          <w:blockQuote w:val="1"/>
          <w:marLeft w:val="360"/>
          <w:marRight w:val="720"/>
          <w:marTop w:val="100"/>
          <w:marBottom w:val="100"/>
          <w:divBdr>
            <w:top w:val="none" w:sz="0" w:space="0" w:color="auto"/>
            <w:left w:val="none" w:sz="0" w:space="0" w:color="auto"/>
            <w:bottom w:val="none" w:sz="0" w:space="0" w:color="auto"/>
            <w:right w:val="none" w:sz="0" w:space="0" w:color="auto"/>
          </w:divBdr>
        </w:div>
        <w:div w:id="167912290">
          <w:blockQuote w:val="1"/>
          <w:marLeft w:val="360"/>
          <w:marRight w:val="720"/>
          <w:marTop w:val="100"/>
          <w:marBottom w:val="100"/>
          <w:divBdr>
            <w:top w:val="none" w:sz="0" w:space="0" w:color="auto"/>
            <w:left w:val="none" w:sz="0" w:space="0" w:color="auto"/>
            <w:bottom w:val="none" w:sz="0" w:space="0" w:color="auto"/>
            <w:right w:val="none" w:sz="0" w:space="0" w:color="auto"/>
          </w:divBdr>
        </w:div>
      </w:divsChild>
    </w:div>
    <w:div w:id="1810593615">
      <w:bodyDiv w:val="1"/>
      <w:marLeft w:val="0"/>
      <w:marRight w:val="0"/>
      <w:marTop w:val="0"/>
      <w:marBottom w:val="0"/>
      <w:divBdr>
        <w:top w:val="none" w:sz="0" w:space="0" w:color="auto"/>
        <w:left w:val="none" w:sz="0" w:space="0" w:color="auto"/>
        <w:bottom w:val="none" w:sz="0" w:space="0" w:color="auto"/>
        <w:right w:val="none" w:sz="0" w:space="0" w:color="auto"/>
      </w:divBdr>
    </w:div>
    <w:div w:id="1921408181">
      <w:bodyDiv w:val="1"/>
      <w:marLeft w:val="0"/>
      <w:marRight w:val="0"/>
      <w:marTop w:val="0"/>
      <w:marBottom w:val="0"/>
      <w:divBdr>
        <w:top w:val="none" w:sz="0" w:space="0" w:color="auto"/>
        <w:left w:val="none" w:sz="0" w:space="0" w:color="auto"/>
        <w:bottom w:val="none" w:sz="0" w:space="0" w:color="auto"/>
        <w:right w:val="none" w:sz="0" w:space="0" w:color="auto"/>
      </w:divBdr>
    </w:div>
    <w:div w:id="1951624539">
      <w:bodyDiv w:val="1"/>
      <w:marLeft w:val="0"/>
      <w:marRight w:val="0"/>
      <w:marTop w:val="0"/>
      <w:marBottom w:val="0"/>
      <w:divBdr>
        <w:top w:val="none" w:sz="0" w:space="0" w:color="auto"/>
        <w:left w:val="none" w:sz="0" w:space="0" w:color="auto"/>
        <w:bottom w:val="none" w:sz="0" w:space="0" w:color="auto"/>
        <w:right w:val="none" w:sz="0" w:space="0" w:color="auto"/>
      </w:divBdr>
    </w:div>
    <w:div w:id="1984384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9.wmf"/><Relationship Id="rId117" Type="http://schemas.openxmlformats.org/officeDocument/2006/relationships/theme" Target="theme/theme1.xml"/><Relationship Id="rId21" Type="http://schemas.openxmlformats.org/officeDocument/2006/relationships/oleObject" Target="embeddings/oleObject6.bin"/><Relationship Id="rId42" Type="http://schemas.openxmlformats.org/officeDocument/2006/relationships/image" Target="media/image17.wmf"/><Relationship Id="rId47" Type="http://schemas.openxmlformats.org/officeDocument/2006/relationships/oleObject" Target="embeddings/oleObject19.bin"/><Relationship Id="rId63" Type="http://schemas.openxmlformats.org/officeDocument/2006/relationships/oleObject" Target="embeddings/oleObject27.bin"/><Relationship Id="rId68" Type="http://schemas.openxmlformats.org/officeDocument/2006/relationships/image" Target="media/image30.wmf"/><Relationship Id="rId84" Type="http://schemas.openxmlformats.org/officeDocument/2006/relationships/oleObject" Target="embeddings/oleObject38.bin"/><Relationship Id="rId89" Type="http://schemas.openxmlformats.org/officeDocument/2006/relationships/image" Target="media/image40.wmf"/><Relationship Id="rId112" Type="http://schemas.openxmlformats.org/officeDocument/2006/relationships/oleObject" Target="embeddings/oleObject52.bin"/><Relationship Id="rId16" Type="http://schemas.openxmlformats.org/officeDocument/2006/relationships/image" Target="media/image4.wmf"/><Relationship Id="rId107" Type="http://schemas.openxmlformats.org/officeDocument/2006/relationships/image" Target="media/image49.wmf"/><Relationship Id="rId11" Type="http://schemas.openxmlformats.org/officeDocument/2006/relationships/oleObject" Target="embeddings/oleObject1.bin"/><Relationship Id="rId32" Type="http://schemas.openxmlformats.org/officeDocument/2006/relationships/image" Target="media/image12.wmf"/><Relationship Id="rId37" Type="http://schemas.openxmlformats.org/officeDocument/2006/relationships/oleObject" Target="embeddings/oleObject14.bin"/><Relationship Id="rId53" Type="http://schemas.openxmlformats.org/officeDocument/2006/relationships/oleObject" Target="embeddings/oleObject22.bin"/><Relationship Id="rId58" Type="http://schemas.openxmlformats.org/officeDocument/2006/relationships/image" Target="media/image25.wmf"/><Relationship Id="rId74" Type="http://schemas.openxmlformats.org/officeDocument/2006/relationships/image" Target="media/image33.wmf"/><Relationship Id="rId79" Type="http://schemas.openxmlformats.org/officeDocument/2006/relationships/oleObject" Target="embeddings/oleObject35.bin"/><Relationship Id="rId102" Type="http://schemas.openxmlformats.org/officeDocument/2006/relationships/oleObject" Target="embeddings/oleObject47.bin"/><Relationship Id="rId5" Type="http://schemas.openxmlformats.org/officeDocument/2006/relationships/webSettings" Target="webSettings.xml"/><Relationship Id="rId90" Type="http://schemas.openxmlformats.org/officeDocument/2006/relationships/oleObject" Target="embeddings/oleObject41.bin"/><Relationship Id="rId95" Type="http://schemas.openxmlformats.org/officeDocument/2006/relationships/image" Target="media/image43.wmf"/><Relationship Id="rId22" Type="http://schemas.openxmlformats.org/officeDocument/2006/relationships/image" Target="media/image7.wmf"/><Relationship Id="rId27" Type="http://schemas.openxmlformats.org/officeDocument/2006/relationships/oleObject" Target="embeddings/oleObject9.bin"/><Relationship Id="rId43" Type="http://schemas.openxmlformats.org/officeDocument/2006/relationships/oleObject" Target="embeddings/oleObject17.bin"/><Relationship Id="rId48" Type="http://schemas.openxmlformats.org/officeDocument/2006/relationships/image" Target="media/image20.wmf"/><Relationship Id="rId64" Type="http://schemas.openxmlformats.org/officeDocument/2006/relationships/image" Target="media/image28.wmf"/><Relationship Id="rId69" Type="http://schemas.openxmlformats.org/officeDocument/2006/relationships/oleObject" Target="embeddings/oleObject30.bin"/><Relationship Id="rId113" Type="http://schemas.openxmlformats.org/officeDocument/2006/relationships/image" Target="media/image52.jpg"/><Relationship Id="rId118" Type="http://schemas.microsoft.com/office/2018/08/relationships/commentsExtensible" Target="commentsExtensible.xml"/><Relationship Id="rId80" Type="http://schemas.openxmlformats.org/officeDocument/2006/relationships/image" Target="media/image36.wmf"/><Relationship Id="rId85" Type="http://schemas.openxmlformats.org/officeDocument/2006/relationships/image" Target="media/image38.wmf"/><Relationship Id="rId12" Type="http://schemas.openxmlformats.org/officeDocument/2006/relationships/image" Target="media/image2.wmf"/><Relationship Id="rId17" Type="http://schemas.openxmlformats.org/officeDocument/2006/relationships/oleObject" Target="embeddings/oleObject4.bin"/><Relationship Id="rId33" Type="http://schemas.openxmlformats.org/officeDocument/2006/relationships/oleObject" Target="embeddings/oleObject12.bin"/><Relationship Id="rId38" Type="http://schemas.openxmlformats.org/officeDocument/2006/relationships/image" Target="media/image15.wmf"/><Relationship Id="rId59" Type="http://schemas.openxmlformats.org/officeDocument/2006/relationships/oleObject" Target="embeddings/oleObject25.bin"/><Relationship Id="rId103" Type="http://schemas.openxmlformats.org/officeDocument/2006/relationships/image" Target="media/image47.wmf"/><Relationship Id="rId108" Type="http://schemas.openxmlformats.org/officeDocument/2006/relationships/oleObject" Target="embeddings/oleObject50.bin"/><Relationship Id="rId54" Type="http://schemas.openxmlformats.org/officeDocument/2006/relationships/image" Target="media/image23.wmf"/><Relationship Id="rId70" Type="http://schemas.openxmlformats.org/officeDocument/2006/relationships/image" Target="media/image31.wmf"/><Relationship Id="rId75" Type="http://schemas.openxmlformats.org/officeDocument/2006/relationships/oleObject" Target="embeddings/oleObject33.bin"/><Relationship Id="rId91" Type="http://schemas.openxmlformats.org/officeDocument/2006/relationships/image" Target="media/image41.wmf"/><Relationship Id="rId96" Type="http://schemas.openxmlformats.org/officeDocument/2006/relationships/oleObject" Target="embeddings/oleObject44.bin"/><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oleObject" Target="embeddings/oleObject7.bin"/><Relationship Id="rId28" Type="http://schemas.openxmlformats.org/officeDocument/2006/relationships/image" Target="media/image10.wmf"/><Relationship Id="rId49" Type="http://schemas.openxmlformats.org/officeDocument/2006/relationships/oleObject" Target="embeddings/oleObject20.bin"/><Relationship Id="rId114" Type="http://schemas.openxmlformats.org/officeDocument/2006/relationships/footer" Target="footer1.xml"/><Relationship Id="rId119" Type="http://schemas.microsoft.com/office/2016/09/relationships/commentsIds" Target="commentsIds.xml"/><Relationship Id="rId10" Type="http://schemas.openxmlformats.org/officeDocument/2006/relationships/image" Target="media/image1.wmf"/><Relationship Id="rId31" Type="http://schemas.openxmlformats.org/officeDocument/2006/relationships/oleObject" Target="embeddings/oleObject11.bin"/><Relationship Id="rId44" Type="http://schemas.openxmlformats.org/officeDocument/2006/relationships/image" Target="media/image18.wmf"/><Relationship Id="rId52" Type="http://schemas.openxmlformats.org/officeDocument/2006/relationships/image" Target="media/image22.wmf"/><Relationship Id="rId60" Type="http://schemas.openxmlformats.org/officeDocument/2006/relationships/image" Target="media/image26.wmf"/><Relationship Id="rId65" Type="http://schemas.openxmlformats.org/officeDocument/2006/relationships/oleObject" Target="embeddings/oleObject28.bin"/><Relationship Id="rId73" Type="http://schemas.openxmlformats.org/officeDocument/2006/relationships/oleObject" Target="embeddings/oleObject32.bin"/><Relationship Id="rId78" Type="http://schemas.openxmlformats.org/officeDocument/2006/relationships/image" Target="media/image35.wmf"/><Relationship Id="rId81" Type="http://schemas.openxmlformats.org/officeDocument/2006/relationships/oleObject" Target="embeddings/oleObject36.bin"/><Relationship Id="rId86" Type="http://schemas.openxmlformats.org/officeDocument/2006/relationships/oleObject" Target="embeddings/oleObject39.bin"/><Relationship Id="rId94" Type="http://schemas.openxmlformats.org/officeDocument/2006/relationships/oleObject" Target="embeddings/oleObject43.bin"/><Relationship Id="rId99" Type="http://schemas.openxmlformats.org/officeDocument/2006/relationships/image" Target="media/image45.wmf"/><Relationship Id="rId101" Type="http://schemas.openxmlformats.org/officeDocument/2006/relationships/image" Target="media/image46.wmf"/><Relationship Id="rId4" Type="http://schemas.openxmlformats.org/officeDocument/2006/relationships/settings" Target="settings.xml"/><Relationship Id="rId9" Type="http://schemas.microsoft.com/office/2011/relationships/commentsExtended" Target="commentsExtended.xml"/><Relationship Id="rId13" Type="http://schemas.openxmlformats.org/officeDocument/2006/relationships/oleObject" Target="embeddings/oleObject2.bin"/><Relationship Id="rId18" Type="http://schemas.openxmlformats.org/officeDocument/2006/relationships/image" Target="media/image5.wmf"/><Relationship Id="rId39" Type="http://schemas.openxmlformats.org/officeDocument/2006/relationships/oleObject" Target="embeddings/oleObject15.bin"/><Relationship Id="rId109" Type="http://schemas.openxmlformats.org/officeDocument/2006/relationships/image" Target="media/image50.wmf"/><Relationship Id="rId34" Type="http://schemas.openxmlformats.org/officeDocument/2006/relationships/image" Target="media/image13.wmf"/><Relationship Id="rId50" Type="http://schemas.openxmlformats.org/officeDocument/2006/relationships/image" Target="media/image21.wmf"/><Relationship Id="rId55" Type="http://schemas.openxmlformats.org/officeDocument/2006/relationships/oleObject" Target="embeddings/oleObject23.bin"/><Relationship Id="rId76" Type="http://schemas.openxmlformats.org/officeDocument/2006/relationships/image" Target="media/image34.wmf"/><Relationship Id="rId97" Type="http://schemas.openxmlformats.org/officeDocument/2006/relationships/image" Target="media/image44.wmf"/><Relationship Id="rId104" Type="http://schemas.openxmlformats.org/officeDocument/2006/relationships/oleObject" Target="embeddings/oleObject48.bin"/><Relationship Id="rId7" Type="http://schemas.openxmlformats.org/officeDocument/2006/relationships/endnotes" Target="endnotes.xml"/><Relationship Id="rId71" Type="http://schemas.openxmlformats.org/officeDocument/2006/relationships/oleObject" Target="embeddings/oleObject31.bin"/><Relationship Id="rId92" Type="http://schemas.openxmlformats.org/officeDocument/2006/relationships/oleObject" Target="embeddings/oleObject42.bin"/><Relationship Id="rId2" Type="http://schemas.openxmlformats.org/officeDocument/2006/relationships/numbering" Target="numbering.xml"/><Relationship Id="rId29" Type="http://schemas.openxmlformats.org/officeDocument/2006/relationships/oleObject" Target="embeddings/oleObject10.bin"/><Relationship Id="rId24" Type="http://schemas.openxmlformats.org/officeDocument/2006/relationships/image" Target="media/image8.wmf"/><Relationship Id="rId40" Type="http://schemas.openxmlformats.org/officeDocument/2006/relationships/image" Target="media/image16.wmf"/><Relationship Id="rId45" Type="http://schemas.openxmlformats.org/officeDocument/2006/relationships/oleObject" Target="embeddings/oleObject18.bin"/><Relationship Id="rId66" Type="http://schemas.openxmlformats.org/officeDocument/2006/relationships/image" Target="media/image29.wmf"/><Relationship Id="rId87" Type="http://schemas.openxmlformats.org/officeDocument/2006/relationships/image" Target="media/image39.wmf"/><Relationship Id="rId110" Type="http://schemas.openxmlformats.org/officeDocument/2006/relationships/oleObject" Target="embeddings/oleObject51.bin"/><Relationship Id="rId115" Type="http://schemas.openxmlformats.org/officeDocument/2006/relationships/fontTable" Target="fontTable.xml"/><Relationship Id="rId61" Type="http://schemas.openxmlformats.org/officeDocument/2006/relationships/oleObject" Target="embeddings/oleObject26.bin"/><Relationship Id="rId82" Type="http://schemas.openxmlformats.org/officeDocument/2006/relationships/oleObject" Target="embeddings/oleObject37.bin"/><Relationship Id="rId19" Type="http://schemas.openxmlformats.org/officeDocument/2006/relationships/oleObject" Target="embeddings/oleObject5.bin"/><Relationship Id="rId14" Type="http://schemas.openxmlformats.org/officeDocument/2006/relationships/image" Target="media/image3.wmf"/><Relationship Id="rId30" Type="http://schemas.openxmlformats.org/officeDocument/2006/relationships/image" Target="media/image11.wmf"/><Relationship Id="rId35" Type="http://schemas.openxmlformats.org/officeDocument/2006/relationships/oleObject" Target="embeddings/oleObject13.bin"/><Relationship Id="rId56" Type="http://schemas.openxmlformats.org/officeDocument/2006/relationships/image" Target="media/image24.wmf"/><Relationship Id="rId77" Type="http://schemas.openxmlformats.org/officeDocument/2006/relationships/oleObject" Target="embeddings/oleObject34.bin"/><Relationship Id="rId100" Type="http://schemas.openxmlformats.org/officeDocument/2006/relationships/oleObject" Target="embeddings/oleObject46.bin"/><Relationship Id="rId105" Type="http://schemas.openxmlformats.org/officeDocument/2006/relationships/image" Target="media/image48.wmf"/><Relationship Id="rId8" Type="http://schemas.openxmlformats.org/officeDocument/2006/relationships/comments" Target="comments.xml"/><Relationship Id="rId51" Type="http://schemas.openxmlformats.org/officeDocument/2006/relationships/oleObject" Target="embeddings/oleObject21.bin"/><Relationship Id="rId72" Type="http://schemas.openxmlformats.org/officeDocument/2006/relationships/image" Target="media/image32.wmf"/><Relationship Id="rId93" Type="http://schemas.openxmlformats.org/officeDocument/2006/relationships/image" Target="media/image42.wmf"/><Relationship Id="rId98" Type="http://schemas.openxmlformats.org/officeDocument/2006/relationships/oleObject" Target="embeddings/oleObject45.bin"/><Relationship Id="rId3" Type="http://schemas.openxmlformats.org/officeDocument/2006/relationships/styles" Target="styles.xml"/><Relationship Id="rId25" Type="http://schemas.openxmlformats.org/officeDocument/2006/relationships/oleObject" Target="embeddings/oleObject8.bin"/><Relationship Id="rId46" Type="http://schemas.openxmlformats.org/officeDocument/2006/relationships/image" Target="media/image19.wmf"/><Relationship Id="rId67" Type="http://schemas.openxmlformats.org/officeDocument/2006/relationships/oleObject" Target="embeddings/oleObject29.bin"/><Relationship Id="rId116" Type="http://schemas.microsoft.com/office/2011/relationships/people" Target="people.xml"/><Relationship Id="rId20" Type="http://schemas.openxmlformats.org/officeDocument/2006/relationships/image" Target="media/image6.wmf"/><Relationship Id="rId41" Type="http://schemas.openxmlformats.org/officeDocument/2006/relationships/oleObject" Target="embeddings/oleObject16.bin"/><Relationship Id="rId62" Type="http://schemas.openxmlformats.org/officeDocument/2006/relationships/image" Target="media/image27.wmf"/><Relationship Id="rId83" Type="http://schemas.openxmlformats.org/officeDocument/2006/relationships/image" Target="media/image37.wmf"/><Relationship Id="rId88" Type="http://schemas.openxmlformats.org/officeDocument/2006/relationships/oleObject" Target="embeddings/oleObject40.bin"/><Relationship Id="rId111" Type="http://schemas.openxmlformats.org/officeDocument/2006/relationships/image" Target="media/image51.wmf"/><Relationship Id="rId15" Type="http://schemas.openxmlformats.org/officeDocument/2006/relationships/oleObject" Target="embeddings/oleObject3.bin"/><Relationship Id="rId36" Type="http://schemas.openxmlformats.org/officeDocument/2006/relationships/image" Target="media/image14.wmf"/><Relationship Id="rId57" Type="http://schemas.openxmlformats.org/officeDocument/2006/relationships/oleObject" Target="embeddings/oleObject24.bin"/><Relationship Id="rId106" Type="http://schemas.openxmlformats.org/officeDocument/2006/relationships/oleObject" Target="embeddings/oleObject49.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C07B7F-AAE8-4A78-9F4A-8731126917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1341</TotalTime>
  <Pages>14</Pages>
  <Words>5446</Words>
  <Characters>31045</Characters>
  <Application>Microsoft Office Word</Application>
  <DocSecurity>0</DocSecurity>
  <Lines>258</Lines>
  <Paragraphs>72</Paragraphs>
  <ScaleCrop>false</ScaleCrop>
  <Company/>
  <LinksUpToDate>false</LinksUpToDate>
  <CharactersWithSpaces>36419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c:creator>
  <cp:keywords/>
  <dc:description/>
  <cp:lastModifiedBy>win</cp:lastModifiedBy>
  <cp:revision>457</cp:revision>
  <dcterms:created xsi:type="dcterms:W3CDTF">2025-12-01T09:24:00Z</dcterms:created>
  <dcterms:modified xsi:type="dcterms:W3CDTF">2025-12-12T05:06:00Z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id="rbTtpItj"/&gt;&lt;style id="http://www.zotero.org/styles/american-geophysical-union" hasBibliography="1" bibliographyStyleHasBeenSet="1"/&gt;&lt;prefs&gt;&lt;pref name="fieldType" value="Field"/&gt;&lt;/prefs&gt;&lt;/data&gt;</vt:lpwstr>
  </property>
  <property fmtid="{D5CDD505-2E9C-101B-9397-08002B2CF9AE}" pid="3" name="MTWinEqns">
    <vt:bool>true</vt:bool>
  </property>
</Properties>
</file>