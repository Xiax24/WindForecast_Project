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10D05FD2" w:rsidR="00391FA4" w:rsidRPr="00391FA4" w:rsidRDefault="00DB748A"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commentRangeStart w:id="3"/>
      <w:commentRangeStart w:id="4"/>
      <w:commentRangeStart w:id="5"/>
      <w:r w:rsidRPr="00DB748A">
        <w:rPr>
          <w:rFonts w:ascii="Calibri" w:eastAsia="宋体" w:hAnsi="Calibri" w:cs="Calibri"/>
          <w:color w:val="000000"/>
          <w:kern w:val="0"/>
          <w:sz w:val="28"/>
          <w:szCs w:val="28"/>
          <w14:ligatures w14:val="none"/>
        </w:rPr>
        <w:t>Multi</w:t>
      </w:r>
      <w:commentRangeEnd w:id="3"/>
      <w:r w:rsidR="00DD5CAB">
        <w:rPr>
          <w:rStyle w:val="af6"/>
        </w:rPr>
        <w:commentReference w:id="3"/>
      </w:r>
      <w:commentRangeEnd w:id="4"/>
      <w:r w:rsidR="002A6D62">
        <w:rPr>
          <w:rStyle w:val="af6"/>
        </w:rPr>
        <w:commentReference w:id="4"/>
      </w:r>
      <w:commentRangeEnd w:id="5"/>
      <w:r w:rsidR="008C66C7">
        <w:rPr>
          <w:rStyle w:val="af6"/>
        </w:rPr>
        <w:commentReference w:id="5"/>
      </w:r>
      <w:r w:rsidRPr="00DB748A">
        <w:rPr>
          <w:rFonts w:ascii="Calibri" w:eastAsia="宋体" w:hAnsi="Calibri" w:cs="Calibri"/>
          <w:color w:val="000000"/>
          <w:kern w:val="0"/>
          <w:sz w:val="28"/>
          <w:szCs w:val="28"/>
          <w14:ligatures w14:val="none"/>
        </w:rPr>
        <w:t>-Height and Flow-Regime-Dependent Inputs for Day-Ahead Wind Farm Power Forecasting</w:t>
      </w:r>
    </w:p>
    <w:p w14:paraId="5B071989" w14:textId="1EE3A23E"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6"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6"/>
    </w:p>
    <w:p w14:paraId="172F2C37" w14:textId="325892AA"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commentRangeStart w:id="7"/>
      <w:commentRangeStart w:id="8"/>
      <w:r w:rsidR="00784A04">
        <w:rPr>
          <w:rFonts w:ascii="Calibri" w:eastAsia="宋体" w:hAnsi="Calibri" w:cs="Calibri" w:hint="eastAsia"/>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r w:rsidR="00B16E71">
        <w:rPr>
          <w:rFonts w:ascii="Calibri" w:eastAsia="宋体" w:hAnsi="Calibri" w:cs="Calibri"/>
          <w:color w:val="000000"/>
          <w:kern w:val="0"/>
          <w:sz w:val="24"/>
          <w14:ligatures w14:val="none"/>
        </w:rPr>
        <w:fldChar w:fldCharType="end"/>
      </w:r>
      <w:r w:rsidR="00207993">
        <w:rPr>
          <w:rFonts w:ascii="Calibri" w:eastAsia="宋体" w:hAnsi="Calibri" w:cs="Calibri" w:hint="eastAsia"/>
          <w:color w:val="000000"/>
          <w:kern w:val="0"/>
          <w:sz w:val="24"/>
          <w14:ligatures w14:val="none"/>
        </w:rPr>
        <w:t xml:space="preserve">. </w:t>
      </w:r>
      <w:r w:rsidR="006A1ECD" w:rsidRPr="004B1E8D">
        <w:rPr>
          <w:rFonts w:ascii="Calibri" w:eastAsia="宋体" w:hAnsi="Calibri" w:cs="Calibri"/>
          <w:color w:val="000000"/>
          <w:kern w:val="0"/>
          <w:sz w:val="24"/>
          <w14:ligatures w14:val="none"/>
        </w:rPr>
        <w:t>Similar behavior appears in other wind farm 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commentRangeEnd w:id="7"/>
      <w:r w:rsidR="00180B5A">
        <w:rPr>
          <w:rStyle w:val="af6"/>
        </w:rPr>
        <w:commentReference w:id="7"/>
      </w:r>
      <w:commentRangeEnd w:id="8"/>
      <w:r w:rsidR="008C66C7">
        <w:rPr>
          <w:rStyle w:val="af6"/>
        </w:rPr>
        <w:commentReference w:id="8"/>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w:t>
      </w:r>
      <w:r w:rsidR="001B2DB1" w:rsidRPr="00F425DD">
        <w:rPr>
          <w:rFonts w:ascii="Calibri" w:eastAsia="宋体" w:hAnsi="Calibri" w:cs="Calibri"/>
          <w:color w:val="000000"/>
          <w:kern w:val="0"/>
          <w:sz w:val="24"/>
          <w14:ligatures w14:val="none"/>
        </w:rPr>
        <w:lastRenderedPageBreak/>
        <w:t>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69431FC0"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9"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ingle-turbine studies demonstrated that the rotor-equivalent wind speed (REWS)—the swept-area</w:t>
      </w:r>
      <w:ins w:id="10" w:author="Supeng Zhang" w:date="2025-12-01T13:49:00Z" w16du:dateUtc="2025-12-01T05:49:00Z">
        <w:r w:rsidR="005D1DE4">
          <w:rPr>
            <w:rFonts w:ascii="Calibri" w:eastAsia="宋体" w:hAnsi="Calibri" w:cs="Calibri" w:hint="eastAsia"/>
            <w:color w:val="000000"/>
            <w:kern w:val="0"/>
            <w:sz w:val="24"/>
            <w14:ligatures w14:val="none"/>
          </w:rPr>
          <w:t>-</w:t>
        </w:r>
      </w:ins>
      <w:del w:id="11" w:author="Supeng Zhang" w:date="2025-12-01T13:49:00Z" w16du:dateUtc="2025-12-01T05:49:00Z">
        <w:r w:rsidRPr="008725F4" w:rsidDel="005D1DE4">
          <w:rPr>
            <w:rFonts w:ascii="Calibri" w:eastAsia="宋体" w:hAnsi="Calibri" w:cs="Calibri"/>
            <w:color w:val="000000"/>
            <w:kern w:val="0"/>
            <w:sz w:val="24"/>
            <w14:ligatures w14:val="none"/>
          </w:rPr>
          <w:delText>–</w:delText>
        </w:r>
      </w:del>
      <w:r w:rsidRPr="008725F4">
        <w:rPr>
          <w:rFonts w:ascii="Calibri" w:eastAsia="宋体" w:hAnsi="Calibri" w:cs="Calibri"/>
          <w:color w:val="000000"/>
          <w:kern w:val="0"/>
          <w:sz w:val="24"/>
          <w14:ligatures w14:val="none"/>
        </w:rPr>
        <w:t xml:space="preserve">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9"/>
      <w:r w:rsidR="00872C24" w:rsidRPr="00872C24">
        <w:rPr>
          <w:rFonts w:ascii="Calibri" w:eastAsia="宋体" w:hAnsi="Calibri" w:cs="Calibri"/>
          <w:color w:val="000000"/>
          <w:kern w:val="0"/>
          <w:sz w:val="24"/>
          <w14:ligatures w14:val="none"/>
        </w:rPr>
        <w:t xml:space="preserve">These findings suggest that turbine performance depends on swept-area related wind profile structure, stability, and turbulence, </w:t>
      </w:r>
      <w:r w:rsidR="00360E8A">
        <w:rPr>
          <w:rFonts w:ascii="Calibri" w:eastAsia="宋体" w:hAnsi="Calibri" w:cs="Calibri" w:hint="eastAsia"/>
          <w:color w:val="000000"/>
          <w:kern w:val="0"/>
          <w:sz w:val="24"/>
          <w14:ligatures w14:val="none"/>
        </w:rPr>
        <w:t>rather than</w:t>
      </w:r>
      <w:r w:rsidR="00872C24" w:rsidRPr="00872C24">
        <w:rPr>
          <w:rFonts w:ascii="Calibri" w:eastAsia="宋体" w:hAnsi="Calibri" w:cs="Calibri"/>
          <w:color w:val="000000"/>
          <w:kern w:val="0"/>
          <w:sz w:val="24"/>
          <w14:ligatures w14:val="none"/>
        </w:rPr>
        <w:t xml:space="preserve"> merely on the wind speed at a fixed height such as hub height.</w:t>
      </w:r>
      <w:r w:rsidR="00856693">
        <w:rPr>
          <w:rFonts w:hint="eastAsia"/>
        </w:rPr>
        <w:t xml:space="preserve"> </w:t>
      </w:r>
      <w:commentRangeStart w:id="12"/>
      <w:commentRangeStart w:id="13"/>
      <w:commentRangeStart w:id="14"/>
      <w:commentRangeStart w:id="15"/>
      <w:r w:rsidR="00856693" w:rsidRPr="00856693">
        <w:rPr>
          <w:rFonts w:ascii="Calibri" w:eastAsia="宋体" w:hAnsi="Calibri" w:cs="Calibri"/>
          <w:color w:val="000000"/>
          <w:kern w:val="0"/>
          <w:sz w:val="24"/>
          <w14:ligatures w14:val="none"/>
        </w:rPr>
        <w:t xml:space="preserve">Even in farm-wide studies, </w:t>
      </w:r>
      <w:bookmarkStart w:id="16" w:name="_Hlk215433751"/>
      <w:r w:rsidR="00856693" w:rsidRPr="00856693">
        <w:rPr>
          <w:rFonts w:ascii="Calibri" w:eastAsia="宋体" w:hAnsi="Calibri" w:cs="Calibri"/>
          <w:color w:val="000000"/>
          <w:kern w:val="0"/>
          <w:sz w:val="24"/>
          <w14:ligatures w14:val="none"/>
        </w:rPr>
        <w:t xml:space="preserve">Sasser </w:t>
      </w:r>
      <w:bookmarkEnd w:id="16"/>
      <w:r w:rsidR="00856693" w:rsidRPr="00856693">
        <w:rPr>
          <w:rFonts w:ascii="Calibri" w:eastAsia="宋体" w:hAnsi="Calibri" w:cs="Calibri"/>
          <w:color w:val="000000"/>
          <w:kern w:val="0"/>
          <w:sz w:val="24"/>
          <w14:ligatures w14:val="none"/>
        </w:rPr>
        <w:t xml:space="preserve">et al. </w:t>
      </w:r>
      <w:r w:rsidR="00856693">
        <w:rPr>
          <w:rFonts w:ascii="Calibri" w:eastAsia="宋体" w:hAnsi="Calibri" w:cs="Calibri"/>
          <w:color w:val="000000"/>
          <w:kern w:val="0"/>
          <w:sz w:val="24"/>
          <w14:ligatures w14:val="none"/>
        </w:rPr>
        <w:fldChar w:fldCharType="begin"/>
      </w:r>
      <w:r w:rsidR="00856693">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ed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56693">
        <w:rPr>
          <w:rFonts w:ascii="Calibri" w:eastAsia="宋体" w:hAnsi="Calibri" w:cs="Calibri"/>
          <w:color w:val="000000"/>
          <w:kern w:val="0"/>
          <w:sz w:val="24"/>
          <w14:ligatures w14:val="none"/>
        </w:rPr>
        <w:fldChar w:fldCharType="separate"/>
      </w:r>
      <w:r w:rsidR="00856693">
        <w:rPr>
          <w:rFonts w:ascii="Calibri" w:eastAsia="宋体" w:hAnsi="Calibri" w:cs="Calibri"/>
          <w:noProof/>
          <w:color w:val="000000"/>
          <w:kern w:val="0"/>
          <w:sz w:val="24"/>
          <w14:ligatures w14:val="none"/>
        </w:rPr>
        <w:t>(2022)</w:t>
      </w:r>
      <w:r w:rsidR="00856693">
        <w:rPr>
          <w:rFonts w:ascii="Calibri" w:eastAsia="宋体" w:hAnsi="Calibri" w:cs="Calibri"/>
          <w:color w:val="000000"/>
          <w:kern w:val="0"/>
          <w:sz w:val="24"/>
          <w14:ligatures w14:val="none"/>
        </w:rPr>
        <w:fldChar w:fldCharType="end"/>
      </w:r>
      <w:r w:rsidR="00856693" w:rsidRPr="00856693">
        <w:rPr>
          <w:rFonts w:ascii="Calibri" w:eastAsia="宋体" w:hAnsi="Calibri" w:cs="Calibri"/>
          <w:color w:val="000000"/>
          <w:kern w:val="0"/>
          <w:sz w:val="24"/>
          <w14:ligatures w14:val="none"/>
        </w:rPr>
        <w:t xml:space="preserve"> confirmed the advantages of REWS when combined with lapse-rate information, underscoring the necessity of vertical profile data in operational contexts.</w:t>
      </w:r>
      <w:commentRangeEnd w:id="12"/>
      <w:r w:rsidR="00D01A98">
        <w:rPr>
          <w:rStyle w:val="af6"/>
        </w:rPr>
        <w:commentReference w:id="12"/>
      </w:r>
      <w:commentRangeEnd w:id="13"/>
      <w:r w:rsidR="00CF3433">
        <w:rPr>
          <w:rStyle w:val="af6"/>
        </w:rPr>
        <w:commentReference w:id="13"/>
      </w:r>
      <w:commentRangeEnd w:id="14"/>
      <w:r w:rsidR="00903CBD">
        <w:rPr>
          <w:rStyle w:val="af6"/>
        </w:rPr>
        <w:commentReference w:id="14"/>
      </w:r>
      <w:commentRangeEnd w:id="15"/>
      <w:r w:rsidR="00136021">
        <w:rPr>
          <w:rStyle w:val="af6"/>
        </w:rPr>
        <w:commentReference w:id="15"/>
      </w:r>
    </w:p>
    <w:p w14:paraId="6CEF1ADB" w14:textId="4335E7FB" w:rsidR="00BE403F" w:rsidRDefault="00630154"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630154">
        <w:rPr>
          <w:rFonts w:ascii="Calibri" w:eastAsia="宋体" w:hAnsi="Calibri" w:cs="Calibri"/>
          <w:color w:val="000000"/>
          <w:kern w:val="0"/>
          <w:sz w:val="24"/>
          <w14:ligatures w14:val="none"/>
        </w:rPr>
        <w:t>Extending these physical insights to operational wind farms introduces significant observational complexity due to turbine wake interactions and the resultant flow regimes.</w:t>
      </w:r>
      <w:r w:rsidR="002F721D" w:rsidRPr="002F721D">
        <w:t xml:space="preserve"> </w:t>
      </w:r>
      <w:r w:rsidR="002F721D" w:rsidRPr="002F721D">
        <w:rPr>
          <w:rFonts w:ascii="Calibri" w:eastAsia="宋体" w:hAnsi="Calibri" w:cs="Calibri"/>
          <w:color w:val="000000"/>
          <w:kern w:val="0"/>
          <w:sz w:val="24"/>
          <w14:ligatures w14:val="none"/>
        </w:rPr>
        <w:t>Seminal measurements showed that wakes cause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10</w:t>
      </w:r>
      <w:r w:rsidR="00AF218B">
        <w:rPr>
          <w:rFonts w:ascii="Calibri" w:eastAsia="宋体" w:hAnsi="Calibri" w:cs="Calibri" w:hint="eastAsia"/>
          <w:color w:val="000000"/>
          <w:kern w:val="0"/>
          <w:sz w:val="24"/>
          <w14:ligatures w14:val="none"/>
        </w:rPr>
        <w:t>%</w:t>
      </w:r>
      <w:r w:rsidR="002F721D" w:rsidRPr="002F721D">
        <w:rPr>
          <w:rFonts w:ascii="Calibri" w:eastAsia="宋体" w:hAnsi="Calibri" w:cs="Calibri"/>
          <w:color w:val="000000"/>
          <w:kern w:val="0"/>
          <w:sz w:val="24"/>
          <w14:ligatures w14:val="none"/>
        </w:rPr>
        <w:t xml:space="preserve">–20% power losses and </w:t>
      </w:r>
      <w:r w:rsidR="0026407D">
        <w:rPr>
          <w:rFonts w:ascii="Calibri" w:eastAsia="宋体" w:hAnsi="Calibri" w:cs="Calibri" w:hint="eastAsia"/>
          <w:color w:val="000000"/>
          <w:kern w:val="0"/>
          <w:sz w:val="24"/>
          <w14:ligatures w14:val="none"/>
        </w:rPr>
        <w:t xml:space="preserve">induced </w:t>
      </w:r>
      <w:r w:rsidR="002F721D" w:rsidRPr="002F721D">
        <w:rPr>
          <w:rFonts w:ascii="Calibri" w:eastAsia="宋体" w:hAnsi="Calibri" w:cs="Calibri"/>
          <w:color w:val="000000"/>
          <w:kern w:val="0"/>
          <w:sz w:val="24"/>
          <w14:ligatures w14:val="none"/>
        </w:rPr>
        <w:t>elevate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turbulence intensity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960A35">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of</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the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art models. Observed power losses due solely to wakes are approximately 10% on average. Thes</w:instrText>
      </w:r>
      <w:r w:rsidR="00960A35">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60A35">
        <w:rPr>
          <w:rFonts w:ascii="Calibri" w:eastAsia="宋体" w:hAnsi="Calibri" w:cs="Calibri" w:hint="eastAsia"/>
          <w:color w:val="000000"/>
          <w:kern w:val="0"/>
          <w:sz w:val="24"/>
          <w14:ligatures w14:val="none"/>
        </w:rPr>
        <w:instrText>:"M. N."},{"family":"Pryor","given":"S. C."},{"family":"Rethore","given":"P.</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960A35">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(Barthelmie et al., 2007; Feroz et al., 2020)</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 xml:space="preserve">, creating </w:t>
      </w:r>
      <w:r w:rsidR="006A7B7B">
        <w:rPr>
          <w:rFonts w:ascii="Calibri" w:eastAsia="宋体" w:hAnsi="Calibri" w:cs="Calibri" w:hint="eastAsia"/>
          <w:color w:val="000000"/>
          <w:kern w:val="0"/>
          <w:sz w:val="24"/>
          <w14:ligatures w14:val="none"/>
        </w:rPr>
        <w:t xml:space="preserve">both </w:t>
      </w:r>
      <w:r w:rsidR="002F721D" w:rsidRPr="002F721D">
        <w:rPr>
          <w:rFonts w:ascii="Calibri" w:eastAsia="宋体" w:hAnsi="Calibri" w:cs="Calibri"/>
          <w:color w:val="000000"/>
          <w:kern w:val="0"/>
          <w:sz w:val="24"/>
          <w14:ligatures w14:val="none"/>
        </w:rPr>
        <w:t>free-stream and wake-influenced flow.</w:t>
      </w:r>
      <w:r w:rsidR="002F721D" w:rsidRPr="00BE403F">
        <w:rPr>
          <w:rFonts w:ascii="Calibri" w:eastAsia="宋体" w:hAnsi="Calibri" w:cs="Calibri"/>
          <w:color w:val="000000"/>
          <w:kern w:val="0"/>
          <w:sz w:val="24"/>
          <w14:ligatures w14:val="none"/>
        </w:rPr>
        <w:t xml:space="preserve"> </w:t>
      </w:r>
      <w:r w:rsidR="008C66C7">
        <w:rPr>
          <w:rFonts w:ascii="Calibri" w:eastAsia="宋体" w:hAnsi="Calibri" w:cs="Calibri"/>
          <w:color w:val="000000"/>
          <w:kern w:val="0"/>
          <w:sz w:val="24"/>
          <w14:ligatures w14:val="none"/>
        </w:rPr>
        <w:t>N</w:t>
      </w:r>
      <w:r w:rsidR="004C0655" w:rsidRPr="00BE403F">
        <w:rPr>
          <w:rFonts w:ascii="Calibri" w:eastAsia="宋体" w:hAnsi="Calibri" w:cs="Calibri"/>
          <w:color w:val="000000"/>
          <w:kern w:val="0"/>
          <w:sz w:val="24"/>
          <w14:ligatures w14:val="none"/>
        </w:rPr>
        <w:t>acelle-level averaged winds</w:t>
      </w:r>
      <w:r w:rsidR="004C0655">
        <w:rPr>
          <w:rFonts w:ascii="Calibri" w:eastAsia="宋体" w:hAnsi="Calibri" w:cs="Calibri" w:hint="eastAsia"/>
          <w:color w:val="000000"/>
          <w:kern w:val="0"/>
          <w:sz w:val="24"/>
          <w14:ligatures w14:val="none"/>
        </w:rPr>
        <w:t xml:space="preserve"> could be more </w:t>
      </w:r>
      <w:r w:rsidR="004C0655" w:rsidRPr="00BE403F">
        <w:rPr>
          <w:rFonts w:ascii="Calibri" w:eastAsia="宋体" w:hAnsi="Calibri" w:cs="Calibri"/>
          <w:color w:val="000000"/>
          <w:kern w:val="0"/>
          <w:sz w:val="24"/>
          <w14:ligatures w14:val="none"/>
        </w:rPr>
        <w:t>representative of farm-wide power than tower-based hub-height observations</w:t>
      </w:r>
      <w:r w:rsidR="003F5143" w:rsidRPr="003F5143">
        <w:rPr>
          <w:rFonts w:ascii="Calibri" w:eastAsia="宋体" w:hAnsi="Calibri" w:cs="Calibri"/>
          <w:color w:val="000000"/>
          <w:kern w:val="0"/>
          <w:sz w:val="24"/>
          <w14:ligatures w14:val="none"/>
        </w:rPr>
        <w:t xml:space="preserve"> </w:t>
      </w:r>
      <w:r w:rsidR="003F5143">
        <w:rPr>
          <w:rFonts w:ascii="Calibri" w:eastAsia="宋体" w:hAnsi="Calibri" w:cs="Calibri" w:hint="eastAsia"/>
          <w:color w:val="000000"/>
          <w:kern w:val="0"/>
          <w:sz w:val="24"/>
          <w14:ligatures w14:val="none"/>
        </w:rPr>
        <w:t>(</w:t>
      </w:r>
      <w:r w:rsidR="003F5143" w:rsidRPr="00BE403F">
        <w:rPr>
          <w:rFonts w:ascii="Calibri" w:eastAsia="宋体" w:hAnsi="Calibri" w:cs="Calibri"/>
          <w:color w:val="000000"/>
          <w:kern w:val="0"/>
          <w:sz w:val="24"/>
          <w14:ligatures w14:val="none"/>
        </w:rPr>
        <w:t xml:space="preserve">Cutler et al. </w:t>
      </w:r>
      <w:r w:rsidR="003F5143">
        <w:rPr>
          <w:rFonts w:ascii="Calibri" w:eastAsia="宋体" w:hAnsi="Calibri" w:cs="Calibri"/>
          <w:color w:val="000000"/>
          <w:kern w:val="0"/>
          <w:sz w:val="24"/>
          <w14:ligatures w14:val="none"/>
        </w:rPr>
        <w:fldChar w:fldCharType="begin"/>
      </w:r>
      <w:r w:rsidR="003F5143">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3F5143">
        <w:rPr>
          <w:rFonts w:ascii="Calibri" w:eastAsia="宋体" w:hAnsi="Calibri" w:cs="Calibri" w:hint="eastAsia"/>
          <w:color w:val="000000"/>
          <w:kern w:val="0"/>
          <w:sz w:val="24"/>
          <w14:ligatures w14:val="none"/>
        </w:rPr>
        <w:instrText>,"source":"DOI.org (Crossref)","title":"Using nacelle</w:instrText>
      </w:r>
      <w:r w:rsidR="003F5143">
        <w:rPr>
          <w:rFonts w:ascii="Calibri" w:eastAsia="宋体" w:hAnsi="Calibri" w:cs="Calibri" w:hint="eastAsia"/>
          <w:color w:val="000000"/>
          <w:kern w:val="0"/>
          <w:sz w:val="24"/>
          <w14:ligatures w14:val="none"/>
        </w:rPr>
        <w:instrText>‐</w:instrText>
      </w:r>
      <w:r w:rsidR="003F5143">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3F5143">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3F5143">
        <w:rPr>
          <w:rFonts w:ascii="Calibri" w:eastAsia="宋体" w:hAnsi="Calibri" w:cs="Calibri"/>
          <w:color w:val="000000"/>
          <w:kern w:val="0"/>
          <w:sz w:val="24"/>
          <w14:ligatures w14:val="none"/>
        </w:rPr>
        <w:fldChar w:fldCharType="separate"/>
      </w:r>
      <w:r w:rsidR="003F5143">
        <w:rPr>
          <w:rFonts w:ascii="Calibri" w:eastAsia="宋体" w:hAnsi="Calibri" w:cs="Calibri"/>
          <w:noProof/>
          <w:color w:val="000000"/>
          <w:kern w:val="0"/>
          <w:sz w:val="24"/>
          <w14:ligatures w14:val="none"/>
        </w:rPr>
        <w:t>2012)</w:t>
      </w:r>
      <w:r w:rsidR="003F5143">
        <w:rPr>
          <w:rFonts w:ascii="Calibri" w:eastAsia="宋体" w:hAnsi="Calibri" w:cs="Calibri"/>
          <w:color w:val="000000"/>
          <w:kern w:val="0"/>
          <w:sz w:val="24"/>
          <w14:ligatures w14:val="none"/>
        </w:rPr>
        <w:fldChar w:fldCharType="end"/>
      </w:r>
      <w:r w:rsidR="00776C83">
        <w:rPr>
          <w:rFonts w:ascii="Calibri" w:eastAsia="宋体" w:hAnsi="Calibri" w:cs="Calibri" w:hint="eastAsia"/>
          <w:color w:val="000000"/>
          <w:kern w:val="0"/>
          <w:sz w:val="24"/>
          <w14:ligatures w14:val="none"/>
        </w:rPr>
        <w:t xml:space="preserve">. </w:t>
      </w:r>
      <w:r w:rsidR="002F721D" w:rsidRPr="002F721D">
        <w:rPr>
          <w:rFonts w:ascii="Calibri" w:eastAsia="宋体" w:hAnsi="Calibri" w:cs="Calibri"/>
          <w:color w:val="000000"/>
          <w:kern w:val="0"/>
          <w:sz w:val="24"/>
          <w14:ligatures w14:val="none"/>
        </w:rPr>
        <w:t>This spatial heterogeneity means that the physical relevance of atmospheric forcing shifts dramatically across the farm.</w:t>
      </w:r>
      <w:r w:rsidR="002F721D" w:rsidRPr="002F721D">
        <w:t xml:space="preserve"> </w:t>
      </w:r>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 AI studies consistently ranked turbulent variables (turbulent kinetic energy and turbulence intensity) directly behind wind speed in predictive </w:t>
      </w:r>
      <w:r w:rsidR="001948F6">
        <w:rPr>
          <w:rFonts w:ascii="Calibri" w:eastAsia="宋体" w:hAnsi="Calibri" w:cs="Calibri"/>
          <w:color w:val="000000"/>
          <w:kern w:val="0"/>
          <w:sz w:val="24"/>
          <w14:ligatures w14:val="none"/>
        </w:rPr>
        <w:t>i</w:t>
      </w:r>
      <w:r w:rsidR="002F721D" w:rsidRPr="002F721D">
        <w:rPr>
          <w:rFonts w:ascii="Calibri" w:eastAsia="宋体" w:hAnsi="Calibri" w:cs="Calibri"/>
          <w:color w:val="000000"/>
          <w:kern w:val="0"/>
          <w:sz w:val="24"/>
          <w14:ligatures w14:val="none"/>
        </w:rPr>
        <w:t xml:space="preserve">mportance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 Kim &amp; Kim, 2023)</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w:t>
      </w:r>
      <w:r w:rsidR="002F721D" w:rsidRPr="002F721D">
        <w:t xml:space="preserve"> </w:t>
      </w:r>
      <w:r w:rsidR="002F721D" w:rsidRPr="002F721D">
        <w:rPr>
          <w:rFonts w:ascii="Calibri" w:eastAsia="宋体" w:hAnsi="Calibri" w:cs="Calibri"/>
          <w:color w:val="000000"/>
          <w:kern w:val="0"/>
          <w:sz w:val="24"/>
          <w14:ligatures w14:val="none"/>
        </w:rPr>
        <w:t>These findings highlight that the</w:t>
      </w:r>
      <w:r w:rsidR="00872B52">
        <w:rPr>
          <w:rFonts w:ascii="Calibri" w:eastAsia="宋体" w:hAnsi="Calibri" w:cs="Calibri" w:hint="eastAsia"/>
          <w:color w:val="000000"/>
          <w:kern w:val="0"/>
          <w:sz w:val="24"/>
          <w14:ligatures w14:val="none"/>
        </w:rPr>
        <w:t xml:space="preserve"> </w:t>
      </w:r>
      <w:r w:rsidR="0074449D">
        <w:rPr>
          <w:rFonts w:ascii="Calibri" w:eastAsia="宋体" w:hAnsi="Calibri" w:cs="Calibri" w:hint="eastAsia"/>
          <w:color w:val="000000"/>
          <w:kern w:val="0"/>
          <w:sz w:val="24"/>
          <w14:ligatures w14:val="none"/>
        </w:rPr>
        <w:t>effects of model input on power prediction</w:t>
      </w:r>
      <w:r w:rsidR="002F721D" w:rsidRPr="002F721D">
        <w:rPr>
          <w:rFonts w:ascii="Calibri" w:eastAsia="宋体" w:hAnsi="Calibri" w:cs="Calibri"/>
          <w:color w:val="000000"/>
          <w:kern w:val="0"/>
          <w:sz w:val="24"/>
          <w14:ligatures w14:val="none"/>
        </w:rPr>
        <w:t xml:space="preserve"> </w:t>
      </w:r>
      <w:proofErr w:type="gramStart"/>
      <w:r w:rsidR="002F721D" w:rsidRPr="002F721D">
        <w:rPr>
          <w:rFonts w:ascii="Calibri" w:eastAsia="宋体" w:hAnsi="Calibri" w:cs="Calibri"/>
          <w:color w:val="000000"/>
          <w:kern w:val="0"/>
          <w:sz w:val="24"/>
          <w14:ligatures w14:val="none"/>
        </w:rPr>
        <w:t>is</w:t>
      </w:r>
      <w:proofErr w:type="gramEnd"/>
      <w:r w:rsidR="002F721D" w:rsidRPr="002F721D">
        <w:rPr>
          <w:rFonts w:ascii="Calibri" w:eastAsia="宋体" w:hAnsi="Calibri" w:cs="Calibri"/>
          <w:color w:val="000000"/>
          <w:kern w:val="0"/>
          <w:sz w:val="24"/>
          <w14:ligatures w14:val="none"/>
        </w:rPr>
        <w:t xml:space="preserve"> highly dependent on both vertical </w:t>
      </w:r>
      <w:r w:rsidR="00254221">
        <w:rPr>
          <w:rFonts w:ascii="Calibri" w:eastAsia="宋体" w:hAnsi="Calibri" w:cs="Calibri" w:hint="eastAsia"/>
          <w:color w:val="000000"/>
          <w:kern w:val="0"/>
          <w:sz w:val="24"/>
          <w14:ligatures w14:val="none"/>
        </w:rPr>
        <w:t xml:space="preserve">wind speed </w:t>
      </w:r>
      <w:r w:rsidR="0077604A">
        <w:rPr>
          <w:rFonts w:ascii="Calibri" w:eastAsia="宋体" w:hAnsi="Calibri" w:cs="Calibri" w:hint="eastAsia"/>
          <w:color w:val="000000"/>
          <w:kern w:val="0"/>
          <w:sz w:val="24"/>
          <w14:ligatures w14:val="none"/>
        </w:rPr>
        <w:t>structures</w:t>
      </w:r>
      <w:r w:rsidR="002F721D" w:rsidRPr="002F721D">
        <w:rPr>
          <w:rFonts w:ascii="Calibri" w:eastAsia="宋体" w:hAnsi="Calibri" w:cs="Calibri"/>
          <w:color w:val="000000"/>
          <w:kern w:val="0"/>
          <w:sz w:val="24"/>
          <w14:ligatures w14:val="none"/>
        </w:rPr>
        <w:t xml:space="preserve"> and non-speed variables tied to the flow regime</w:t>
      </w:r>
      <w:r w:rsidR="00BC3ED0">
        <w:rPr>
          <w:rFonts w:ascii="Calibri" w:eastAsia="宋体" w:hAnsi="Calibri" w:cs="Calibri" w:hint="eastAsia"/>
          <w:color w:val="000000"/>
          <w:kern w:val="0"/>
          <w:sz w:val="24"/>
          <w14:ligatures w14:val="none"/>
        </w:rPr>
        <w:t xml:space="preserve"> like tu</w:t>
      </w:r>
      <w:r w:rsidR="001948F6">
        <w:rPr>
          <w:rFonts w:ascii="Calibri" w:eastAsia="宋体" w:hAnsi="Calibri" w:cs="Calibri"/>
          <w:color w:val="000000"/>
          <w:kern w:val="0"/>
          <w:sz w:val="24"/>
          <w14:ligatures w14:val="none"/>
        </w:rPr>
        <w:t>r</w:t>
      </w:r>
      <w:r w:rsidR="00BC3ED0">
        <w:rPr>
          <w:rFonts w:ascii="Calibri" w:eastAsia="宋体" w:hAnsi="Calibri" w:cs="Calibri" w:hint="eastAsia"/>
          <w:color w:val="000000"/>
          <w:kern w:val="0"/>
          <w:sz w:val="24"/>
          <w14:ligatures w14:val="none"/>
        </w:rPr>
        <w:t>bulence</w:t>
      </w:r>
      <w:r w:rsidR="002F721D" w:rsidRPr="002F721D">
        <w:rPr>
          <w:rFonts w:ascii="Calibri" w:eastAsia="宋体" w:hAnsi="Calibri" w:cs="Calibri"/>
          <w:color w:val="000000"/>
          <w:kern w:val="0"/>
          <w:sz w:val="24"/>
          <w14:ligatures w14:val="none"/>
        </w:rPr>
        <w:t>.</w:t>
      </w:r>
      <w:r w:rsidR="00BE403F" w:rsidRPr="00BE403F">
        <w:rPr>
          <w:rFonts w:ascii="Calibri" w:eastAsia="宋体" w:hAnsi="Calibri" w:cs="Calibri"/>
          <w:color w:val="000000"/>
          <w:kern w:val="0"/>
          <w:sz w:val="24"/>
          <w14:ligatures w14:val="none"/>
        </w:rPr>
        <w:t xml:space="preserve"> </w:t>
      </w:r>
    </w:p>
    <w:p w14:paraId="638E1671" w14:textId="0A279C24" w:rsidR="001F1B4A" w:rsidRDefault="001F1B4A"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17"/>
      <w:commentRangeStart w:id="18"/>
      <w:commentRangeStart w:id="19"/>
      <w:commentRangeStart w:id="20"/>
      <w:r w:rsidRPr="001F1B4A">
        <w:rPr>
          <w:rFonts w:ascii="Calibri" w:eastAsia="宋体" w:hAnsi="Calibri" w:cs="Calibri"/>
          <w:color w:val="000000"/>
          <w:kern w:val="0"/>
          <w:sz w:val="24"/>
          <w14:ligatures w14:val="none"/>
        </w:rPr>
        <w:lastRenderedPageBreak/>
        <w:t xml:space="preserve">Motivated by the documented shortcomings of single-height inputs, recent deep learning studies at the wind farm scale have empirically demonstrated the benefit of integrating multi-height wind measurements, leading to improved power estimation compared with hub-height baselines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ed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1F1B4A">
        <w:rPr>
          <w:rFonts w:ascii="Calibri" w:eastAsia="宋体" w:hAnsi="Calibri" w:cs="Calibri"/>
          <w:color w:val="000000"/>
          <w:kern w:val="0"/>
          <w:sz w:val="24"/>
          <w14:ligatures w14:val="none"/>
        </w:rPr>
        <w:t>. However, these works lack the mechanistic explanation needed to inform adaptive feature selection. They generally apply multi-height inputs globally, failing to disentangle or exploit the differentiated physical dynamics between the free-stream and wake-flow regimes. This limits their ability to explain why specific non-hub heights capture the atmospheric forcing relevant to farm power.</w:t>
      </w:r>
      <w:commentRangeEnd w:id="17"/>
      <w:r w:rsidR="00AD4A8B">
        <w:rPr>
          <w:rStyle w:val="af6"/>
        </w:rPr>
        <w:commentReference w:id="17"/>
      </w:r>
      <w:commentRangeEnd w:id="18"/>
      <w:r w:rsidR="0077604A">
        <w:rPr>
          <w:rStyle w:val="af6"/>
        </w:rPr>
        <w:commentReference w:id="18"/>
      </w:r>
      <w:commentRangeEnd w:id="19"/>
      <w:r w:rsidR="002633B3">
        <w:rPr>
          <w:rStyle w:val="af6"/>
        </w:rPr>
        <w:commentReference w:id="19"/>
      </w:r>
      <w:commentRangeEnd w:id="20"/>
      <w:r w:rsidR="00136021">
        <w:rPr>
          <w:rStyle w:val="af6"/>
        </w:rPr>
        <w:commentReference w:id="20"/>
      </w:r>
    </w:p>
    <w:p w14:paraId="0F8D7574" w14:textId="4C36C39E" w:rsidR="002F721D" w:rsidRDefault="00F62294"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21"/>
      <w:commentRangeStart w:id="22"/>
      <w:r>
        <w:rPr>
          <w:rFonts w:ascii="Calibri" w:eastAsia="宋体" w:hAnsi="Calibri" w:cs="Calibri" w:hint="eastAsia"/>
          <w:color w:val="000000"/>
          <w:kern w:val="0"/>
          <w:sz w:val="24"/>
          <w14:ligatures w14:val="none"/>
        </w:rPr>
        <w:t>The above</w:t>
      </w:r>
      <w:r w:rsidR="002F721D" w:rsidRPr="002F721D">
        <w:rPr>
          <w:rFonts w:ascii="Calibri" w:eastAsia="宋体" w:hAnsi="Calibri" w:cs="Calibri"/>
          <w:color w:val="000000"/>
          <w:kern w:val="0"/>
          <w:sz w:val="24"/>
          <w14:ligatures w14:val="none"/>
        </w:rPr>
        <w:t xml:space="preserve"> evidence reveals three fundamental gaps limit</w:t>
      </w:r>
      <w:r w:rsidR="00AD4A8B">
        <w:rPr>
          <w:rFonts w:ascii="Calibri" w:eastAsia="宋体" w:hAnsi="Calibri" w:cs="Calibri" w:hint="eastAsia"/>
          <w:color w:val="000000"/>
          <w:kern w:val="0"/>
          <w:sz w:val="24"/>
          <w14:ligatures w14:val="none"/>
        </w:rPr>
        <w:t>ing</w:t>
      </w:r>
      <w:r w:rsidR="002F721D" w:rsidRPr="002F721D">
        <w:rPr>
          <w:rFonts w:ascii="Calibri" w:eastAsia="宋体" w:hAnsi="Calibri" w:cs="Calibri"/>
          <w:color w:val="000000"/>
          <w:kern w:val="0"/>
          <w:sz w:val="24"/>
          <w14:ligatures w14:val="none"/>
        </w:rPr>
        <w:t xml:space="preserve"> the </w:t>
      </w:r>
      <w:r w:rsidR="005F29C8">
        <w:rPr>
          <w:rFonts w:ascii="Calibri" w:eastAsia="宋体" w:hAnsi="Calibri" w:cs="Calibri" w:hint="eastAsia"/>
          <w:color w:val="000000"/>
          <w:kern w:val="0"/>
          <w:sz w:val="24"/>
          <w14:ligatures w14:val="none"/>
        </w:rPr>
        <w:t>applicat</w:t>
      </w:r>
      <w:r w:rsidR="00AA35E6">
        <w:rPr>
          <w:rFonts w:ascii="Calibri" w:eastAsia="宋体" w:hAnsi="Calibri" w:cs="Calibri"/>
          <w:color w:val="000000"/>
          <w:kern w:val="0"/>
          <w:sz w:val="24"/>
          <w14:ligatures w14:val="none"/>
        </w:rPr>
        <w:t>i</w:t>
      </w:r>
      <w:r w:rsidR="005F29C8">
        <w:rPr>
          <w:rFonts w:ascii="Calibri" w:eastAsia="宋体" w:hAnsi="Calibri" w:cs="Calibri" w:hint="eastAsia"/>
          <w:color w:val="000000"/>
          <w:kern w:val="0"/>
          <w:sz w:val="24"/>
          <w14:ligatures w14:val="none"/>
        </w:rPr>
        <w:t>on</w:t>
      </w:r>
      <w:r w:rsidR="005F29C8" w:rsidRPr="002F721D">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 xml:space="preserve">of physical insights </w:t>
      </w:r>
      <w:r w:rsidR="005F29C8">
        <w:rPr>
          <w:rFonts w:ascii="Calibri" w:eastAsia="宋体" w:hAnsi="Calibri" w:cs="Calibri" w:hint="eastAsia"/>
          <w:color w:val="000000"/>
          <w:kern w:val="0"/>
          <w:sz w:val="24"/>
          <w14:ligatures w14:val="none"/>
        </w:rPr>
        <w:t>in farm-scale wind speed forecast</w:t>
      </w:r>
      <w:r w:rsidR="002F721D" w:rsidRPr="002F721D">
        <w:rPr>
          <w:rFonts w:ascii="Calibri" w:eastAsia="宋体" w:hAnsi="Calibri" w:cs="Calibri"/>
          <w:color w:val="000000"/>
          <w:kern w:val="0"/>
          <w:sz w:val="24"/>
          <w14:ligatures w14:val="none"/>
        </w:rPr>
        <w:t>. 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 </w:t>
      </w:r>
      <w:commentRangeStart w:id="23"/>
      <w:commentRangeStart w:id="24"/>
      <w:r w:rsidR="002F721D" w:rsidRPr="002F721D">
        <w:rPr>
          <w:rFonts w:ascii="Calibri" w:eastAsia="宋体" w:hAnsi="Calibri" w:cs="Calibri"/>
          <w:color w:val="000000"/>
          <w:kern w:val="0"/>
          <w:sz w:val="24"/>
          <w14:ligatures w14:val="none"/>
        </w:rPr>
        <w:t>10 m correlation</w:t>
      </w:r>
      <w:commentRangeEnd w:id="23"/>
      <w:r w:rsidR="00291138">
        <w:rPr>
          <w:rStyle w:val="af6"/>
        </w:rPr>
        <w:commentReference w:id="23"/>
      </w:r>
      <w:commentRangeEnd w:id="24"/>
      <w:r w:rsidR="00136021">
        <w:rPr>
          <w:rStyle w:val="af6"/>
        </w:rPr>
        <w:commentReference w:id="24"/>
      </w:r>
      <w:r w:rsidR="002F721D" w:rsidRPr="002F721D">
        <w:rPr>
          <w:rFonts w:ascii="Calibri" w:eastAsia="宋体" w:hAnsi="Calibri" w:cs="Calibri"/>
          <w:color w:val="000000"/>
          <w:kern w:val="0"/>
          <w:sz w:val="24"/>
          <w14:ligatures w14:val="none"/>
        </w:rPr>
        <w:t>. Second, free-stream and wake-flow regimes exhibit distinct dynamics, yet few studies thoroughly compare feature importance across these regimes, limiting adaptive feature selection under mixed observational conditions. Third, despite extensive knowledge of wind profile structure, stability, and turbulence, these physical insights have not been translated into operational day-ahead forecasting strategies.</w:t>
      </w:r>
      <w:commentRangeEnd w:id="21"/>
      <w:r w:rsidR="002633B3">
        <w:rPr>
          <w:rStyle w:val="af6"/>
        </w:rPr>
        <w:commentReference w:id="21"/>
      </w:r>
      <w:commentRangeEnd w:id="22"/>
      <w:r w:rsidR="00136021">
        <w:rPr>
          <w:rStyle w:val="af6"/>
        </w:rPr>
        <w:commentReference w:id="22"/>
      </w:r>
    </w:p>
    <w:p w14:paraId="272C85F4" w14:textId="0AE45103" w:rsidR="00494AA6" w:rsidRPr="00856693" w:rsidRDefault="007571CF"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w:t>
      </w:r>
      <w:r w:rsidR="00460D2C">
        <w:rPr>
          <w:rFonts w:ascii="Calibri" w:eastAsia="宋体" w:hAnsi="Calibri" w:cs="Calibri" w:hint="eastAsia"/>
          <w:color w:val="000000"/>
          <w:kern w:val="0"/>
          <w:sz w:val="24"/>
          <w14:ligatures w14:val="none"/>
        </w:rPr>
        <w:t xml:space="preserve">this study, </w:t>
      </w:r>
      <w:r w:rsidR="00AA35E6">
        <w:rPr>
          <w:rFonts w:ascii="Calibri" w:eastAsia="宋体" w:hAnsi="Calibri" w:cs="Calibri"/>
          <w:color w:val="000000"/>
          <w:kern w:val="0"/>
          <w:sz w:val="24"/>
          <w14:ligatures w14:val="none"/>
        </w:rPr>
        <w:t>we</w:t>
      </w:r>
      <w:r w:rsidR="005E7115" w:rsidRPr="005E7115">
        <w:rPr>
          <w:rFonts w:ascii="Calibri" w:eastAsia="宋体" w:hAnsi="Calibri" w:cs="Calibri"/>
          <w:color w:val="000000"/>
          <w:kern w:val="0"/>
          <w:sz w:val="24"/>
          <w14:ligatures w14:val="none"/>
        </w:rPr>
        <w:t xml:space="preserve"> address</w:t>
      </w:r>
      <w:r w:rsidR="0045153D">
        <w:rPr>
          <w:rFonts w:ascii="Calibri" w:eastAsia="宋体" w:hAnsi="Calibri" w:cs="Calibri" w:hint="eastAsia"/>
          <w:color w:val="000000"/>
          <w:kern w:val="0"/>
          <w:sz w:val="24"/>
          <w14:ligatures w14:val="none"/>
        </w:rPr>
        <w:t>ed</w:t>
      </w:r>
      <w:r w:rsidR="005E7115" w:rsidRPr="005E7115">
        <w:rPr>
          <w:rFonts w:ascii="Calibri" w:eastAsia="宋体" w:hAnsi="Calibri" w:cs="Calibri"/>
          <w:color w:val="000000"/>
          <w:kern w:val="0"/>
          <w:sz w:val="24"/>
          <w14:ligatures w14:val="none"/>
        </w:rPr>
        <w:t xml:space="preserve"> </w:t>
      </w:r>
      <w:commentRangeStart w:id="25"/>
      <w:commentRangeStart w:id="26"/>
      <w:commentRangeStart w:id="27"/>
      <w:commentRangeStart w:id="28"/>
      <w:r w:rsidR="005E7115" w:rsidRPr="005E7115">
        <w:rPr>
          <w:rFonts w:ascii="Calibri" w:eastAsia="宋体" w:hAnsi="Calibri" w:cs="Calibri"/>
          <w:color w:val="000000"/>
          <w:kern w:val="0"/>
          <w:sz w:val="24"/>
          <w14:ligatures w14:val="none"/>
        </w:rPr>
        <w:t>these issues</w:t>
      </w:r>
      <w:commentRangeEnd w:id="25"/>
      <w:r w:rsidR="00457F12">
        <w:rPr>
          <w:rStyle w:val="af6"/>
        </w:rPr>
        <w:commentReference w:id="25"/>
      </w:r>
      <w:commentRangeEnd w:id="26"/>
      <w:r w:rsidR="009721D6">
        <w:rPr>
          <w:rStyle w:val="af6"/>
        </w:rPr>
        <w:commentReference w:id="26"/>
      </w:r>
      <w:commentRangeEnd w:id="27"/>
      <w:r w:rsidR="009721D6">
        <w:rPr>
          <w:rStyle w:val="af6"/>
        </w:rPr>
        <w:commentReference w:id="27"/>
      </w:r>
      <w:commentRangeEnd w:id="28"/>
      <w:r w:rsidR="00136021">
        <w:rPr>
          <w:rStyle w:val="af6"/>
        </w:rPr>
        <w:commentReference w:id="28"/>
      </w:r>
      <w:r w:rsidR="00AA35E6">
        <w:rPr>
          <w:rFonts w:ascii="Calibri" w:eastAsia="宋体" w:hAnsi="Calibri" w:cs="Calibri"/>
          <w:color w:val="000000"/>
          <w:kern w:val="0"/>
          <w:sz w:val="24"/>
          <w14:ligatures w14:val="none"/>
        </w:rPr>
        <w:t xml:space="preserve"> by developing a</w:t>
      </w:r>
      <w:r w:rsidR="00AA35E6" w:rsidRPr="005E7115">
        <w:rPr>
          <w:rFonts w:ascii="Calibri" w:eastAsia="宋体" w:hAnsi="Calibri" w:cs="Calibri"/>
          <w:color w:val="000000"/>
          <w:kern w:val="0"/>
          <w:sz w:val="24"/>
          <w14:ligatures w14:val="none"/>
        </w:rPr>
        <w:t xml:space="preserve"> </w:t>
      </w:r>
      <w:r w:rsidR="00C47185">
        <w:rPr>
          <w:rFonts w:ascii="Calibri" w:eastAsia="宋体" w:hAnsi="Calibri" w:cs="Calibri" w:hint="eastAsia"/>
          <w:color w:val="000000"/>
          <w:kern w:val="0"/>
          <w:sz w:val="24"/>
          <w14:ligatures w14:val="none"/>
        </w:rPr>
        <w:t xml:space="preserve">quantitative </w:t>
      </w:r>
      <w:r w:rsidR="00AA35E6" w:rsidRPr="005E7115">
        <w:rPr>
          <w:rFonts w:ascii="Calibri" w:eastAsia="宋体" w:hAnsi="Calibri" w:cs="Calibri"/>
          <w:color w:val="000000"/>
          <w:kern w:val="0"/>
          <w:sz w:val="24"/>
          <w14:ligatures w14:val="none"/>
        </w:rPr>
        <w:t>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r w:rsidR="005E7115" w:rsidRPr="005E7115">
        <w:rPr>
          <w:rFonts w:ascii="Calibri" w:eastAsia="宋体" w:hAnsi="Calibri" w:cs="Calibri"/>
          <w:color w:val="000000"/>
          <w:kern w:val="0"/>
          <w:sz w:val="24"/>
          <w14:ligatures w14:val="none"/>
        </w:rPr>
        <w:t xml:space="preserve">full-profile wind observations (10 m, 30 m, 50 m, 70 m) together with power production </w:t>
      </w:r>
      <w:r>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Pr>
          <w:rFonts w:ascii="Calibri" w:eastAsia="宋体" w:hAnsi="Calibri" w:cs="Calibri" w:hint="eastAsia"/>
          <w:color w:val="000000"/>
          <w:kern w:val="0"/>
          <w:sz w:val="24"/>
          <w14:ligatures w14:val="none"/>
        </w:rPr>
        <w:t>wind farm</w:t>
      </w:r>
      <w:r w:rsidR="005E7115" w:rsidRPr="005E7115">
        <w:rPr>
          <w:rFonts w:ascii="Calibri" w:eastAsia="宋体" w:hAnsi="Calibri" w:cs="Calibri"/>
          <w:color w:val="000000"/>
          <w:kern w:val="0"/>
          <w:sz w:val="24"/>
          <w14:ligatures w14:val="none"/>
        </w:rPr>
        <w:t>.</w:t>
      </w:r>
      <w:r w:rsidR="00671094" w:rsidRPr="00671094">
        <w:rPr>
          <w:rFonts w:ascii="Calibri" w:eastAsia="宋体" w:hAnsi="Calibri" w:cs="Calibri"/>
          <w:color w:val="000000"/>
          <w:kern w:val="0"/>
          <w:sz w:val="24"/>
          <w14:ligatures w14:val="none"/>
        </w:rPr>
        <w:t xml:space="preserve"> </w:t>
      </w:r>
      <w:r w:rsidR="00C47185">
        <w:rPr>
          <w:rFonts w:ascii="Calibri" w:eastAsia="宋体" w:hAnsi="Calibri" w:cs="Calibri" w:hint="eastAsia"/>
          <w:color w:val="000000"/>
          <w:kern w:val="0"/>
          <w:sz w:val="24"/>
          <w14:ligatures w14:val="none"/>
        </w:rPr>
        <w:t>The framework includes three components</w:t>
      </w:r>
      <w:r w:rsidR="00EF37DF">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 xml:space="preserve">First, ensemble empirical mode decomposition (EEMD) and empirical orthogonal function (EOF) analysis </w:t>
      </w:r>
      <w:r w:rsidR="00AA35E6">
        <w:rPr>
          <w:rFonts w:ascii="Calibri" w:eastAsia="宋体" w:hAnsi="Calibri" w:cs="Calibri"/>
          <w:color w:val="000000"/>
          <w:kern w:val="0"/>
          <w:sz w:val="24"/>
          <w14:ligatures w14:val="none"/>
        </w:rPr>
        <w:t>were</w:t>
      </w:r>
      <w:r w:rsidR="00671094" w:rsidRPr="00671094">
        <w:rPr>
          <w:rFonts w:ascii="Calibri" w:eastAsia="宋体" w:hAnsi="Calibri" w:cs="Calibri"/>
          <w:color w:val="000000"/>
          <w:kern w:val="0"/>
          <w:sz w:val="24"/>
          <w14:ligatures w14:val="none"/>
        </w:rPr>
        <w:t xml:space="preserv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 xml:space="preserve">conditions </w:t>
      </w:r>
      <w:r w:rsidR="006E7CE8">
        <w:rPr>
          <w:rFonts w:ascii="Calibri" w:eastAsia="宋体" w:hAnsi="Calibri" w:cs="Calibri" w:hint="eastAsia"/>
          <w:color w:val="000000"/>
          <w:kern w:val="0"/>
          <w:sz w:val="24"/>
          <w14:ligatures w14:val="none"/>
        </w:rPr>
        <w:t>were</w:t>
      </w:r>
      <w:r w:rsidR="00671094" w:rsidRPr="00671094">
        <w:rPr>
          <w:rFonts w:ascii="Calibri" w:eastAsia="宋体" w:hAnsi="Calibri" w:cs="Calibri"/>
          <w:color w:val="000000"/>
          <w:kern w:val="0"/>
          <w:sz w:val="24"/>
          <w14:ligatures w14:val="none"/>
        </w:rPr>
        <w:t xml:space="preserve"> classified using wind direction</w:t>
      </w:r>
      <w:r w:rsidR="006E7CE8">
        <w:rPr>
          <w:rFonts w:ascii="Calibri" w:eastAsia="宋体" w:hAnsi="Calibri" w:cs="Calibri" w:hint="eastAsia"/>
          <w:color w:val="000000"/>
          <w:kern w:val="0"/>
          <w:sz w:val="24"/>
          <w14:ligatures w14:val="none"/>
        </w:rPr>
        <w:t xml:space="preserve"> </w:t>
      </w:r>
      <w:proofErr w:type="gramStart"/>
      <w:r w:rsidR="006E7CE8">
        <w:rPr>
          <w:rFonts w:ascii="Calibri" w:eastAsia="宋体" w:hAnsi="Calibri" w:cs="Calibri" w:hint="eastAsia"/>
          <w:color w:val="000000"/>
          <w:kern w:val="0"/>
          <w:sz w:val="24"/>
          <w14:ligatures w14:val="none"/>
        </w:rPr>
        <w:t>for?</w:t>
      </w:r>
      <w:r w:rsidR="00671094" w:rsidRPr="00671094">
        <w:rPr>
          <w:rFonts w:ascii="Calibri" w:eastAsia="宋体" w:hAnsi="Calibri" w:cs="Calibri"/>
          <w:color w:val="000000"/>
          <w:kern w:val="0"/>
          <w:sz w:val="24"/>
          <w14:ligatures w14:val="none"/>
        </w:rPr>
        <w:t>,</w:t>
      </w:r>
      <w:proofErr w:type="gramEnd"/>
      <w:r w:rsidR="00671094" w:rsidRPr="00671094">
        <w:rPr>
          <w:rFonts w:ascii="Calibri" w:eastAsia="宋体" w:hAnsi="Calibri" w:cs="Calibri"/>
          <w:color w:val="000000"/>
          <w:kern w:val="0"/>
          <w:sz w:val="24"/>
          <w14:ligatures w14:val="none"/>
        </w:rPr>
        <w:t xml:space="preserve"> and SHAP analysis </w:t>
      </w:r>
      <w:r w:rsidR="00AA35E6">
        <w:rPr>
          <w:rFonts w:ascii="Calibri" w:eastAsia="宋体" w:hAnsi="Calibri" w:cs="Calibri"/>
          <w:color w:val="000000"/>
          <w:kern w:val="0"/>
          <w:sz w:val="24"/>
          <w14:ligatures w14:val="none"/>
        </w:rPr>
        <w:t>was</w:t>
      </w:r>
      <w:r w:rsidR="00671094" w:rsidRPr="00671094">
        <w:rPr>
          <w:rFonts w:ascii="Calibri" w:eastAsia="宋体" w:hAnsi="Calibri" w:cs="Calibri"/>
          <w:color w:val="000000"/>
          <w:kern w:val="0"/>
          <w:sz w:val="24"/>
          <w14:ligatures w14:val="none"/>
        </w:rPr>
        <w:t xml:space="preserve">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from observations </w:t>
      </w:r>
      <w:r w:rsidR="00AA7D73">
        <w:rPr>
          <w:rFonts w:ascii="Calibri" w:eastAsia="宋体" w:hAnsi="Calibri" w:cs="Calibri" w:hint="eastAsia"/>
          <w:color w:val="000000"/>
          <w:kern w:val="0"/>
          <w:sz w:val="24"/>
          <w14:ligatures w14:val="none"/>
        </w:rPr>
        <w:t>were</w:t>
      </w:r>
      <w:r w:rsidR="00671094" w:rsidRPr="00671094">
        <w:rPr>
          <w:rFonts w:ascii="Calibri" w:eastAsia="宋体" w:hAnsi="Calibri" w:cs="Calibri"/>
          <w:color w:val="000000"/>
          <w:kern w:val="0"/>
          <w:sz w:val="24"/>
          <w14:ligatures w14:val="none"/>
        </w:rPr>
        <w:t xml:space="preserve"> integrated with retrospective NWP forecasts (EC-WRF and GFS-WRF) to </w:t>
      </w:r>
      <w:r w:rsidR="005F1D4B">
        <w:rPr>
          <w:rFonts w:ascii="Calibri" w:eastAsia="宋体" w:hAnsi="Calibri" w:cs="Calibri" w:hint="eastAsia"/>
          <w:color w:val="000000"/>
          <w:kern w:val="0"/>
          <w:sz w:val="24"/>
          <w14:ligatures w14:val="none"/>
        </w:rPr>
        <w:t>perform</w:t>
      </w:r>
      <w:r w:rsidR="00671094" w:rsidRPr="00671094">
        <w:rPr>
          <w:rFonts w:ascii="Calibri" w:eastAsia="宋体" w:hAnsi="Calibri" w:cs="Calibri"/>
          <w:color w:val="000000"/>
          <w:kern w:val="0"/>
          <w:sz w:val="24"/>
          <w14:ligatures w14:val="none"/>
        </w:rPr>
        <w:t xml:space="preserve"> day-</w:t>
      </w:r>
      <w:r w:rsidR="00671094" w:rsidRPr="00671094">
        <w:rPr>
          <w:rFonts w:ascii="Calibri" w:eastAsia="宋体" w:hAnsi="Calibri" w:cs="Calibri"/>
          <w:color w:val="000000"/>
          <w:kern w:val="0"/>
          <w:sz w:val="24"/>
          <w14:ligatures w14:val="none"/>
        </w:rPr>
        <w:lastRenderedPageBreak/>
        <w:t xml:space="preserve">ahead power forecasting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r w:rsidR="00D54A86">
        <w:rPr>
          <w:rFonts w:ascii="Calibri" w:eastAsia="宋体" w:hAnsi="Calibri" w:cs="Calibri" w:hint="eastAsia"/>
          <w:color w:val="000000"/>
          <w:kern w:val="0"/>
          <w:sz w:val="24"/>
          <w14:ligatures w14:val="none"/>
        </w:rPr>
        <w:t>Our</w:t>
      </w:r>
      <w:r w:rsidR="00D54A86"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commentRangeStart w:id="29"/>
      <w:commentRangeStart w:id="30"/>
      <w:r w:rsidR="00AA35E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provide</w:t>
      </w:r>
      <w:r w:rsidR="00AA35E6">
        <w:rPr>
          <w:rFonts w:ascii="Calibri" w:eastAsia="宋体" w:hAnsi="Calibri" w:cs="Calibri"/>
          <w:color w:val="000000"/>
          <w:kern w:val="0"/>
          <w:sz w:val="24"/>
          <w14:ligatures w14:val="none"/>
        </w:rPr>
        <w:t>s</w:t>
      </w:r>
      <w:commentRangeEnd w:id="29"/>
      <w:r w:rsidR="0078633F">
        <w:rPr>
          <w:rStyle w:val="af6"/>
        </w:rPr>
        <w:commentReference w:id="29"/>
      </w:r>
      <w:commentRangeEnd w:id="30"/>
      <w:r w:rsidR="00136021">
        <w:rPr>
          <w:rStyle w:val="af6"/>
        </w:rPr>
        <w:commentReference w:id="30"/>
      </w:r>
      <w:r w:rsidR="00494AA6" w:rsidRPr="00494AA6">
        <w:rPr>
          <w:rFonts w:ascii="Calibri" w:eastAsia="宋体" w:hAnsi="Calibri" w:cs="Calibri"/>
          <w:color w:val="000000"/>
          <w:kern w:val="0"/>
          <w:sz w:val="24"/>
          <w14:ligatures w14:val="none"/>
        </w:rPr>
        <w:t xml:space="preserv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w:t>
      </w:r>
      <w:r w:rsidRPr="00960A35">
        <w:rPr>
          <w:rFonts w:ascii="Calibri" w:hAnsi="Calibri" w:cs="Calibri"/>
          <w:color w:val="000000"/>
          <w:sz w:val="24"/>
        </w:rPr>
        <w:lastRenderedPageBreak/>
        <w:t xml:space="preserve">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lastRenderedPageBreak/>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w:t>
      </w:r>
      <w:r w:rsidRPr="00960A35">
        <w:rPr>
          <w:rFonts w:ascii="Calibri" w:hAnsi="Calibri" w:cs="Calibri"/>
          <w:color w:val="000000"/>
          <w:sz w:val="24"/>
        </w:rPr>
        <w:lastRenderedPageBreak/>
        <w:t xml:space="preserve">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xiaxin" w:date="2025-12-01T10:20:00Z" w:initials="x">
    <w:p w14:paraId="7B65EFCC" w14:textId="5722734B" w:rsidR="00DD5CAB" w:rsidRDefault="00DD5CAB">
      <w:pPr>
        <w:pStyle w:val="af7"/>
      </w:pPr>
      <w:r>
        <w:rPr>
          <w:rStyle w:val="af6"/>
        </w:rPr>
        <w:annotationRef/>
      </w:r>
      <w:r>
        <w:rPr>
          <w:rFonts w:hint="eastAsia"/>
        </w:rPr>
        <w:t>我认为原来这个题目更清晰</w:t>
      </w:r>
    </w:p>
  </w:comment>
  <w:comment w:id="4" w:author="Supeng Zhang" w:date="2025-12-01T13:46:00Z" w:initials="SZ">
    <w:p w14:paraId="3506CCBB" w14:textId="77777777" w:rsidR="002A6D62" w:rsidRDefault="002A6D62" w:rsidP="002A6D62">
      <w:pPr>
        <w:pStyle w:val="af7"/>
      </w:pPr>
      <w:r>
        <w:rPr>
          <w:rStyle w:val="af6"/>
          <w:rFonts w:hint="eastAsia"/>
        </w:rPr>
        <w:annotationRef/>
      </w:r>
      <w:r>
        <w:rPr>
          <w:rFonts w:hint="eastAsia"/>
        </w:rPr>
        <w:t>建议在后面加几个单次把这种做法的作用凸显出来</w:t>
      </w:r>
    </w:p>
  </w:comment>
  <w:comment w:id="5" w:author="xiaxin" w:date="2025-12-01T14:46:00Z" w:initials="x">
    <w:p w14:paraId="58F2B160" w14:textId="2A0930BB" w:rsidR="008C66C7" w:rsidRDefault="008C66C7">
      <w:pPr>
        <w:pStyle w:val="af7"/>
        <w:rPr>
          <w:rFonts w:hint="eastAsia"/>
        </w:rPr>
      </w:pPr>
      <w:r>
        <w:rPr>
          <w:rStyle w:val="af6"/>
        </w:rPr>
        <w:annotationRef/>
      </w:r>
      <w:r>
        <w:rPr>
          <w:rFonts w:hint="eastAsia"/>
        </w:rPr>
        <w:t>作用是</w:t>
      </w:r>
      <w:r w:rsidR="00283E90">
        <w:rPr>
          <w:rFonts w:hint="eastAsia"/>
        </w:rPr>
        <w:t>：</w:t>
      </w:r>
      <w:r>
        <w:rPr>
          <w:rFonts w:hint="eastAsia"/>
        </w:rPr>
        <w:t>把这两类一起</w:t>
      </w:r>
      <w:r w:rsidR="00283E90">
        <w:rPr>
          <w:rFonts w:hint="eastAsia"/>
        </w:rPr>
        <w:t>详细</w:t>
      </w:r>
      <w:r>
        <w:rPr>
          <w:rFonts w:hint="eastAsia"/>
        </w:rPr>
        <w:t>考虑</w:t>
      </w:r>
      <w:r w:rsidR="00283E90">
        <w:rPr>
          <w:rFonts w:hint="eastAsia"/>
        </w:rPr>
        <w:t>作为</w:t>
      </w:r>
      <w:r>
        <w:t>inputs</w:t>
      </w:r>
    </w:p>
  </w:comment>
  <w:comment w:id="7" w:author="Supeng Zhang" w:date="2025-12-01T13:48:00Z" w:initials="SZ">
    <w:p w14:paraId="5F06C184" w14:textId="77777777" w:rsidR="00180B5A" w:rsidRDefault="00180B5A" w:rsidP="00180B5A">
      <w:pPr>
        <w:pStyle w:val="af7"/>
      </w:pPr>
      <w:r>
        <w:rPr>
          <w:rStyle w:val="af6"/>
          <w:rFonts w:hint="eastAsia"/>
        </w:rPr>
        <w:annotationRef/>
      </w:r>
      <w:r>
        <w:rPr>
          <w:rFonts w:hint="eastAsia"/>
        </w:rPr>
        <w:t>检查一下这几篇文献是否可以合并</w:t>
      </w:r>
    </w:p>
  </w:comment>
  <w:comment w:id="8" w:author="xiaxin" w:date="2025-12-01T14:46:00Z" w:initials="x">
    <w:p w14:paraId="62FC669F" w14:textId="17C674A0" w:rsidR="008C66C7" w:rsidRDefault="008C66C7">
      <w:pPr>
        <w:pStyle w:val="af7"/>
      </w:pPr>
      <w:r>
        <w:rPr>
          <w:rStyle w:val="af6"/>
        </w:rPr>
        <w:annotationRef/>
      </w:r>
      <w:r>
        <w:rPr>
          <w:rFonts w:hint="eastAsia"/>
        </w:rPr>
        <w:t>我</w:t>
      </w:r>
      <w:r w:rsidR="00A74B95">
        <w:rPr>
          <w:rFonts w:hint="eastAsia"/>
        </w:rPr>
        <w:t>并</w:t>
      </w:r>
      <w:r>
        <w:rPr>
          <w:rFonts w:hint="eastAsia"/>
        </w:rPr>
        <w:t>不想合并</w:t>
      </w:r>
      <w:r w:rsidR="00A74B95">
        <w:rPr>
          <w:rFonts w:hint="eastAsia"/>
        </w:rPr>
        <w:t>，如果你认为合并好，那你就合并吧</w:t>
      </w:r>
    </w:p>
  </w:comment>
  <w:comment w:id="12" w:author="Supeng Zhang" w:date="2025-11-30T23:51:00Z" w:initials="SZ">
    <w:p w14:paraId="62F8C7DC" w14:textId="77777777" w:rsidR="00D01A98" w:rsidRDefault="00D01A98" w:rsidP="00D01A98">
      <w:pPr>
        <w:pStyle w:val="af7"/>
      </w:pPr>
      <w:r>
        <w:rPr>
          <w:rStyle w:val="af6"/>
          <w:rFonts w:hint="eastAsia"/>
        </w:rPr>
        <w:annotationRef/>
      </w:r>
      <w:r>
        <w:rPr>
          <w:rFonts w:hint="eastAsia"/>
        </w:rPr>
        <w:t>整个风电场尺度的研究，是不是应该放到下一段去？</w:t>
      </w:r>
    </w:p>
  </w:comment>
  <w:comment w:id="13" w:author="xiaxin" w:date="2025-12-01T10:01:00Z" w:initials="x">
    <w:p w14:paraId="2B28499B" w14:textId="0D94273E" w:rsidR="00CF3433" w:rsidRDefault="00CF3433">
      <w:pPr>
        <w:pStyle w:val="af7"/>
      </w:pPr>
      <w:r>
        <w:rPr>
          <w:rStyle w:val="af6"/>
        </w:rPr>
        <w:annotationRef/>
      </w:r>
      <w:r>
        <w:rPr>
          <w:rFonts w:hint="eastAsia"/>
        </w:rPr>
        <w:t>这个是为了引出下一段的风电场的相似研究。</w:t>
      </w:r>
    </w:p>
  </w:comment>
  <w:comment w:id="14" w:author="Supeng Zhang" w:date="2025-12-01T13:57:00Z" w:initials="SZ">
    <w:p w14:paraId="4D7268F5" w14:textId="77777777" w:rsidR="00903CBD" w:rsidRDefault="00903CBD" w:rsidP="00903CBD">
      <w:pPr>
        <w:pStyle w:val="af7"/>
      </w:pPr>
      <w:r>
        <w:rPr>
          <w:rStyle w:val="af6"/>
          <w:rFonts w:hint="eastAsia"/>
        </w:rPr>
        <w:annotationRef/>
      </w:r>
      <w:r>
        <w:rPr>
          <w:rFonts w:hint="eastAsia"/>
        </w:rPr>
        <w:t>不用在这里引出，把讲风电场尺度的研究的都放到下一段，引出风电场尺度的研究的话也放到下一段开头，这样使每一段的核心都明确。当然如果说这一段是在讲不同高度的风速，下一段主要讲的是尾流和flow-</w:t>
      </w:r>
      <w:proofErr w:type="spellStart"/>
      <w:r>
        <w:rPr>
          <w:rFonts w:hint="eastAsia"/>
        </w:rPr>
        <w:t>regiem</w:t>
      </w:r>
      <w:proofErr w:type="spellEnd"/>
      <w:r>
        <w:rPr>
          <w:rFonts w:hint="eastAsia"/>
        </w:rPr>
        <w:t>，那么可以在这一段里面既说单风机又说风电场尺度的事情。</w:t>
      </w:r>
    </w:p>
  </w:comment>
  <w:comment w:id="15" w:author="xiaxin" w:date="2025-12-01T14:42:00Z" w:initials="x">
    <w:p w14:paraId="768D9569" w14:textId="07B5DEDF" w:rsidR="00136021" w:rsidRDefault="00136021">
      <w:pPr>
        <w:pStyle w:val="af7"/>
      </w:pPr>
      <w:r>
        <w:rPr>
          <w:rStyle w:val="af6"/>
        </w:rPr>
        <w:annotationRef/>
      </w:r>
      <w:r>
        <w:rPr>
          <w:rFonts w:hint="eastAsia"/>
        </w:rPr>
        <w:t>我觉得不是很matter</w:t>
      </w:r>
    </w:p>
  </w:comment>
  <w:comment w:id="17" w:author="Supeng Zhang" w:date="2025-12-01T00:12:00Z" w:initials="SZ">
    <w:p w14:paraId="3411DD33" w14:textId="576C72CA" w:rsidR="00AD4A8B" w:rsidRDefault="00AD4A8B" w:rsidP="00AD4A8B">
      <w:pPr>
        <w:pStyle w:val="af7"/>
      </w:pPr>
      <w:r>
        <w:rPr>
          <w:rStyle w:val="af6"/>
          <w:rFonts w:hint="eastAsia"/>
        </w:rPr>
        <w:annotationRef/>
      </w:r>
      <w:r>
        <w:rPr>
          <w:rFonts w:hint="eastAsia"/>
        </w:rPr>
        <w:t>这一段很好，但是太长了，可以考虑精简文字，然后整合进上一段里。毕竟都是wind farm尺度的研究</w:t>
      </w:r>
    </w:p>
  </w:comment>
  <w:comment w:id="18" w:author="xiaxin" w:date="2025-12-01T10:09:00Z" w:initials="x">
    <w:p w14:paraId="2C6FD7D7" w14:textId="7D167AD8" w:rsidR="0077604A" w:rsidRDefault="0077604A">
      <w:pPr>
        <w:pStyle w:val="af7"/>
      </w:pPr>
      <w:r>
        <w:rPr>
          <w:rStyle w:val="af6"/>
        </w:rPr>
        <w:annotationRef/>
      </w:r>
      <w:r>
        <w:rPr>
          <w:rFonts w:hint="eastAsia"/>
        </w:rPr>
        <w:t>这段的目的是research motivation</w:t>
      </w:r>
    </w:p>
  </w:comment>
  <w:comment w:id="19" w:author="Supeng Zhang" w:date="2025-12-01T14:09:00Z" w:initials="SZ">
    <w:p w14:paraId="7931521C" w14:textId="77777777" w:rsidR="002633B3" w:rsidRDefault="002633B3" w:rsidP="002633B3">
      <w:pPr>
        <w:pStyle w:val="af7"/>
      </w:pPr>
      <w:r>
        <w:rPr>
          <w:rStyle w:val="af6"/>
          <w:rFonts w:hint="eastAsia"/>
        </w:rPr>
        <w:annotationRef/>
      </w:r>
      <w:r>
        <w:rPr>
          <w:rFonts w:hint="eastAsia"/>
        </w:rPr>
        <w:t>Research motivation</w:t>
      </w:r>
      <w:r>
        <w:rPr>
          <w:rFonts w:hint="eastAsia"/>
        </w:rPr>
        <w:t>应该放进最后一段的开头，只用一句话说清楚就行，就说你为了解决什么问题而开展了这项研究。</w:t>
      </w:r>
    </w:p>
    <w:p w14:paraId="2A55D6DC" w14:textId="77777777" w:rsidR="002633B3" w:rsidRDefault="002633B3" w:rsidP="002633B3">
      <w:pPr>
        <w:pStyle w:val="af7"/>
      </w:pPr>
      <w:r>
        <w:rPr>
          <w:rFonts w:hint="eastAsia"/>
        </w:rPr>
        <w:t>这一段建议还是按照文献综述处理，说清楚目前研究的缺陷然后整合进上一段。</w:t>
      </w:r>
    </w:p>
  </w:comment>
  <w:comment w:id="20" w:author="xiaxin" w:date="2025-12-01T14:41:00Z" w:initials="x">
    <w:p w14:paraId="6B85E3FD" w14:textId="42E1A5B3" w:rsidR="00136021" w:rsidRDefault="00136021">
      <w:pPr>
        <w:pStyle w:val="af7"/>
      </w:pPr>
      <w:r>
        <w:rPr>
          <w:rStyle w:val="af6"/>
        </w:rPr>
        <w:annotationRef/>
      </w:r>
      <w:r>
        <w:rPr>
          <w:rFonts w:hint="eastAsia"/>
        </w:rPr>
        <w:t>不懂什么意思，我不觉得有问题。</w:t>
      </w:r>
    </w:p>
  </w:comment>
  <w:comment w:id="23" w:author="Supeng Zhang" w:date="2025-12-01T14:08:00Z" w:initials="SZ">
    <w:p w14:paraId="6F166818" w14:textId="3A607F59" w:rsidR="00291138" w:rsidRDefault="00291138" w:rsidP="00291138">
      <w:pPr>
        <w:pStyle w:val="af7"/>
      </w:pPr>
      <w:r>
        <w:rPr>
          <w:rStyle w:val="af6"/>
          <w:rFonts w:hint="eastAsia"/>
        </w:rPr>
        <w:annotationRef/>
      </w:r>
      <w:r>
        <w:rPr>
          <w:rFonts w:hint="eastAsia"/>
        </w:rPr>
        <w:t>什么东西的10m相关性？这句话感觉没有说完</w:t>
      </w:r>
    </w:p>
  </w:comment>
  <w:comment w:id="24" w:author="xiaxin" w:date="2025-12-01T14:41:00Z" w:initials="x">
    <w:p w14:paraId="747CB4F5" w14:textId="3C9E823B" w:rsidR="00136021" w:rsidRDefault="00136021">
      <w:pPr>
        <w:pStyle w:val="af7"/>
      </w:pPr>
      <w:r>
        <w:rPr>
          <w:rStyle w:val="af6"/>
        </w:rPr>
        <w:annotationRef/>
      </w:r>
      <w:r>
        <w:rPr>
          <w:rFonts w:hint="eastAsia"/>
        </w:rPr>
        <w:t>感觉是有点读的不顺，但是我也不知道问题在哪儿。</w:t>
      </w:r>
    </w:p>
  </w:comment>
  <w:comment w:id="21" w:author="Supeng Zhang" w:date="2025-12-01T14:13:00Z" w:initials="SZ">
    <w:p w14:paraId="47BC5C38" w14:textId="77777777" w:rsidR="002633B3" w:rsidRDefault="002633B3" w:rsidP="002633B3">
      <w:pPr>
        <w:pStyle w:val="af7"/>
      </w:pPr>
      <w:r>
        <w:rPr>
          <w:rStyle w:val="af6"/>
          <w:rFonts w:hint="eastAsia"/>
        </w:rPr>
        <w:annotationRef/>
      </w:r>
      <w:r>
        <w:rPr>
          <w:rFonts w:hint="eastAsia"/>
        </w:rPr>
        <w:t>这些是对前面的研究缺陷的总结吧？</w:t>
      </w:r>
    </w:p>
    <w:p w14:paraId="793DE4E4" w14:textId="77777777" w:rsidR="002633B3" w:rsidRDefault="002633B3" w:rsidP="002633B3">
      <w:pPr>
        <w:pStyle w:val="af7"/>
      </w:pPr>
      <w:r>
        <w:rPr>
          <w:rFonts w:hint="eastAsia"/>
        </w:rPr>
        <w:t>我建议不要单独写这么长一段，在前面每一个相应的文献综述介绍完之后的最后一句话里面说一下相关研究的缺陷是什么就行。</w:t>
      </w:r>
    </w:p>
  </w:comment>
  <w:comment w:id="22" w:author="xiaxin" w:date="2025-12-01T14:41:00Z" w:initials="x">
    <w:p w14:paraId="025EF9C7" w14:textId="46D23007" w:rsidR="00136021" w:rsidRDefault="00136021">
      <w:pPr>
        <w:pStyle w:val="af7"/>
      </w:pPr>
      <w:r>
        <w:rPr>
          <w:rStyle w:val="af6"/>
        </w:rPr>
        <w:annotationRef/>
      </w:r>
      <w:r w:rsidR="00A74B95">
        <w:rPr>
          <w:rFonts w:hint="eastAsia"/>
        </w:rPr>
        <w:t>不明白</w:t>
      </w:r>
    </w:p>
  </w:comment>
  <w:comment w:id="25" w:author="Supeng Zhang" w:date="2025-12-01T00:20:00Z" w:initials="SZ">
    <w:p w14:paraId="27128D97" w14:textId="1E6B2EC9" w:rsidR="00457F12" w:rsidRDefault="00457F12" w:rsidP="00457F12">
      <w:pPr>
        <w:pStyle w:val="af7"/>
      </w:pPr>
      <w:r>
        <w:rPr>
          <w:rStyle w:val="af6"/>
          <w:rFonts w:hint="eastAsia"/>
        </w:rPr>
        <w:annotationRef/>
      </w:r>
      <w:r>
        <w:rPr>
          <w:rFonts w:hint="eastAsia"/>
        </w:rPr>
        <w:t>Briefly state what the issues is. Using several words.</w:t>
      </w:r>
    </w:p>
  </w:comment>
  <w:comment w:id="26" w:author="Supeng Zhang" w:date="2025-12-01T14:15:00Z" w:initials="SZ">
    <w:p w14:paraId="4115B9AA" w14:textId="77777777" w:rsidR="009721D6" w:rsidRDefault="009721D6" w:rsidP="009721D6">
      <w:pPr>
        <w:pStyle w:val="af7"/>
      </w:pPr>
      <w:r>
        <w:rPr>
          <w:rStyle w:val="af6"/>
          <w:rFonts w:hint="eastAsia"/>
        </w:rPr>
        <w:annotationRef/>
      </w:r>
      <w:r>
        <w:rPr>
          <w:rFonts w:hint="eastAsia"/>
        </w:rPr>
        <w:t>这里应该写你的research motivation，这些issues需要解释一下，解决它们就是你的motivation</w:t>
      </w:r>
    </w:p>
  </w:comment>
  <w:comment w:id="27" w:author="Supeng Zhang" w:date="2025-12-01T14:15:00Z" w:initials="SZ">
    <w:p w14:paraId="144C5E66" w14:textId="77777777" w:rsidR="009721D6" w:rsidRDefault="009721D6" w:rsidP="009721D6">
      <w:pPr>
        <w:pStyle w:val="af7"/>
      </w:pPr>
      <w:r>
        <w:rPr>
          <w:rStyle w:val="af6"/>
          <w:rFonts w:hint="eastAsia"/>
        </w:rPr>
        <w:annotationRef/>
      </w:r>
      <w:r>
        <w:rPr>
          <w:rFonts w:hint="eastAsia"/>
        </w:rPr>
        <w:t>但是不要解释得太长了，一个从句，或者一句话就行</w:t>
      </w:r>
    </w:p>
  </w:comment>
  <w:comment w:id="28" w:author="xiaxin" w:date="2025-12-01T14:40:00Z" w:initials="x">
    <w:p w14:paraId="3E090931" w14:textId="027743D6" w:rsidR="00136021" w:rsidRDefault="00136021">
      <w:pPr>
        <w:pStyle w:val="af7"/>
      </w:pPr>
      <w:r>
        <w:rPr>
          <w:rStyle w:val="af6"/>
        </w:rPr>
        <w:annotationRef/>
      </w:r>
      <w:r>
        <w:rPr>
          <w:rFonts w:hint="eastAsia"/>
        </w:rPr>
        <w:t>我不知道是啥motivation，</w:t>
      </w:r>
      <w:r w:rsidR="00C92C0D">
        <w:rPr>
          <w:rFonts w:hint="eastAsia"/>
        </w:rPr>
        <w:t>我</w:t>
      </w:r>
      <w:r>
        <w:rPr>
          <w:rFonts w:hint="eastAsia"/>
        </w:rPr>
        <w:t>不会改</w:t>
      </w:r>
      <w:r w:rsidR="00C92C0D">
        <w:rPr>
          <w:rFonts w:hint="eastAsia"/>
        </w:rPr>
        <w:t>并且</w:t>
      </w:r>
      <w:r>
        <w:rPr>
          <w:rFonts w:hint="eastAsia"/>
        </w:rPr>
        <w:t>我不觉得</w:t>
      </w:r>
      <w:r w:rsidR="00C92C0D">
        <w:rPr>
          <w:rFonts w:hint="eastAsia"/>
        </w:rPr>
        <w:t>这段</w:t>
      </w:r>
      <w:r>
        <w:rPr>
          <w:rFonts w:hint="eastAsia"/>
        </w:rPr>
        <w:t>有问题</w:t>
      </w:r>
    </w:p>
  </w:comment>
  <w:comment w:id="29" w:author="Supeng Zhang" w:date="2025-12-01T14:27:00Z" w:initials="SZ">
    <w:p w14:paraId="0B5175D0" w14:textId="77777777" w:rsidR="00317EBF" w:rsidRDefault="0078633F" w:rsidP="00317EBF">
      <w:pPr>
        <w:pStyle w:val="af7"/>
      </w:pPr>
      <w:r>
        <w:rPr>
          <w:rStyle w:val="af6"/>
          <w:rFonts w:hint="eastAsia"/>
        </w:rPr>
        <w:annotationRef/>
      </w:r>
      <w:r w:rsidR="00317EBF">
        <w:rPr>
          <w:rFonts w:hint="eastAsia"/>
        </w:rPr>
        <w:t>尽量避免把研究的implication说得太肯定，可以说could 或者would provide …...</w:t>
      </w:r>
    </w:p>
  </w:comment>
  <w:comment w:id="30" w:author="xiaxin" w:date="2025-12-01T14:39:00Z" w:initials="x">
    <w:p w14:paraId="76B87742" w14:textId="0A5380E1" w:rsidR="00136021" w:rsidRDefault="00136021">
      <w:pPr>
        <w:pStyle w:val="af7"/>
        <w:rPr>
          <w:rFonts w:hint="eastAsia"/>
        </w:rPr>
      </w:pPr>
      <w:r>
        <w:rPr>
          <w:rStyle w:val="af6"/>
        </w:rPr>
        <w:annotationRef/>
      </w:r>
      <w:r>
        <w:rPr>
          <w:rFonts w:hint="eastAsia"/>
        </w:rPr>
        <w:t>不同意，如果要用</w:t>
      </w:r>
      <w:r>
        <w:t>may</w:t>
      </w:r>
      <w:r>
        <w:rPr>
          <w:rFonts w:hint="eastAsia"/>
        </w:rPr>
        <w:t>的话就很弱，那我们做这个工作就没有很必要了。意义大打折扣，况且我们发现这个问题然后去改进，却有提升啊。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5EFCC" w15:done="0"/>
  <w15:commentEx w15:paraId="3506CCBB" w15:paraIdParent="7B65EFCC" w15:done="0"/>
  <w15:commentEx w15:paraId="58F2B160" w15:paraIdParent="7B65EFCC" w15:done="0"/>
  <w15:commentEx w15:paraId="5F06C184" w15:done="0"/>
  <w15:commentEx w15:paraId="62FC669F" w15:paraIdParent="5F06C184" w15:done="0"/>
  <w15:commentEx w15:paraId="62F8C7DC" w15:done="0"/>
  <w15:commentEx w15:paraId="2B28499B" w15:paraIdParent="62F8C7DC" w15:done="0"/>
  <w15:commentEx w15:paraId="4D7268F5" w15:paraIdParent="62F8C7DC" w15:done="0"/>
  <w15:commentEx w15:paraId="768D9569" w15:paraIdParent="62F8C7DC" w15:done="0"/>
  <w15:commentEx w15:paraId="3411DD33" w15:done="0"/>
  <w15:commentEx w15:paraId="2C6FD7D7" w15:paraIdParent="3411DD33" w15:done="0"/>
  <w15:commentEx w15:paraId="2A55D6DC" w15:paraIdParent="3411DD33" w15:done="0"/>
  <w15:commentEx w15:paraId="6B85E3FD" w15:paraIdParent="3411DD33" w15:done="0"/>
  <w15:commentEx w15:paraId="6F166818" w15:done="0"/>
  <w15:commentEx w15:paraId="747CB4F5" w15:paraIdParent="6F166818" w15:done="0"/>
  <w15:commentEx w15:paraId="793DE4E4" w15:done="0"/>
  <w15:commentEx w15:paraId="025EF9C7" w15:paraIdParent="793DE4E4" w15:done="0"/>
  <w15:commentEx w15:paraId="27128D97" w15:done="0"/>
  <w15:commentEx w15:paraId="4115B9AA" w15:paraIdParent="27128D97" w15:done="0"/>
  <w15:commentEx w15:paraId="144C5E66" w15:paraIdParent="27128D97" w15:done="0"/>
  <w15:commentEx w15:paraId="3E090931" w15:paraIdParent="27128D97" w15:done="0"/>
  <w15:commentEx w15:paraId="0B5175D0" w15:done="0"/>
  <w15:commentEx w15:paraId="76B87742" w15:paraIdParent="0B5175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EC9DC" w16cex:dateUtc="2025-12-01T02:20:00Z"/>
  <w16cex:commentExtensible w16cex:durableId="40A37A6E" w16cex:dateUtc="2025-12-01T05:46:00Z"/>
  <w16cex:commentExtensible w16cex:durableId="784C651D" w16cex:dateUtc="2025-12-01T06:46:00Z"/>
  <w16cex:commentExtensible w16cex:durableId="306D6F00" w16cex:dateUtc="2025-12-01T05:48:00Z"/>
  <w16cex:commentExtensible w16cex:durableId="2B99F034" w16cex:dateUtc="2025-12-01T06:46:00Z"/>
  <w16cex:commentExtensible w16cex:durableId="3BE3473C" w16cex:dateUtc="2025-11-30T15:51:00Z"/>
  <w16cex:commentExtensible w16cex:durableId="10F2B531" w16cex:dateUtc="2025-12-01T02:01:00Z"/>
  <w16cex:commentExtensible w16cex:durableId="55A3B95D" w16cex:dateUtc="2025-12-01T05:57:00Z"/>
  <w16cex:commentExtensible w16cex:durableId="66194797" w16cex:dateUtc="2025-12-01T06:42:00Z"/>
  <w16cex:commentExtensible w16cex:durableId="631B7BB1" w16cex:dateUtc="2025-11-30T16:12:00Z"/>
  <w16cex:commentExtensible w16cex:durableId="29D2B4C5" w16cex:dateUtc="2025-12-01T02:09:00Z"/>
  <w16cex:commentExtensible w16cex:durableId="4BD95BE7" w16cex:dateUtc="2025-12-01T06:09:00Z"/>
  <w16cex:commentExtensible w16cex:durableId="00459798" w16cex:dateUtc="2025-12-01T06:41:00Z"/>
  <w16cex:commentExtensible w16cex:durableId="49DE3184" w16cex:dateUtc="2025-12-01T06:08:00Z"/>
  <w16cex:commentExtensible w16cex:durableId="018A62F1" w16cex:dateUtc="2025-12-01T06:41:00Z"/>
  <w16cex:commentExtensible w16cex:durableId="1BF69F09" w16cex:dateUtc="2025-12-01T06:13:00Z"/>
  <w16cex:commentExtensible w16cex:durableId="6BC7BDA4" w16cex:dateUtc="2025-12-01T06:41:00Z"/>
  <w16cex:commentExtensible w16cex:durableId="5A3782C4" w16cex:dateUtc="2025-11-30T16:20:00Z"/>
  <w16cex:commentExtensible w16cex:durableId="7B5495F2" w16cex:dateUtc="2025-12-01T06:15:00Z"/>
  <w16cex:commentExtensible w16cex:durableId="0F780D6D" w16cex:dateUtc="2025-12-01T06:15:00Z"/>
  <w16cex:commentExtensible w16cex:durableId="78FBE3C2" w16cex:dateUtc="2025-12-01T06:40:00Z"/>
  <w16cex:commentExtensible w16cex:durableId="4A2C78CE" w16cex:dateUtc="2025-12-01T06:27:00Z"/>
  <w16cex:commentExtensible w16cex:durableId="745A7295" w16cex:dateUtc="2025-12-01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5EFCC" w16cid:durableId="0FDEC9DC"/>
  <w16cid:commentId w16cid:paraId="3506CCBB" w16cid:durableId="40A37A6E"/>
  <w16cid:commentId w16cid:paraId="58F2B160" w16cid:durableId="784C651D"/>
  <w16cid:commentId w16cid:paraId="5F06C184" w16cid:durableId="306D6F00"/>
  <w16cid:commentId w16cid:paraId="62FC669F" w16cid:durableId="2B99F034"/>
  <w16cid:commentId w16cid:paraId="62F8C7DC" w16cid:durableId="3BE3473C"/>
  <w16cid:commentId w16cid:paraId="2B28499B" w16cid:durableId="10F2B531"/>
  <w16cid:commentId w16cid:paraId="4D7268F5" w16cid:durableId="55A3B95D"/>
  <w16cid:commentId w16cid:paraId="768D9569" w16cid:durableId="66194797"/>
  <w16cid:commentId w16cid:paraId="3411DD33" w16cid:durableId="631B7BB1"/>
  <w16cid:commentId w16cid:paraId="2C6FD7D7" w16cid:durableId="29D2B4C5"/>
  <w16cid:commentId w16cid:paraId="2A55D6DC" w16cid:durableId="4BD95BE7"/>
  <w16cid:commentId w16cid:paraId="6B85E3FD" w16cid:durableId="00459798"/>
  <w16cid:commentId w16cid:paraId="6F166818" w16cid:durableId="49DE3184"/>
  <w16cid:commentId w16cid:paraId="747CB4F5" w16cid:durableId="018A62F1"/>
  <w16cid:commentId w16cid:paraId="793DE4E4" w16cid:durableId="1BF69F09"/>
  <w16cid:commentId w16cid:paraId="025EF9C7" w16cid:durableId="6BC7BDA4"/>
  <w16cid:commentId w16cid:paraId="27128D97" w16cid:durableId="5A3782C4"/>
  <w16cid:commentId w16cid:paraId="4115B9AA" w16cid:durableId="7B5495F2"/>
  <w16cid:commentId w16cid:paraId="144C5E66" w16cid:durableId="0F780D6D"/>
  <w16cid:commentId w16cid:paraId="3E090931" w16cid:durableId="78FBE3C2"/>
  <w16cid:commentId w16cid:paraId="0B5175D0" w16cid:durableId="4A2C78CE"/>
  <w16cid:commentId w16cid:paraId="76B87742" w16cid:durableId="745A7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DDAC" w14:textId="77777777" w:rsidR="00F07124" w:rsidRDefault="00F07124" w:rsidP="007144ED">
      <w:pPr>
        <w:spacing w:after="0" w:line="240" w:lineRule="auto"/>
      </w:pPr>
      <w:r>
        <w:separator/>
      </w:r>
    </w:p>
  </w:endnote>
  <w:endnote w:type="continuationSeparator" w:id="0">
    <w:p w14:paraId="054C695C" w14:textId="77777777" w:rsidR="00F07124" w:rsidRDefault="00F07124"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20E5" w14:textId="77777777" w:rsidR="00F07124" w:rsidRDefault="00F07124" w:rsidP="007144ED">
      <w:pPr>
        <w:spacing w:after="0" w:line="240" w:lineRule="auto"/>
      </w:pPr>
      <w:r>
        <w:separator/>
      </w:r>
    </w:p>
  </w:footnote>
  <w:footnote w:type="continuationSeparator" w:id="0">
    <w:p w14:paraId="006CD108" w14:textId="77777777" w:rsidR="00F07124" w:rsidRDefault="00F07124"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xin">
    <w15:presenceInfo w15:providerId="None" w15:userId="xiaxin"/>
  </w15:person>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27E3A"/>
    <w:rsid w:val="0003176D"/>
    <w:rsid w:val="00041D05"/>
    <w:rsid w:val="00042E0B"/>
    <w:rsid w:val="0006189D"/>
    <w:rsid w:val="00061A68"/>
    <w:rsid w:val="00061B9A"/>
    <w:rsid w:val="00062514"/>
    <w:rsid w:val="00091910"/>
    <w:rsid w:val="000A7979"/>
    <w:rsid w:val="000B04C1"/>
    <w:rsid w:val="000B1D17"/>
    <w:rsid w:val="000B5C40"/>
    <w:rsid w:val="000C14DC"/>
    <w:rsid w:val="000C2457"/>
    <w:rsid w:val="000E1414"/>
    <w:rsid w:val="000F03A7"/>
    <w:rsid w:val="00131A13"/>
    <w:rsid w:val="00136021"/>
    <w:rsid w:val="00137CC6"/>
    <w:rsid w:val="00141881"/>
    <w:rsid w:val="001466B0"/>
    <w:rsid w:val="00161C2C"/>
    <w:rsid w:val="0016658F"/>
    <w:rsid w:val="00167F30"/>
    <w:rsid w:val="00173643"/>
    <w:rsid w:val="00180B5A"/>
    <w:rsid w:val="0018194D"/>
    <w:rsid w:val="00191F33"/>
    <w:rsid w:val="001938B1"/>
    <w:rsid w:val="001948F6"/>
    <w:rsid w:val="00197B8F"/>
    <w:rsid w:val="001A160B"/>
    <w:rsid w:val="001A3EEA"/>
    <w:rsid w:val="001A5216"/>
    <w:rsid w:val="001B1B35"/>
    <w:rsid w:val="001B2DB1"/>
    <w:rsid w:val="001C4D4C"/>
    <w:rsid w:val="001D4C8D"/>
    <w:rsid w:val="001D61F8"/>
    <w:rsid w:val="001E6530"/>
    <w:rsid w:val="001F1B4A"/>
    <w:rsid w:val="001F3479"/>
    <w:rsid w:val="002013D5"/>
    <w:rsid w:val="00201916"/>
    <w:rsid w:val="00202400"/>
    <w:rsid w:val="00207993"/>
    <w:rsid w:val="002102C4"/>
    <w:rsid w:val="00211AD7"/>
    <w:rsid w:val="00216B7A"/>
    <w:rsid w:val="00217F0B"/>
    <w:rsid w:val="002267EB"/>
    <w:rsid w:val="00231F7C"/>
    <w:rsid w:val="00234729"/>
    <w:rsid w:val="00234767"/>
    <w:rsid w:val="00237E8A"/>
    <w:rsid w:val="0024501A"/>
    <w:rsid w:val="00254221"/>
    <w:rsid w:val="002633B3"/>
    <w:rsid w:val="0026407D"/>
    <w:rsid w:val="00267713"/>
    <w:rsid w:val="00271C64"/>
    <w:rsid w:val="0027516F"/>
    <w:rsid w:val="002759AA"/>
    <w:rsid w:val="00276643"/>
    <w:rsid w:val="00280274"/>
    <w:rsid w:val="00280414"/>
    <w:rsid w:val="00283E90"/>
    <w:rsid w:val="00291138"/>
    <w:rsid w:val="002925DE"/>
    <w:rsid w:val="00296C53"/>
    <w:rsid w:val="00296D3E"/>
    <w:rsid w:val="002A6D62"/>
    <w:rsid w:val="002B7705"/>
    <w:rsid w:val="002C443F"/>
    <w:rsid w:val="002D002E"/>
    <w:rsid w:val="002D356C"/>
    <w:rsid w:val="002E4720"/>
    <w:rsid w:val="002E7183"/>
    <w:rsid w:val="002F46B3"/>
    <w:rsid w:val="002F721D"/>
    <w:rsid w:val="00300A44"/>
    <w:rsid w:val="00311C0F"/>
    <w:rsid w:val="00311F01"/>
    <w:rsid w:val="00312D1E"/>
    <w:rsid w:val="00312DCB"/>
    <w:rsid w:val="00314C88"/>
    <w:rsid w:val="00316F83"/>
    <w:rsid w:val="00317EBF"/>
    <w:rsid w:val="00324F8B"/>
    <w:rsid w:val="00334699"/>
    <w:rsid w:val="00353B66"/>
    <w:rsid w:val="00357447"/>
    <w:rsid w:val="00360724"/>
    <w:rsid w:val="00360E8A"/>
    <w:rsid w:val="00373A14"/>
    <w:rsid w:val="003827D9"/>
    <w:rsid w:val="0038664E"/>
    <w:rsid w:val="00391FA4"/>
    <w:rsid w:val="00393710"/>
    <w:rsid w:val="00394449"/>
    <w:rsid w:val="003978C1"/>
    <w:rsid w:val="003B6D68"/>
    <w:rsid w:val="003C3BBD"/>
    <w:rsid w:val="003C6614"/>
    <w:rsid w:val="003C7458"/>
    <w:rsid w:val="003D25A2"/>
    <w:rsid w:val="003D5CAA"/>
    <w:rsid w:val="003E4261"/>
    <w:rsid w:val="003F5143"/>
    <w:rsid w:val="004005D9"/>
    <w:rsid w:val="00401647"/>
    <w:rsid w:val="004053DC"/>
    <w:rsid w:val="004074DC"/>
    <w:rsid w:val="004128A5"/>
    <w:rsid w:val="00413D21"/>
    <w:rsid w:val="00414955"/>
    <w:rsid w:val="00414F1D"/>
    <w:rsid w:val="004474AF"/>
    <w:rsid w:val="0045153D"/>
    <w:rsid w:val="0045486E"/>
    <w:rsid w:val="00455E8F"/>
    <w:rsid w:val="00456E4F"/>
    <w:rsid w:val="00457F12"/>
    <w:rsid w:val="00460D2C"/>
    <w:rsid w:val="00464511"/>
    <w:rsid w:val="00465803"/>
    <w:rsid w:val="0047082B"/>
    <w:rsid w:val="00481C42"/>
    <w:rsid w:val="00484DD5"/>
    <w:rsid w:val="004872BD"/>
    <w:rsid w:val="00494807"/>
    <w:rsid w:val="00494AA6"/>
    <w:rsid w:val="00497CE5"/>
    <w:rsid w:val="004B1E8D"/>
    <w:rsid w:val="004C0655"/>
    <w:rsid w:val="004C2EC3"/>
    <w:rsid w:val="004C727A"/>
    <w:rsid w:val="004D07ED"/>
    <w:rsid w:val="004D27B3"/>
    <w:rsid w:val="004D2C15"/>
    <w:rsid w:val="004D4E85"/>
    <w:rsid w:val="004E2D6A"/>
    <w:rsid w:val="004F237F"/>
    <w:rsid w:val="004F54CC"/>
    <w:rsid w:val="00504287"/>
    <w:rsid w:val="00506207"/>
    <w:rsid w:val="00506216"/>
    <w:rsid w:val="00523717"/>
    <w:rsid w:val="0052632F"/>
    <w:rsid w:val="005519F8"/>
    <w:rsid w:val="005547DB"/>
    <w:rsid w:val="005556C2"/>
    <w:rsid w:val="00557AD4"/>
    <w:rsid w:val="00561CD6"/>
    <w:rsid w:val="005675A6"/>
    <w:rsid w:val="00587EF3"/>
    <w:rsid w:val="00590D96"/>
    <w:rsid w:val="0059482B"/>
    <w:rsid w:val="005A0788"/>
    <w:rsid w:val="005A6592"/>
    <w:rsid w:val="005B0671"/>
    <w:rsid w:val="005B3BF3"/>
    <w:rsid w:val="005B4472"/>
    <w:rsid w:val="005C1D26"/>
    <w:rsid w:val="005C27DB"/>
    <w:rsid w:val="005C6146"/>
    <w:rsid w:val="005C6676"/>
    <w:rsid w:val="005D1DE4"/>
    <w:rsid w:val="005D5FC8"/>
    <w:rsid w:val="005E1018"/>
    <w:rsid w:val="005E11AE"/>
    <w:rsid w:val="005E1590"/>
    <w:rsid w:val="005E7115"/>
    <w:rsid w:val="005F024E"/>
    <w:rsid w:val="005F1559"/>
    <w:rsid w:val="005F1D4B"/>
    <w:rsid w:val="005F29C8"/>
    <w:rsid w:val="006040E9"/>
    <w:rsid w:val="006240F5"/>
    <w:rsid w:val="00624575"/>
    <w:rsid w:val="00630154"/>
    <w:rsid w:val="00637236"/>
    <w:rsid w:val="00644F6A"/>
    <w:rsid w:val="00661A31"/>
    <w:rsid w:val="00670753"/>
    <w:rsid w:val="00671094"/>
    <w:rsid w:val="0068000E"/>
    <w:rsid w:val="00684BAF"/>
    <w:rsid w:val="006923CE"/>
    <w:rsid w:val="00693D07"/>
    <w:rsid w:val="006A1ECD"/>
    <w:rsid w:val="006A1F5E"/>
    <w:rsid w:val="006A6089"/>
    <w:rsid w:val="006A7B7B"/>
    <w:rsid w:val="006B018D"/>
    <w:rsid w:val="006B3994"/>
    <w:rsid w:val="006B4576"/>
    <w:rsid w:val="006B6612"/>
    <w:rsid w:val="006C77C9"/>
    <w:rsid w:val="006D7847"/>
    <w:rsid w:val="006E3570"/>
    <w:rsid w:val="006E7CE8"/>
    <w:rsid w:val="00710F66"/>
    <w:rsid w:val="007144ED"/>
    <w:rsid w:val="00720ACE"/>
    <w:rsid w:val="00725EBE"/>
    <w:rsid w:val="007271F2"/>
    <w:rsid w:val="00731DBD"/>
    <w:rsid w:val="007375B1"/>
    <w:rsid w:val="00737D09"/>
    <w:rsid w:val="00741D7E"/>
    <w:rsid w:val="007423BF"/>
    <w:rsid w:val="0074449D"/>
    <w:rsid w:val="00747307"/>
    <w:rsid w:val="00747630"/>
    <w:rsid w:val="00751EA8"/>
    <w:rsid w:val="00752CC5"/>
    <w:rsid w:val="00753F8E"/>
    <w:rsid w:val="0075458A"/>
    <w:rsid w:val="007571CF"/>
    <w:rsid w:val="007608F0"/>
    <w:rsid w:val="0076512E"/>
    <w:rsid w:val="00770DAF"/>
    <w:rsid w:val="0077162F"/>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5479"/>
    <w:rsid w:val="007D53EA"/>
    <w:rsid w:val="007D77AD"/>
    <w:rsid w:val="007E4906"/>
    <w:rsid w:val="007E6813"/>
    <w:rsid w:val="007E68DE"/>
    <w:rsid w:val="007E7590"/>
    <w:rsid w:val="007F610F"/>
    <w:rsid w:val="00804E7B"/>
    <w:rsid w:val="00805581"/>
    <w:rsid w:val="00827936"/>
    <w:rsid w:val="00831398"/>
    <w:rsid w:val="00835E9A"/>
    <w:rsid w:val="00837AA6"/>
    <w:rsid w:val="00837D1F"/>
    <w:rsid w:val="008408DA"/>
    <w:rsid w:val="008472B9"/>
    <w:rsid w:val="00856693"/>
    <w:rsid w:val="0086102C"/>
    <w:rsid w:val="008625DB"/>
    <w:rsid w:val="00864713"/>
    <w:rsid w:val="00864987"/>
    <w:rsid w:val="008725F4"/>
    <w:rsid w:val="00872B52"/>
    <w:rsid w:val="00872C24"/>
    <w:rsid w:val="00875072"/>
    <w:rsid w:val="00883857"/>
    <w:rsid w:val="00894ABC"/>
    <w:rsid w:val="0089718A"/>
    <w:rsid w:val="008A0A30"/>
    <w:rsid w:val="008A2E82"/>
    <w:rsid w:val="008A7294"/>
    <w:rsid w:val="008B1AE0"/>
    <w:rsid w:val="008B53B2"/>
    <w:rsid w:val="008B5D46"/>
    <w:rsid w:val="008C5B08"/>
    <w:rsid w:val="008C66C7"/>
    <w:rsid w:val="008C721C"/>
    <w:rsid w:val="008C7940"/>
    <w:rsid w:val="008D17BA"/>
    <w:rsid w:val="008D7EB9"/>
    <w:rsid w:val="008E3BEE"/>
    <w:rsid w:val="008E53F0"/>
    <w:rsid w:val="008F078F"/>
    <w:rsid w:val="008F41D1"/>
    <w:rsid w:val="008F4840"/>
    <w:rsid w:val="00903CBD"/>
    <w:rsid w:val="00904287"/>
    <w:rsid w:val="0090450E"/>
    <w:rsid w:val="00920844"/>
    <w:rsid w:val="00933F93"/>
    <w:rsid w:val="009347C5"/>
    <w:rsid w:val="00944A8F"/>
    <w:rsid w:val="009474F5"/>
    <w:rsid w:val="00951A0C"/>
    <w:rsid w:val="00952E75"/>
    <w:rsid w:val="00956B05"/>
    <w:rsid w:val="00960A35"/>
    <w:rsid w:val="00962508"/>
    <w:rsid w:val="00963061"/>
    <w:rsid w:val="009639FC"/>
    <w:rsid w:val="00964D19"/>
    <w:rsid w:val="00965EDD"/>
    <w:rsid w:val="00966ABF"/>
    <w:rsid w:val="009720F7"/>
    <w:rsid w:val="009721D6"/>
    <w:rsid w:val="00976362"/>
    <w:rsid w:val="009773D7"/>
    <w:rsid w:val="009A27C0"/>
    <w:rsid w:val="009A4D96"/>
    <w:rsid w:val="009B0331"/>
    <w:rsid w:val="009B05F1"/>
    <w:rsid w:val="009B1F11"/>
    <w:rsid w:val="009D0D98"/>
    <w:rsid w:val="009E1E35"/>
    <w:rsid w:val="009E2FA0"/>
    <w:rsid w:val="009E302F"/>
    <w:rsid w:val="009F3B97"/>
    <w:rsid w:val="009F68FE"/>
    <w:rsid w:val="00A03F0B"/>
    <w:rsid w:val="00A130D8"/>
    <w:rsid w:val="00A15D63"/>
    <w:rsid w:val="00A2440F"/>
    <w:rsid w:val="00A27232"/>
    <w:rsid w:val="00A30197"/>
    <w:rsid w:val="00A3480A"/>
    <w:rsid w:val="00A34BC3"/>
    <w:rsid w:val="00A43927"/>
    <w:rsid w:val="00A44840"/>
    <w:rsid w:val="00A46AD2"/>
    <w:rsid w:val="00A64427"/>
    <w:rsid w:val="00A64544"/>
    <w:rsid w:val="00A66547"/>
    <w:rsid w:val="00A743E1"/>
    <w:rsid w:val="00A74B95"/>
    <w:rsid w:val="00A83D32"/>
    <w:rsid w:val="00A8675D"/>
    <w:rsid w:val="00A90D9F"/>
    <w:rsid w:val="00A943FC"/>
    <w:rsid w:val="00A951CA"/>
    <w:rsid w:val="00AA35E6"/>
    <w:rsid w:val="00AA3CB4"/>
    <w:rsid w:val="00AA7D73"/>
    <w:rsid w:val="00AB5DCA"/>
    <w:rsid w:val="00AB6D95"/>
    <w:rsid w:val="00AC5681"/>
    <w:rsid w:val="00AC6665"/>
    <w:rsid w:val="00AD026C"/>
    <w:rsid w:val="00AD1AC0"/>
    <w:rsid w:val="00AD4A8B"/>
    <w:rsid w:val="00AE3516"/>
    <w:rsid w:val="00AE5D01"/>
    <w:rsid w:val="00AF218B"/>
    <w:rsid w:val="00AF453A"/>
    <w:rsid w:val="00B16E71"/>
    <w:rsid w:val="00B20D46"/>
    <w:rsid w:val="00B20EFC"/>
    <w:rsid w:val="00B256EC"/>
    <w:rsid w:val="00B36011"/>
    <w:rsid w:val="00B453D2"/>
    <w:rsid w:val="00B638D4"/>
    <w:rsid w:val="00B6558A"/>
    <w:rsid w:val="00B80E73"/>
    <w:rsid w:val="00B8410F"/>
    <w:rsid w:val="00B85209"/>
    <w:rsid w:val="00B9423F"/>
    <w:rsid w:val="00B94970"/>
    <w:rsid w:val="00BA39E5"/>
    <w:rsid w:val="00BA5308"/>
    <w:rsid w:val="00BB3BB0"/>
    <w:rsid w:val="00BB6E84"/>
    <w:rsid w:val="00BC3ED0"/>
    <w:rsid w:val="00BE403F"/>
    <w:rsid w:val="00BE7EB7"/>
    <w:rsid w:val="00C116B2"/>
    <w:rsid w:val="00C20216"/>
    <w:rsid w:val="00C21253"/>
    <w:rsid w:val="00C214A3"/>
    <w:rsid w:val="00C268CD"/>
    <w:rsid w:val="00C32A44"/>
    <w:rsid w:val="00C41424"/>
    <w:rsid w:val="00C426AF"/>
    <w:rsid w:val="00C44004"/>
    <w:rsid w:val="00C47185"/>
    <w:rsid w:val="00C6642B"/>
    <w:rsid w:val="00C73287"/>
    <w:rsid w:val="00C75448"/>
    <w:rsid w:val="00C770D8"/>
    <w:rsid w:val="00C86899"/>
    <w:rsid w:val="00C92C0D"/>
    <w:rsid w:val="00CA0126"/>
    <w:rsid w:val="00CA7275"/>
    <w:rsid w:val="00CB4D34"/>
    <w:rsid w:val="00CC3718"/>
    <w:rsid w:val="00CC6223"/>
    <w:rsid w:val="00CC784E"/>
    <w:rsid w:val="00CD01C7"/>
    <w:rsid w:val="00CD2737"/>
    <w:rsid w:val="00CE0F32"/>
    <w:rsid w:val="00CF3433"/>
    <w:rsid w:val="00CF5AF3"/>
    <w:rsid w:val="00D01A98"/>
    <w:rsid w:val="00D02340"/>
    <w:rsid w:val="00D25A88"/>
    <w:rsid w:val="00D26647"/>
    <w:rsid w:val="00D30FC9"/>
    <w:rsid w:val="00D36921"/>
    <w:rsid w:val="00D47F7E"/>
    <w:rsid w:val="00D54A86"/>
    <w:rsid w:val="00D558CB"/>
    <w:rsid w:val="00D568BA"/>
    <w:rsid w:val="00D64AEB"/>
    <w:rsid w:val="00D66B96"/>
    <w:rsid w:val="00D750BB"/>
    <w:rsid w:val="00D8212B"/>
    <w:rsid w:val="00D82982"/>
    <w:rsid w:val="00D8544A"/>
    <w:rsid w:val="00D856BF"/>
    <w:rsid w:val="00D85996"/>
    <w:rsid w:val="00D91BCE"/>
    <w:rsid w:val="00D94764"/>
    <w:rsid w:val="00DB0D6C"/>
    <w:rsid w:val="00DB509B"/>
    <w:rsid w:val="00DB5748"/>
    <w:rsid w:val="00DB60D3"/>
    <w:rsid w:val="00DB748A"/>
    <w:rsid w:val="00DC002A"/>
    <w:rsid w:val="00DC4E70"/>
    <w:rsid w:val="00DC7A4A"/>
    <w:rsid w:val="00DD5737"/>
    <w:rsid w:val="00DD5CAB"/>
    <w:rsid w:val="00DD7DB6"/>
    <w:rsid w:val="00DE1F37"/>
    <w:rsid w:val="00DE59B6"/>
    <w:rsid w:val="00DF62CA"/>
    <w:rsid w:val="00E009D6"/>
    <w:rsid w:val="00E02581"/>
    <w:rsid w:val="00E0450D"/>
    <w:rsid w:val="00E1116D"/>
    <w:rsid w:val="00E179CE"/>
    <w:rsid w:val="00E25927"/>
    <w:rsid w:val="00E30FB8"/>
    <w:rsid w:val="00E32CCA"/>
    <w:rsid w:val="00E34C04"/>
    <w:rsid w:val="00E4496B"/>
    <w:rsid w:val="00E5258C"/>
    <w:rsid w:val="00E658F8"/>
    <w:rsid w:val="00E7736F"/>
    <w:rsid w:val="00E85F46"/>
    <w:rsid w:val="00E93639"/>
    <w:rsid w:val="00EA5ED1"/>
    <w:rsid w:val="00EB7FBA"/>
    <w:rsid w:val="00EC1864"/>
    <w:rsid w:val="00EC533F"/>
    <w:rsid w:val="00EC6998"/>
    <w:rsid w:val="00ED3DB5"/>
    <w:rsid w:val="00EF1991"/>
    <w:rsid w:val="00EF37DF"/>
    <w:rsid w:val="00F00107"/>
    <w:rsid w:val="00F00A61"/>
    <w:rsid w:val="00F0412D"/>
    <w:rsid w:val="00F07124"/>
    <w:rsid w:val="00F122D8"/>
    <w:rsid w:val="00F165DA"/>
    <w:rsid w:val="00F22794"/>
    <w:rsid w:val="00F228E1"/>
    <w:rsid w:val="00F24EC8"/>
    <w:rsid w:val="00F30429"/>
    <w:rsid w:val="00F30B53"/>
    <w:rsid w:val="00F31D5B"/>
    <w:rsid w:val="00F425DD"/>
    <w:rsid w:val="00F4427A"/>
    <w:rsid w:val="00F529D3"/>
    <w:rsid w:val="00F535EC"/>
    <w:rsid w:val="00F5556A"/>
    <w:rsid w:val="00F55A64"/>
    <w:rsid w:val="00F61B56"/>
    <w:rsid w:val="00F62294"/>
    <w:rsid w:val="00F64CBE"/>
    <w:rsid w:val="00F6572B"/>
    <w:rsid w:val="00F766B5"/>
    <w:rsid w:val="00F82213"/>
    <w:rsid w:val="00F82D77"/>
    <w:rsid w:val="00F844AA"/>
    <w:rsid w:val="00F95F0C"/>
    <w:rsid w:val="00FA43BD"/>
    <w:rsid w:val="00FA74E8"/>
    <w:rsid w:val="00FB090F"/>
    <w:rsid w:val="00FB7E68"/>
    <w:rsid w:val="00FC4CAC"/>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Pages>
  <Words>10260</Words>
  <Characters>58487</Characters>
  <Application>Microsoft Office Word</Application>
  <DocSecurity>0</DocSecurity>
  <Lines>487</Lines>
  <Paragraphs>137</Paragraphs>
  <ScaleCrop>false</ScaleCrop>
  <Company/>
  <LinksUpToDate>false</LinksUpToDate>
  <CharactersWithSpaces>68610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149</cp:revision>
  <dcterms:created xsi:type="dcterms:W3CDTF">2025-11-30T14:44:00Z</dcterms:created>
  <dcterms:modified xsi:type="dcterms:W3CDTF">2025-12-01T06:53:00Z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