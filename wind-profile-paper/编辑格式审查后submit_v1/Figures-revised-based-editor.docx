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A09EB0" w14:textId="77777777" w:rsidR="008E7999" w:rsidRDefault="00F157CB">
      <w:pPr>
        <w:jc w:val="center"/>
      </w:pPr>
      <w:r>
        <w:rPr>
          <w:noProof/>
        </w:rPr>
        <w:drawing>
          <wp:inline distT="0" distB="0" distL="0" distR="0" wp14:anchorId="3A5D6E83" wp14:editId="2D655E53">
            <wp:extent cx="5274310" cy="4166235"/>
            <wp:effectExtent l="0" t="0" r="0" b="0"/>
            <wp:docPr id="19332883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88349" name="图片 2"/>
                    <pic:cNvPicPr>
                      <a:picLocks noChangeAspect="1"/>
                    </pic:cNvPicPr>
                  </pic:nvPicPr>
                  <pic:blipFill>
                    <a:blip r:embed="rId6"/>
                    <a:stretch>
                      <a:fillRect/>
                    </a:stretch>
                  </pic:blipFill>
                  <pic:spPr>
                    <a:xfrm>
                      <a:off x="0" y="0"/>
                      <a:ext cx="5274310" cy="4166235"/>
                    </a:xfrm>
                    <a:prstGeom prst="rect">
                      <a:avLst/>
                    </a:prstGeom>
                  </pic:spPr>
                </pic:pic>
              </a:graphicData>
            </a:graphic>
          </wp:inline>
        </w:drawing>
      </w:r>
    </w:p>
    <w:p w14:paraId="55F489BF" w14:textId="17365B98" w:rsidR="008E7999" w:rsidRDefault="00F157CB">
      <w:pPr>
        <w:pStyle w:val="SMHeading"/>
        <w:rPr>
          <w:rFonts w:ascii="Myriad Pro" w:hAnsi="Myriad Pro" w:cstheme="minorHAnsi"/>
          <w:b w:val="0"/>
          <w:bCs w:val="0"/>
          <w:sz w:val="22"/>
          <w:szCs w:val="22"/>
          <w:lang w:eastAsia="zh-CN"/>
        </w:rPr>
      </w:pPr>
      <w:r>
        <w:rPr>
          <w:rFonts w:ascii="Calibri" w:eastAsia="Times New Roman" w:hAnsi="Calibri" w:cs="Calibri"/>
          <w:kern w:val="28"/>
        </w:rPr>
        <w:t xml:space="preserve">Figure </w:t>
      </w:r>
      <w:ins w:id="0" w:author="win" w:date="2026-04-14T14:41:00Z">
        <w:r w:rsidR="00F63362">
          <w:rPr>
            <w:rFonts w:ascii="Calibri" w:eastAsia="Times New Roman" w:hAnsi="Calibri" w:cs="Calibri"/>
            <w:kern w:val="28"/>
          </w:rPr>
          <w:t>S</w:t>
        </w:r>
      </w:ins>
      <w:bookmarkStart w:id="1" w:name="_GoBack"/>
      <w:bookmarkEnd w:id="1"/>
      <w:r>
        <w:rPr>
          <w:rFonts w:ascii="Calibri" w:eastAsia="Times New Roman" w:hAnsi="Calibri" w:cs="Calibri"/>
          <w:kern w:val="28"/>
        </w:rPr>
        <w:t>1.</w:t>
      </w:r>
      <w:r>
        <w:rPr>
          <w:rFonts w:ascii="Myriad Pro" w:hAnsi="Myriad Pro"/>
          <w:sz w:val="22"/>
          <w:szCs w:val="22"/>
        </w:rPr>
        <w:t xml:space="preserve"> </w:t>
      </w:r>
      <w:r>
        <w:rPr>
          <w:rFonts w:ascii="Calibri" w:eastAsia="Times New Roman" w:hAnsi="Calibri" w:cs="Calibri"/>
          <w:b w:val="0"/>
          <w:bCs w:val="0"/>
          <w:kern w:val="28"/>
          <w:lang w:eastAsia="zh-CN"/>
        </w:rPr>
        <w:t>Schematic of the wind farm layout and meteorological mast configuration. The 70-m observation mast (OBS) is located 586 m west of the first turbine column. Wind speed and direction are measured at four heights (10 m, 30 m, 50 m, and 70 m). The farm comprises 134 turbines (33 rows × 4 columns, plus 2 additional turbines) with approximately 300-m row spacing and 1200-m column spacing. Each turbine has a rotor diameter (D) of 82 m and a hub height of 61.5 m. Westerly winds (from left) represent free-stream conditions at the mast, whereas easterly winds (from right) traverse the turbine array before reaching the mast, corresponding to wake-influenced conditions.</w:t>
      </w:r>
    </w:p>
    <w:p w14:paraId="21554CFD" w14:textId="77777777" w:rsidR="008E7999" w:rsidRDefault="00F157CB">
      <w:pPr>
        <w:widowControl/>
      </w:pPr>
      <w:r>
        <w:br w:type="page"/>
      </w:r>
    </w:p>
    <w:p w14:paraId="60774F43" w14:textId="77777777" w:rsidR="008E7999" w:rsidRDefault="00F157CB">
      <w:pPr>
        <w:jc w:val="center"/>
      </w:pPr>
      <w:r>
        <w:rPr>
          <w:noProof/>
        </w:rPr>
        <w:lastRenderedPageBreak/>
        <w:drawing>
          <wp:inline distT="0" distB="0" distL="0" distR="0" wp14:anchorId="24E05B9D" wp14:editId="4E27581F">
            <wp:extent cx="3630930" cy="3959860"/>
            <wp:effectExtent l="0" t="0" r="1270" b="2540"/>
            <wp:docPr id="1011390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0152" name="图片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631193" cy="3960000"/>
                    </a:xfrm>
                    <a:prstGeom prst="rect">
                      <a:avLst/>
                    </a:prstGeom>
                  </pic:spPr>
                </pic:pic>
              </a:graphicData>
            </a:graphic>
          </wp:inline>
        </w:drawing>
      </w:r>
    </w:p>
    <w:p w14:paraId="5C28B6DF" w14:textId="4CC3EAF6" w:rsidR="008E7999" w:rsidRDefault="00F157CB">
      <w:pPr>
        <w:keepNext/>
        <w:widowControl/>
        <w:spacing w:before="240" w:after="0" w:line="240" w:lineRule="auto"/>
        <w:outlineLvl w:val="0"/>
        <w:rPr>
          <w:rFonts w:ascii="Calibri" w:eastAsia="Times New Roman" w:hAnsi="Calibri" w:cs="Calibri"/>
          <w:kern w:val="28"/>
          <w:sz w:val="24"/>
          <w14:ligatures w14:val="none"/>
        </w:rPr>
      </w:pPr>
      <w:r w:rsidRPr="00E9789E">
        <w:rPr>
          <w:rFonts w:ascii="Calibri" w:eastAsia="Times New Roman" w:hAnsi="Calibri" w:cs="Calibri"/>
          <w:b/>
          <w:bCs/>
          <w:kern w:val="28"/>
          <w:sz w:val="24"/>
          <w:lang w:eastAsia="en-US"/>
          <w14:ligatures w14:val="none"/>
        </w:rPr>
        <w:t xml:space="preserve">Figure </w:t>
      </w:r>
      <w:ins w:id="2" w:author="win" w:date="2026-04-14T14:41:00Z">
        <w:r w:rsidR="00F63362">
          <w:rPr>
            <w:rFonts w:ascii="Calibri" w:eastAsia="Times New Roman" w:hAnsi="Calibri" w:cs="Calibri"/>
            <w:b/>
            <w:bCs/>
            <w:kern w:val="28"/>
            <w:sz w:val="24"/>
            <w:lang w:eastAsia="en-US"/>
            <w14:ligatures w14:val="none"/>
          </w:rPr>
          <w:t>1</w:t>
        </w:r>
      </w:ins>
      <w:del w:id="3" w:author="win" w:date="2026-04-14T14:41:00Z">
        <w:r w:rsidRPr="00E9789E" w:rsidDel="00F63362">
          <w:rPr>
            <w:rFonts w:ascii="Calibri" w:eastAsia="Times New Roman" w:hAnsi="Calibri" w:cs="Calibri"/>
            <w:b/>
            <w:bCs/>
            <w:kern w:val="28"/>
            <w:sz w:val="24"/>
            <w:lang w:eastAsia="en-US"/>
            <w14:ligatures w14:val="none"/>
          </w:rPr>
          <w:delText>2</w:delText>
        </w:r>
      </w:del>
      <w:r w:rsidRPr="00E9789E">
        <w:rPr>
          <w:rFonts w:ascii="Calibri" w:eastAsia="Times New Roman" w:hAnsi="Calibri" w:cs="Calibri"/>
          <w:b/>
          <w:bCs/>
          <w:kern w:val="28"/>
          <w:sz w:val="24"/>
          <w:lang w:eastAsia="en-US"/>
          <w14:ligatures w14:val="none"/>
        </w:rPr>
        <w:t xml:space="preserve">. </w:t>
      </w:r>
      <w:r w:rsidRPr="00E9789E">
        <w:rPr>
          <w:rFonts w:ascii="Calibri" w:eastAsia="Times New Roman" w:hAnsi="Calibri" w:cs="Calibri"/>
          <w:kern w:val="28"/>
          <w:sz w:val="24"/>
          <w14:ligatures w14:val="none"/>
        </w:rPr>
        <w:t xml:space="preserve">Regime-dependent vertical structure of wind speed and correlation with power production. A: Wind rose at 70-m hub height. The meteorological mast location 586 m west of the </w:t>
      </w:r>
      <w:r w:rsidR="00DA321B" w:rsidRPr="00DA321B">
        <w:rPr>
          <w:rFonts w:ascii="Calibri" w:eastAsia="Times New Roman" w:hAnsi="Calibri" w:cs="Calibri"/>
          <w:kern w:val="28"/>
          <w:sz w:val="24"/>
          <w14:ligatures w14:val="none"/>
        </w:rPr>
        <w:t>first turbine column (33 turbines)</w:t>
      </w:r>
      <w:r w:rsidR="00DA321B">
        <w:rPr>
          <w:rFonts w:ascii="Calibri" w:eastAsia="Times New Roman" w:hAnsi="Calibri" w:cs="Calibri"/>
          <w:kern w:val="28"/>
          <w:sz w:val="24"/>
          <w14:ligatures w14:val="none"/>
        </w:rPr>
        <w:t xml:space="preserve"> </w:t>
      </w:r>
      <w:r w:rsidRPr="00E9789E">
        <w:rPr>
          <w:rFonts w:ascii="Calibri" w:eastAsia="Times New Roman" w:hAnsi="Calibri" w:cs="Calibri"/>
          <w:kern w:val="28"/>
          <w:sz w:val="24"/>
          <w14:ligatures w14:val="none"/>
        </w:rPr>
        <w:t>enables categorization into westerly free-stream and easterly wake</w:t>
      </w:r>
      <w:r w:rsidRPr="00E9789E">
        <w:t xml:space="preserve"> </w:t>
      </w:r>
      <w:r w:rsidRPr="00E9789E">
        <w:rPr>
          <w:rFonts w:ascii="Calibri" w:eastAsia="Times New Roman" w:hAnsi="Calibri" w:cs="Calibri"/>
          <w:kern w:val="28"/>
          <w:sz w:val="24"/>
          <w14:ligatures w14:val="none"/>
        </w:rPr>
        <w:t>effect sectors. B: Vertical profiles of Spearman correlation between height-specific wind speed and total power output for aggregate dataset (black), free-stream sector (red), and wake</w:t>
      </w:r>
      <w:r w:rsidRPr="00E9789E">
        <w:t xml:space="preserve"> </w:t>
      </w:r>
      <w:r w:rsidRPr="00E9789E">
        <w:rPr>
          <w:rFonts w:ascii="Calibri" w:eastAsia="Times New Roman" w:hAnsi="Calibri" w:cs="Calibri"/>
          <w:kern w:val="28"/>
          <w:sz w:val="24"/>
          <w14:ligatures w14:val="none"/>
        </w:rPr>
        <w:t xml:space="preserve">effect sector (blue). C: Mean vertical wind speed profile for the entire observation period with background thin lines representing individual instantaneous profiles and gray shading representing </w:t>
      </w:r>
      <w:r w:rsidR="00B71590" w:rsidRPr="00E9789E">
        <w:rPr>
          <w:rFonts w:ascii="Calibri" w:eastAsia="Times New Roman" w:hAnsi="Calibri" w:cs="Calibri"/>
          <w:kern w:val="28"/>
          <w:sz w:val="24"/>
          <w14:ligatures w14:val="none"/>
        </w:rPr>
        <w:t>one standard deviation (±1σ)</w:t>
      </w:r>
      <w:r w:rsidRPr="00E9789E">
        <w:rPr>
          <w:rFonts w:ascii="Calibri" w:eastAsia="Times New Roman" w:hAnsi="Calibri" w:cs="Calibri"/>
          <w:kern w:val="28"/>
          <w:sz w:val="24"/>
          <w14:ligatures w14:val="none"/>
        </w:rPr>
        <w:t>. D: Comparison of mean vertical wind speed profiles between free-stream (red) and wake</w:t>
      </w:r>
      <w:r w:rsidRPr="00E9789E">
        <w:t xml:space="preserve"> </w:t>
      </w:r>
      <w:r w:rsidRPr="00E9789E">
        <w:rPr>
          <w:rFonts w:ascii="Calibri" w:eastAsia="Times New Roman" w:hAnsi="Calibri" w:cs="Calibri"/>
          <w:kern w:val="28"/>
          <w:sz w:val="24"/>
          <w14:ligatures w14:val="none"/>
        </w:rPr>
        <w:t>effect (blue) regimes with background thin lines showing individual profiles for each regime. Shaded areas denote one standard deviation (±1σ).</w:t>
      </w:r>
    </w:p>
    <w:p w14:paraId="10FB2DBF" w14:textId="77777777" w:rsidR="008E7999" w:rsidRDefault="00F157CB">
      <w:pPr>
        <w:widowControl/>
      </w:pPr>
      <w:r>
        <w:br w:type="page"/>
      </w:r>
    </w:p>
    <w:p w14:paraId="0F16A546" w14:textId="77777777" w:rsidR="008E7999" w:rsidRDefault="00F157CB">
      <w:pPr>
        <w:jc w:val="center"/>
        <w:rPr>
          <w:rFonts w:ascii="Calibri" w:eastAsia="Times New Roman" w:hAnsi="Calibri" w:cs="Calibri"/>
          <w:kern w:val="28"/>
          <w:sz w:val="24"/>
          <w14:ligatures w14:val="none"/>
        </w:rPr>
      </w:pPr>
      <w:r>
        <w:rPr>
          <w:rFonts w:ascii="Calibri" w:eastAsia="Times New Roman" w:hAnsi="Calibri" w:cs="Calibri"/>
          <w:noProof/>
          <w:kern w:val="28"/>
          <w:sz w:val="24"/>
        </w:rPr>
        <w:lastRenderedPageBreak/>
        <w:drawing>
          <wp:inline distT="0" distB="0" distL="0" distR="0" wp14:anchorId="566C7F0B" wp14:editId="1B52A469">
            <wp:extent cx="5274310" cy="4434840"/>
            <wp:effectExtent l="0" t="0" r="0" b="0"/>
            <wp:docPr id="1486575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5355"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4434840"/>
                    </a:xfrm>
                    <a:prstGeom prst="rect">
                      <a:avLst/>
                    </a:prstGeom>
                  </pic:spPr>
                </pic:pic>
              </a:graphicData>
            </a:graphic>
          </wp:inline>
        </w:drawing>
      </w:r>
    </w:p>
    <w:p w14:paraId="72CF1A56" w14:textId="1319C2CD" w:rsidR="008E7999" w:rsidRDefault="00F157CB">
      <w:pPr>
        <w:keepNext/>
        <w:widowControl/>
        <w:spacing w:before="240" w:after="0" w:line="240" w:lineRule="auto"/>
        <w:outlineLvl w:val="0"/>
        <w:rPr>
          <w:rFonts w:ascii="Calibri" w:eastAsia="Times New Roman" w:hAnsi="Calibri" w:cs="Calibri"/>
          <w:kern w:val="28"/>
          <w:sz w:val="24"/>
          <w14:ligatures w14:val="none"/>
        </w:rPr>
      </w:pPr>
      <w:r>
        <w:rPr>
          <w:rFonts w:ascii="Calibri" w:eastAsia="Times New Roman" w:hAnsi="Calibri" w:cs="Calibri"/>
          <w:b/>
          <w:bCs/>
          <w:kern w:val="28"/>
          <w:sz w:val="24"/>
          <w:lang w:eastAsia="en-US"/>
          <w14:ligatures w14:val="none"/>
        </w:rPr>
        <w:t xml:space="preserve">Figure </w:t>
      </w:r>
      <w:ins w:id="4" w:author="win" w:date="2026-04-14T14:41:00Z">
        <w:r w:rsidR="00F63362">
          <w:rPr>
            <w:rFonts w:ascii="Calibri" w:eastAsia="Times New Roman" w:hAnsi="Calibri" w:cs="Calibri"/>
            <w:b/>
            <w:bCs/>
            <w:kern w:val="28"/>
            <w:sz w:val="24"/>
            <w:lang w:eastAsia="en-US"/>
            <w14:ligatures w14:val="none"/>
          </w:rPr>
          <w:t>2</w:t>
        </w:r>
      </w:ins>
      <w:del w:id="5" w:author="win" w:date="2026-04-14T14:41:00Z">
        <w:r w:rsidDel="00F63362">
          <w:rPr>
            <w:rFonts w:ascii="Calibri" w:eastAsia="Times New Roman" w:hAnsi="Calibri" w:cs="Calibri"/>
            <w:b/>
            <w:bCs/>
            <w:kern w:val="28"/>
            <w:sz w:val="24"/>
            <w:lang w:eastAsia="en-US"/>
            <w14:ligatures w14:val="none"/>
          </w:rPr>
          <w:delText>3</w:delText>
        </w:r>
      </w:del>
      <w:r>
        <w:rPr>
          <w:rFonts w:ascii="Calibri" w:eastAsia="Times New Roman" w:hAnsi="Calibri" w:cs="Calibri"/>
          <w:b/>
          <w:bCs/>
          <w:kern w:val="28"/>
          <w:sz w:val="24"/>
          <w:lang w:eastAsia="en-US"/>
          <w14:ligatures w14:val="none"/>
        </w:rPr>
        <w:t xml:space="preserve">. </w:t>
      </w:r>
      <w:r>
        <w:rPr>
          <w:rFonts w:ascii="Calibri" w:eastAsia="Times New Roman" w:hAnsi="Calibri" w:cs="Calibri"/>
          <w:kern w:val="28"/>
          <w:sz w:val="24"/>
          <w14:ligatures w14:val="none"/>
        </w:rPr>
        <w:t>Scale-resolved variance distribution, vertical coherence, and linear relationship between surface wind and vertical profile energy state. A: Scale-resolved variance contribution of wind speed at 10 m (gray) and 70 m for free-stream (red) and wake</w:t>
      </w:r>
      <w:r>
        <w:t xml:space="preserve"> </w:t>
      </w:r>
      <w:r>
        <w:rPr>
          <w:rFonts w:ascii="Calibri" w:eastAsia="Times New Roman" w:hAnsi="Calibri" w:cs="Calibri"/>
          <w:kern w:val="28"/>
          <w:sz w:val="24"/>
          <w14:ligatures w14:val="none"/>
        </w:rPr>
        <w:t xml:space="preserve">effect (blue) conditions. Vertical dashed lines indicate temporal periods of 1h, 6h, 12h, 1d, and 1w. B: Scale-dependent vertical coherence and correlation with power output. Top panel shows </w:t>
      </w:r>
      <w:r w:rsidR="00C212EE" w:rsidRPr="00C212EE">
        <w:rPr>
          <w:rFonts w:ascii="Calibri" w:eastAsia="Times New Roman" w:hAnsi="Calibri" w:cs="Calibri"/>
          <w:kern w:val="28"/>
          <w:sz w:val="24"/>
          <w14:ligatures w14:val="none"/>
        </w:rPr>
        <w:t>Spearman</w:t>
      </w:r>
      <w:r w:rsidR="00C212EE">
        <w:rPr>
          <w:rFonts w:ascii="Calibri" w:eastAsia="Times New Roman" w:hAnsi="Calibri" w:cs="Calibri" w:hint="eastAsia"/>
          <w:kern w:val="28"/>
          <w:sz w:val="24"/>
          <w14:ligatures w14:val="none"/>
        </w:rPr>
        <w:t xml:space="preserve"> </w:t>
      </w:r>
      <w:r>
        <w:rPr>
          <w:rFonts w:ascii="Calibri" w:eastAsia="Times New Roman" w:hAnsi="Calibri" w:cs="Calibri"/>
          <w:kern w:val="28"/>
          <w:sz w:val="24"/>
          <w14:ligatures w14:val="none"/>
        </w:rPr>
        <w:t xml:space="preserve">correlation coefficient between wind speeds at different height pairs (10-70 m, 30-70 m) as a function of time scale. Bottom panels show </w:t>
      </w:r>
      <w:r w:rsidR="00C212EE" w:rsidRPr="00C212EE">
        <w:rPr>
          <w:rFonts w:ascii="Calibri" w:eastAsia="Times New Roman" w:hAnsi="Calibri" w:cs="Calibri"/>
          <w:kern w:val="28"/>
          <w:sz w:val="24"/>
          <w14:ligatures w14:val="none"/>
        </w:rPr>
        <w:t>Spearman</w:t>
      </w:r>
      <w:r w:rsidR="00C212EE">
        <w:rPr>
          <w:rFonts w:ascii="Calibri" w:eastAsia="Times New Roman" w:hAnsi="Calibri" w:cs="Calibri" w:hint="eastAsia"/>
          <w:kern w:val="28"/>
          <w:sz w:val="24"/>
          <w14:ligatures w14:val="none"/>
        </w:rPr>
        <w:t xml:space="preserve"> </w:t>
      </w:r>
      <w:r>
        <w:rPr>
          <w:rFonts w:ascii="Calibri" w:eastAsia="Times New Roman" w:hAnsi="Calibri" w:cs="Calibri"/>
          <w:kern w:val="28"/>
          <w:sz w:val="24"/>
          <w14:ligatures w14:val="none"/>
        </w:rPr>
        <w:t xml:space="preserve">correlation between power output and wind speed at 10 m and 70 m across multiple time scales. Shaded regions differentiate high-frequency and synoptic-scale regimes. C: Vertical profiles of EOF1 loadings for aggregate dataset (gray), free-stream (red), and wake effect (blue) regimes. Explained variance </w:t>
      </w:r>
      <w:r>
        <w:rPr>
          <w:rFonts w:ascii="Calibri" w:eastAsia="宋体" w:hAnsi="Calibri" w:cs="Calibri" w:hint="eastAsia"/>
          <w:kern w:val="28"/>
          <w:sz w:val="24"/>
          <w14:ligatures w14:val="none"/>
        </w:rPr>
        <w:t xml:space="preserve">(EV) </w:t>
      </w:r>
      <w:r>
        <w:rPr>
          <w:rFonts w:ascii="Calibri" w:eastAsia="Times New Roman" w:hAnsi="Calibri" w:cs="Calibri"/>
          <w:kern w:val="28"/>
          <w:sz w:val="24"/>
          <w14:ligatures w14:val="none"/>
        </w:rPr>
        <w:t>for each regime is indicated. D: Linear regression between 10-m wind speed (top) or 70-m wind speed (bottom) and PC1 amplitude of the vertical wind profile. Regression statistics including coefficient of determination, sample size, and significance level are shown for free-stream (red) and wake</w:t>
      </w:r>
      <w:r>
        <w:t xml:space="preserve"> </w:t>
      </w:r>
      <w:r>
        <w:rPr>
          <w:rFonts w:ascii="Calibri" w:eastAsia="Times New Roman" w:hAnsi="Calibri" w:cs="Calibri"/>
          <w:kern w:val="28"/>
          <w:sz w:val="24"/>
          <w14:ligatures w14:val="none"/>
        </w:rPr>
        <w:t>effect (blue) conditions.</w:t>
      </w:r>
    </w:p>
    <w:p w14:paraId="38CEAD26" w14:textId="77777777" w:rsidR="008E7999" w:rsidRDefault="00F157CB">
      <w:pPr>
        <w:widowControl/>
      </w:pPr>
      <w:r>
        <w:br w:type="page"/>
      </w:r>
    </w:p>
    <w:p w14:paraId="6BD56085" w14:textId="69B75C51" w:rsidR="008E7999" w:rsidRDefault="0026483D">
      <w:pPr>
        <w:jc w:val="center"/>
        <w:rPr>
          <w:rFonts w:ascii="Calibri" w:eastAsia="Times New Roman" w:hAnsi="Calibri" w:cs="Calibri"/>
          <w:kern w:val="28"/>
          <w:sz w:val="24"/>
          <w14:ligatures w14:val="none"/>
        </w:rPr>
      </w:pPr>
      <w:r>
        <w:rPr>
          <w:rFonts w:ascii="Calibri" w:eastAsia="Times New Roman" w:hAnsi="Calibri" w:cs="Calibri"/>
          <w:noProof/>
          <w:kern w:val="28"/>
          <w:sz w:val="24"/>
          <w14:ligatures w14:val="none"/>
        </w:rPr>
        <w:lastRenderedPageBreak/>
        <w:drawing>
          <wp:inline distT="0" distB="0" distL="0" distR="0" wp14:anchorId="4E864ACB" wp14:editId="0E1EEA5B">
            <wp:extent cx="4762553" cy="5688000"/>
            <wp:effectExtent l="0" t="0" r="0" b="1905"/>
            <wp:docPr id="490271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71367" name="图片 490271367"/>
                    <pic:cNvPicPr/>
                  </pic:nvPicPr>
                  <pic:blipFill>
                    <a:blip r:embed="rId9"/>
                    <a:stretch>
                      <a:fillRect/>
                    </a:stretch>
                  </pic:blipFill>
                  <pic:spPr>
                    <a:xfrm>
                      <a:off x="0" y="0"/>
                      <a:ext cx="4762553" cy="5688000"/>
                    </a:xfrm>
                    <a:prstGeom prst="rect">
                      <a:avLst/>
                    </a:prstGeom>
                  </pic:spPr>
                </pic:pic>
              </a:graphicData>
            </a:graphic>
          </wp:inline>
        </w:drawing>
      </w:r>
    </w:p>
    <w:p w14:paraId="73E4C6B9" w14:textId="5E52E75F" w:rsidR="008E7999" w:rsidRDefault="00F157CB">
      <w:pPr>
        <w:keepNext/>
        <w:widowControl/>
        <w:spacing w:before="240" w:after="0" w:line="240" w:lineRule="auto"/>
        <w:outlineLvl w:val="0"/>
        <w:rPr>
          <w:rFonts w:ascii="Calibri" w:eastAsia="Times New Roman" w:hAnsi="Calibri" w:cs="Calibri"/>
          <w:kern w:val="28"/>
          <w:sz w:val="24"/>
          <w14:ligatures w14:val="none"/>
        </w:rPr>
      </w:pPr>
      <w:r>
        <w:rPr>
          <w:rFonts w:ascii="Calibri" w:eastAsia="Times New Roman" w:hAnsi="Calibri" w:cs="Calibri"/>
          <w:b/>
          <w:bCs/>
          <w:kern w:val="28"/>
          <w:sz w:val="24"/>
          <w:lang w:eastAsia="en-US"/>
          <w14:ligatures w14:val="none"/>
        </w:rPr>
        <w:t xml:space="preserve">Figure </w:t>
      </w:r>
      <w:ins w:id="6" w:author="win" w:date="2026-04-14T14:41:00Z">
        <w:r w:rsidR="00F63362">
          <w:rPr>
            <w:rFonts w:ascii="Calibri" w:eastAsia="Times New Roman" w:hAnsi="Calibri" w:cs="Calibri"/>
            <w:b/>
            <w:bCs/>
            <w:kern w:val="28"/>
            <w:sz w:val="24"/>
            <w:lang w:eastAsia="en-US"/>
            <w14:ligatures w14:val="none"/>
          </w:rPr>
          <w:t>3</w:t>
        </w:r>
      </w:ins>
      <w:del w:id="7" w:author="win" w:date="2026-04-14T14:41:00Z">
        <w:r w:rsidDel="00F63362">
          <w:rPr>
            <w:rFonts w:ascii="Calibri" w:eastAsia="Times New Roman" w:hAnsi="Calibri" w:cs="Calibri"/>
            <w:b/>
            <w:bCs/>
            <w:kern w:val="28"/>
            <w:sz w:val="24"/>
            <w:lang w:eastAsia="en-US"/>
            <w14:ligatures w14:val="none"/>
          </w:rPr>
          <w:delText>4</w:delText>
        </w:r>
      </w:del>
      <w:r>
        <w:rPr>
          <w:rFonts w:ascii="Calibri" w:eastAsia="Times New Roman" w:hAnsi="Calibri" w:cs="Calibri"/>
          <w:b/>
          <w:bCs/>
          <w:kern w:val="28"/>
          <w:sz w:val="24"/>
          <w:lang w:eastAsia="en-US"/>
          <w14:ligatures w14:val="none"/>
        </w:rPr>
        <w:t xml:space="preserve">. </w:t>
      </w:r>
      <w:r>
        <w:rPr>
          <w:rFonts w:ascii="Calibri" w:eastAsia="Times New Roman" w:hAnsi="Calibri" w:cs="Calibri"/>
          <w:kern w:val="28"/>
          <w:sz w:val="24"/>
          <w14:ligatures w14:val="none"/>
        </w:rPr>
        <w:t>Comparative performance and feature importance analysis of power reconstruction frameworks. A: Density scatter plots comparing observed power with power reconstructed by LightGBM using three input configurations: Hub-height (HH), Standard REWS (SR), and Extended REWS (ER). Coefficient of determination and root-mean-square error are shown for each framework. B: Performance comparison across flow regimes showing coefficient of determination for the three frameworks under free-stream and wake effect conditions. Bar chart insets show significant performance improvement of ER over SR and HH based on Diebold-Mariano tests (***p &lt; 0.01). C: SHAP analysis for the ER model under free-stream and wake</w:t>
      </w:r>
      <w:r>
        <w:t xml:space="preserve"> </w:t>
      </w:r>
      <w:r>
        <w:rPr>
          <w:rFonts w:ascii="Calibri" w:eastAsia="Times New Roman" w:hAnsi="Calibri" w:cs="Calibri"/>
          <w:kern w:val="28"/>
          <w:sz w:val="24"/>
          <w14:ligatures w14:val="none"/>
        </w:rPr>
        <w:t>effect regimes. Features are ranked by mean absolute SHAP value representing relative importance. Each point represents an individual sample with color indicating feature value magnitude and horizontal position showing impact on power prediction.</w:t>
      </w:r>
    </w:p>
    <w:p w14:paraId="2295BF9E" w14:textId="77777777" w:rsidR="008E7999" w:rsidRDefault="00F157CB">
      <w:pPr>
        <w:widowControl/>
      </w:pPr>
      <w:r>
        <w:br w:type="page"/>
      </w:r>
    </w:p>
    <w:p w14:paraId="65E4E0DF" w14:textId="535FFCDD" w:rsidR="008E7999" w:rsidRDefault="002261C0">
      <w:pPr>
        <w:jc w:val="center"/>
      </w:pPr>
      <w:r>
        <w:rPr>
          <w:noProof/>
          <w14:ligatures w14:val="none"/>
        </w:rPr>
        <w:lastRenderedPageBreak/>
        <w:drawing>
          <wp:inline distT="0" distB="0" distL="0" distR="0" wp14:anchorId="24748420" wp14:editId="053E1EF2">
            <wp:extent cx="4339990" cy="6696000"/>
            <wp:effectExtent l="0" t="0" r="3810" b="0"/>
            <wp:docPr id="19757413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41365" name="图片 1975741365"/>
                    <pic:cNvPicPr/>
                  </pic:nvPicPr>
                  <pic:blipFill>
                    <a:blip r:embed="rId10"/>
                    <a:stretch>
                      <a:fillRect/>
                    </a:stretch>
                  </pic:blipFill>
                  <pic:spPr>
                    <a:xfrm>
                      <a:off x="0" y="0"/>
                      <a:ext cx="4339990" cy="6696000"/>
                    </a:xfrm>
                    <a:prstGeom prst="rect">
                      <a:avLst/>
                    </a:prstGeom>
                  </pic:spPr>
                </pic:pic>
              </a:graphicData>
            </a:graphic>
          </wp:inline>
        </w:drawing>
      </w:r>
    </w:p>
    <w:p w14:paraId="1893A800" w14:textId="2D830A7E" w:rsidR="008E7999" w:rsidRDefault="00F157CB">
      <w:pPr>
        <w:keepNext/>
        <w:widowControl/>
        <w:spacing w:before="240" w:after="0" w:line="240" w:lineRule="auto"/>
        <w:outlineLvl w:val="0"/>
      </w:pPr>
      <w:r>
        <w:rPr>
          <w:rFonts w:ascii="Calibri" w:eastAsia="Times New Roman" w:hAnsi="Calibri" w:cs="Calibri"/>
          <w:b/>
          <w:bCs/>
          <w:kern w:val="28"/>
          <w:sz w:val="24"/>
          <w:lang w:eastAsia="en-US"/>
          <w14:ligatures w14:val="none"/>
        </w:rPr>
        <w:t xml:space="preserve">Figure </w:t>
      </w:r>
      <w:ins w:id="8" w:author="win" w:date="2026-04-14T14:41:00Z">
        <w:r w:rsidR="00F63362">
          <w:rPr>
            <w:rFonts w:ascii="Calibri" w:eastAsia="Times New Roman" w:hAnsi="Calibri" w:cs="Calibri"/>
            <w:b/>
            <w:bCs/>
            <w:kern w:val="28"/>
            <w:sz w:val="24"/>
            <w:lang w:eastAsia="en-US"/>
            <w14:ligatures w14:val="none"/>
          </w:rPr>
          <w:t>4</w:t>
        </w:r>
      </w:ins>
      <w:del w:id="9" w:author="win" w:date="2026-04-14T14:41:00Z">
        <w:r w:rsidDel="00F63362">
          <w:rPr>
            <w:rFonts w:ascii="Calibri" w:eastAsia="Times New Roman" w:hAnsi="Calibri" w:cs="Calibri"/>
            <w:b/>
            <w:bCs/>
            <w:kern w:val="28"/>
            <w:sz w:val="24"/>
            <w:lang w:eastAsia="en-US"/>
            <w14:ligatures w14:val="none"/>
          </w:rPr>
          <w:delText>5</w:delText>
        </w:r>
      </w:del>
      <w:r>
        <w:rPr>
          <w:rFonts w:ascii="Calibri" w:eastAsia="Times New Roman" w:hAnsi="Calibri" w:cs="Calibri"/>
          <w:b/>
          <w:bCs/>
          <w:kern w:val="28"/>
          <w:sz w:val="24"/>
          <w:lang w:eastAsia="en-US"/>
          <w14:ligatures w14:val="none"/>
        </w:rPr>
        <w:t xml:space="preserve">. </w:t>
      </w:r>
      <w:r>
        <w:rPr>
          <w:rFonts w:ascii="Calibri" w:eastAsia="Times New Roman" w:hAnsi="Calibri" w:cs="Calibri"/>
          <w:kern w:val="28"/>
          <w:sz w:val="24"/>
          <w:lang w:eastAsia="en-US"/>
          <w14:ligatures w14:val="none"/>
        </w:rPr>
        <w:t>Operational evaluation of WDA strategy for day-ahead power forecasting. A and C: Density scatter plots comparing observed and forecasted power using four configurations: Hub-height (HH), Standard REWS (SR), Extended REWS (ER), and Wind-Direction-Aware (WDA). Results shown for A: EC-WRF and C: GFS-WRF driven forecasts on complete test dataset. Coefficient of determination, root-mean-square error, and correlation coefficient are shown for each configuration. Asterisks (***) indicate statistical significance at p &lt; 0.01 level based on Diebold-Mariano tests relative to HH baseline. B and D: Correlation coefficients across free-stream and wake</w:t>
      </w:r>
      <w:r>
        <w:t xml:space="preserve"> </w:t>
      </w:r>
      <w:r>
        <w:rPr>
          <w:rFonts w:ascii="Calibri" w:eastAsia="Times New Roman" w:hAnsi="Calibri" w:cs="Calibri"/>
          <w:kern w:val="28"/>
          <w:sz w:val="24"/>
          <w:lang w:eastAsia="en-US"/>
          <w14:ligatures w14:val="none"/>
        </w:rPr>
        <w:t>effect regimes for B: EC-WRF and D: GFS-WRF.</w:t>
      </w:r>
    </w:p>
    <w:sectPr w:rsidR="008E79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3806C1" w14:textId="77777777" w:rsidR="005F4DDB" w:rsidRDefault="005F4DDB">
      <w:pPr>
        <w:spacing w:line="240" w:lineRule="auto"/>
      </w:pPr>
      <w:r>
        <w:separator/>
      </w:r>
    </w:p>
  </w:endnote>
  <w:endnote w:type="continuationSeparator" w:id="0">
    <w:p w14:paraId="244AF82C" w14:textId="77777777" w:rsidR="005F4DDB" w:rsidRDefault="005F4D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yriad Pro">
    <w:altName w:val="Segoe UI"/>
    <w:charset w:val="00"/>
    <w:family w:val="swiss"/>
    <w:pitch w:val="default"/>
    <w:sig w:usb0="00000000" w:usb1="00000000"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B7AB54" w14:textId="77777777" w:rsidR="005F4DDB" w:rsidRDefault="005F4DDB">
      <w:pPr>
        <w:spacing w:after="0"/>
      </w:pPr>
      <w:r>
        <w:separator/>
      </w:r>
    </w:p>
  </w:footnote>
  <w:footnote w:type="continuationSeparator" w:id="0">
    <w:p w14:paraId="05E31BFC" w14:textId="77777777" w:rsidR="005F4DDB" w:rsidRDefault="005F4DDB">
      <w:pPr>
        <w:spacing w:after="0"/>
      </w:pPr>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in">
    <w15:presenceInfo w15:providerId="None" w15:userId="w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8BE"/>
    <w:rsid w:val="00086002"/>
    <w:rsid w:val="00124E31"/>
    <w:rsid w:val="00127252"/>
    <w:rsid w:val="00192507"/>
    <w:rsid w:val="001C43F4"/>
    <w:rsid w:val="001D7AA9"/>
    <w:rsid w:val="001F65D1"/>
    <w:rsid w:val="002261C0"/>
    <w:rsid w:val="002473A7"/>
    <w:rsid w:val="0026131E"/>
    <w:rsid w:val="0026483D"/>
    <w:rsid w:val="002F15C0"/>
    <w:rsid w:val="00341698"/>
    <w:rsid w:val="00347113"/>
    <w:rsid w:val="00352E2F"/>
    <w:rsid w:val="003D29CB"/>
    <w:rsid w:val="004506BC"/>
    <w:rsid w:val="00457554"/>
    <w:rsid w:val="0058112A"/>
    <w:rsid w:val="005D18DA"/>
    <w:rsid w:val="005F4DDB"/>
    <w:rsid w:val="005F5585"/>
    <w:rsid w:val="00614112"/>
    <w:rsid w:val="00652FB3"/>
    <w:rsid w:val="00656126"/>
    <w:rsid w:val="00696A05"/>
    <w:rsid w:val="006F263D"/>
    <w:rsid w:val="007466E0"/>
    <w:rsid w:val="00760DF7"/>
    <w:rsid w:val="007C7A4D"/>
    <w:rsid w:val="007D34C1"/>
    <w:rsid w:val="0083093B"/>
    <w:rsid w:val="0083513D"/>
    <w:rsid w:val="008E7999"/>
    <w:rsid w:val="008F201A"/>
    <w:rsid w:val="00980D7C"/>
    <w:rsid w:val="009D0853"/>
    <w:rsid w:val="00A208A7"/>
    <w:rsid w:val="00A308BE"/>
    <w:rsid w:val="00A55536"/>
    <w:rsid w:val="00A91D1F"/>
    <w:rsid w:val="00AA718C"/>
    <w:rsid w:val="00B07714"/>
    <w:rsid w:val="00B10657"/>
    <w:rsid w:val="00B118EC"/>
    <w:rsid w:val="00B21CA8"/>
    <w:rsid w:val="00B64CE5"/>
    <w:rsid w:val="00B71590"/>
    <w:rsid w:val="00B7460E"/>
    <w:rsid w:val="00BA4B3E"/>
    <w:rsid w:val="00BD5E8C"/>
    <w:rsid w:val="00C212EE"/>
    <w:rsid w:val="00C27034"/>
    <w:rsid w:val="00C363AE"/>
    <w:rsid w:val="00CA34D5"/>
    <w:rsid w:val="00D26013"/>
    <w:rsid w:val="00D533DD"/>
    <w:rsid w:val="00D8181D"/>
    <w:rsid w:val="00DA321B"/>
    <w:rsid w:val="00DE304F"/>
    <w:rsid w:val="00DF50DD"/>
    <w:rsid w:val="00DF5F9D"/>
    <w:rsid w:val="00E235CC"/>
    <w:rsid w:val="00E73F45"/>
    <w:rsid w:val="00E9789E"/>
    <w:rsid w:val="00EB3434"/>
    <w:rsid w:val="00F157CB"/>
    <w:rsid w:val="00F42D96"/>
    <w:rsid w:val="00F617D8"/>
    <w:rsid w:val="00F632E9"/>
    <w:rsid w:val="00F63362"/>
    <w:rsid w:val="00F80F76"/>
    <w:rsid w:val="00F82316"/>
    <w:rsid w:val="00FA44BC"/>
    <w:rsid w:val="00FF4563"/>
    <w:rsid w:val="77752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1398969"/>
  <w14:defaultImageDpi w14:val="32767"/>
  <w15:docId w15:val="{FD3F0DDD-653F-ED4A-8181-BD62D5A77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footer"/>
    <w:basedOn w:val="a"/>
    <w:link w:val="a6"/>
    <w:uiPriority w:val="99"/>
    <w:unhideWhenUsed/>
    <w:qFormat/>
    <w:pPr>
      <w:tabs>
        <w:tab w:val="center" w:pos="4320"/>
        <w:tab w:val="right" w:pos="8640"/>
      </w:tabs>
      <w:spacing w:after="0" w:line="240" w:lineRule="auto"/>
    </w:pPr>
  </w:style>
  <w:style w:type="paragraph" w:styleId="a7">
    <w:name w:val="header"/>
    <w:basedOn w:val="a"/>
    <w:link w:val="a8"/>
    <w:uiPriority w:val="99"/>
    <w:unhideWhenUsed/>
    <w:qFormat/>
    <w:pPr>
      <w:tabs>
        <w:tab w:val="center" w:pos="4320"/>
        <w:tab w:val="right" w:pos="8640"/>
      </w:tabs>
      <w:spacing w:after="0" w:line="240" w:lineRule="auto"/>
    </w:pPr>
  </w:style>
  <w:style w:type="paragraph" w:styleId="a9">
    <w:name w:val="Subtitle"/>
    <w:basedOn w:val="a"/>
    <w:next w:val="a"/>
    <w:link w:val="aa"/>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paragraph" w:styleId="ab">
    <w:name w:val="Title"/>
    <w:basedOn w:val="a"/>
    <w:next w:val="a"/>
    <w:link w:val="ac"/>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d">
    <w:name w:val="annotation subject"/>
    <w:basedOn w:val="a3"/>
    <w:next w:val="a3"/>
    <w:link w:val="ae"/>
    <w:uiPriority w:val="99"/>
    <w:semiHidden/>
    <w:unhideWhenUsed/>
    <w:qFormat/>
    <w:rPr>
      <w:b/>
      <w:bCs/>
    </w:rPr>
  </w:style>
  <w:style w:type="character" w:styleId="af">
    <w:name w:val="annotation reference"/>
    <w:basedOn w:val="a0"/>
    <w:uiPriority w:val="99"/>
    <w:semiHidden/>
    <w:unhideWhenUsed/>
    <w:qFormat/>
    <w:rPr>
      <w:sz w:val="21"/>
      <w:szCs w:val="21"/>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c">
    <w:name w:val="标题 字符"/>
    <w:basedOn w:val="a0"/>
    <w:link w:val="ab"/>
    <w:uiPriority w:val="10"/>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0">
    <w:name w:val="Quote"/>
    <w:basedOn w:val="a"/>
    <w:next w:val="a"/>
    <w:link w:val="af1"/>
    <w:uiPriority w:val="29"/>
    <w:qFormat/>
    <w:pPr>
      <w:spacing w:before="160"/>
      <w:jc w:val="center"/>
    </w:pPr>
    <w:rPr>
      <w:i/>
      <w:iCs/>
      <w:color w:val="404040" w:themeColor="text1" w:themeTint="BF"/>
    </w:rPr>
  </w:style>
  <w:style w:type="character" w:customStyle="1" w:styleId="af1">
    <w:name w:val="引用 字符"/>
    <w:basedOn w:val="a0"/>
    <w:link w:val="af0"/>
    <w:uiPriority w:val="29"/>
    <w:qFormat/>
    <w:rPr>
      <w:i/>
      <w:iCs/>
      <w:color w:val="404040" w:themeColor="text1" w:themeTint="BF"/>
    </w:rPr>
  </w:style>
  <w:style w:type="paragraph" w:styleId="af2">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3">
    <w:name w:val="Intense Quote"/>
    <w:basedOn w:val="a"/>
    <w:next w:val="a"/>
    <w:link w:val="af4"/>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4">
    <w:name w:val="明显引用 字符"/>
    <w:basedOn w:val="a0"/>
    <w:link w:val="af3"/>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ng-star-inserted">
    <w:name w:val="ng-star-inserted"/>
    <w:basedOn w:val="a0"/>
    <w:qFormat/>
  </w:style>
  <w:style w:type="paragraph" w:customStyle="1" w:styleId="ng-star-inserted1">
    <w:name w:val="ng-star-inserted1"/>
    <w:basedOn w:val="a"/>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pple-converted-space">
    <w:name w:val="apple-converted-space"/>
    <w:basedOn w:val="a0"/>
    <w:qFormat/>
  </w:style>
  <w:style w:type="character" w:customStyle="1" w:styleId="HTML0">
    <w:name w:val="HTML 预设格式 字符"/>
    <w:basedOn w:val="a0"/>
    <w:link w:val="HTML"/>
    <w:uiPriority w:val="99"/>
    <w:semiHidden/>
    <w:qFormat/>
    <w:rPr>
      <w:rFonts w:ascii="宋体" w:eastAsia="宋体" w:hAnsi="宋体" w:cs="宋体"/>
      <w:kern w:val="0"/>
      <w:sz w:val="24"/>
      <w14:ligatures w14:val="none"/>
    </w:rPr>
  </w:style>
  <w:style w:type="character" w:customStyle="1" w:styleId="a8">
    <w:name w:val="页眉 字符"/>
    <w:basedOn w:val="a0"/>
    <w:link w:val="a7"/>
    <w:uiPriority w:val="99"/>
    <w:qFormat/>
  </w:style>
  <w:style w:type="character" w:customStyle="1" w:styleId="a6">
    <w:name w:val="页脚 字符"/>
    <w:basedOn w:val="a0"/>
    <w:link w:val="a5"/>
    <w:uiPriority w:val="99"/>
    <w:qFormat/>
  </w:style>
  <w:style w:type="paragraph" w:customStyle="1" w:styleId="SMHeading">
    <w:name w:val="SM Heading"/>
    <w:basedOn w:val="1"/>
    <w:qFormat/>
    <w:pPr>
      <w:keepLines w:val="0"/>
      <w:widowControl/>
      <w:spacing w:before="240" w:after="60" w:line="240" w:lineRule="auto"/>
    </w:pPr>
    <w:rPr>
      <w:rFonts w:ascii="Times New Roman" w:eastAsia="宋体" w:hAnsi="Times New Roman" w:cs="Times New Roman"/>
      <w:b/>
      <w:bCs/>
      <w:color w:val="auto"/>
      <w:kern w:val="32"/>
      <w:sz w:val="24"/>
      <w:szCs w:val="24"/>
      <w:lang w:eastAsia="en-US"/>
      <w14:ligatures w14:val="none"/>
    </w:rPr>
  </w:style>
  <w:style w:type="character" w:customStyle="1" w:styleId="a4">
    <w:name w:val="批注文字 字符"/>
    <w:basedOn w:val="a0"/>
    <w:link w:val="a3"/>
    <w:uiPriority w:val="99"/>
    <w:semiHidden/>
    <w:qFormat/>
  </w:style>
  <w:style w:type="character" w:customStyle="1" w:styleId="ae">
    <w:name w:val="批注主题 字符"/>
    <w:basedOn w:val="a4"/>
    <w:link w:val="ad"/>
    <w:uiPriority w:val="99"/>
    <w:semiHidden/>
    <w:qFormat/>
    <w:rPr>
      <w:b/>
      <w:bCs/>
    </w:rPr>
  </w:style>
  <w:style w:type="paragraph" w:styleId="af5">
    <w:name w:val="Revision"/>
    <w:hidden/>
    <w:uiPriority w:val="99"/>
    <w:unhideWhenUsed/>
    <w:rsid w:val="0026483D"/>
    <w:rPr>
      <w:kern w:val="2"/>
      <w:sz w:val="22"/>
      <w:szCs w:val="24"/>
      <w14:ligatures w14:val="standardContextual"/>
    </w:rPr>
  </w:style>
  <w:style w:type="paragraph" w:styleId="af6">
    <w:name w:val="Balloon Text"/>
    <w:basedOn w:val="a"/>
    <w:link w:val="af7"/>
    <w:uiPriority w:val="99"/>
    <w:semiHidden/>
    <w:unhideWhenUsed/>
    <w:rsid w:val="007C7A4D"/>
    <w:pPr>
      <w:spacing w:after="0" w:line="240" w:lineRule="auto"/>
    </w:pPr>
    <w:rPr>
      <w:rFonts w:ascii="Microsoft YaHei UI" w:eastAsia="Microsoft YaHei UI"/>
      <w:sz w:val="18"/>
      <w:szCs w:val="18"/>
    </w:rPr>
  </w:style>
  <w:style w:type="character" w:customStyle="1" w:styleId="af7">
    <w:name w:val="批注框文本 字符"/>
    <w:basedOn w:val="a0"/>
    <w:link w:val="af6"/>
    <w:uiPriority w:val="99"/>
    <w:semiHidden/>
    <w:rsid w:val="007C7A4D"/>
    <w:rPr>
      <w:rFonts w:ascii="Microsoft YaHei UI" w:eastAsia="Microsoft YaHei U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537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5</Pages>
  <Words>674</Words>
  <Characters>3845</Characters>
  <Application>Microsoft Office Word</Application>
  <DocSecurity>0</DocSecurity>
  <Lines>32</Lines>
  <Paragraphs>9</Paragraphs>
  <ScaleCrop>false</ScaleCrop>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xiaxin</dc:creator>
  <cp:lastModifiedBy>win</cp:lastModifiedBy>
  <cp:revision>58</cp:revision>
  <dcterms:created xsi:type="dcterms:W3CDTF">2026-01-17T06:12:00Z</dcterms:created>
  <dcterms:modified xsi:type="dcterms:W3CDTF">2026-04-14T06:41:00Z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2052-11.8.2.11019</vt:lpwstr>
  </property>
  <property fmtid="{D5CDD505-2E9C-101B-9397-08002B2CF9AE}" pid="3" name="ICV">
    <vt:lpwstr>592BB968DC604AC8982693C7E5F9FB00</vt:lpwstr>
  </property>
</Properties>
</file>