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564877" w14:textId="77777777" w:rsidR="000A29B4" w:rsidRDefault="000A29B4">
      <w:pPr>
        <w:pStyle w:val="ac"/>
        <w:rPr>
          <w:rFonts w:asciiTheme="minorHAnsi" w:hAnsiTheme="minorHAnsi" w:cstheme="minorHAnsi"/>
          <w:lang w:eastAsia="zh-CN"/>
        </w:rPr>
        <w:sectPr w:rsidR="000A29B4">
          <w:headerReference w:type="default" r:id="rId8"/>
          <w:footerReference w:type="default" r:id="rId9"/>
          <w:headerReference w:type="first" r:id="rId10"/>
          <w:pgSz w:w="12240" w:h="15840"/>
          <w:pgMar w:top="1440" w:right="1440" w:bottom="1440" w:left="1440" w:header="432" w:footer="720" w:gutter="0"/>
          <w:cols w:space="720"/>
          <w:docGrid w:linePitch="360"/>
        </w:sectPr>
      </w:pPr>
    </w:p>
    <w:p w14:paraId="0A87CCFC" w14:textId="77777777" w:rsidR="00674E44" w:rsidRDefault="0093274C" w:rsidP="00674E44">
      <w:pPr>
        <w:pStyle w:val="ac"/>
        <w:rPr>
          <w:rFonts w:asciiTheme="minorHAnsi" w:hAnsiTheme="minorHAnsi" w:cstheme="minorHAnsi"/>
          <w:lang w:eastAsia="zh-CN"/>
        </w:rPr>
      </w:pPr>
      <w:r>
        <w:rPr>
          <w:rFonts w:asciiTheme="minorHAnsi" w:hAnsiTheme="minorHAnsi" w:cstheme="minorHAnsi"/>
          <w:lang w:eastAsia="zh-CN"/>
        </w:rPr>
        <w:lastRenderedPageBreak/>
        <w:t>Extended Profiles Including</w:t>
      </w:r>
      <w:r>
        <w:rPr>
          <w:rFonts w:asciiTheme="minorHAnsi" w:hAnsiTheme="minorHAnsi" w:cstheme="minorHAnsi" w:hint="eastAsia"/>
          <w:lang w:eastAsia="zh-CN"/>
        </w:rPr>
        <w:t xml:space="preserve"> </w:t>
      </w:r>
      <w:r>
        <w:rPr>
          <w:rFonts w:asciiTheme="minorHAnsi" w:hAnsiTheme="minorHAnsi" w:cstheme="minorHAnsi"/>
          <w:lang w:eastAsia="zh-CN"/>
        </w:rPr>
        <w:t xml:space="preserve">Surface-Layer Wind Speed Improve </w:t>
      </w:r>
    </w:p>
    <w:p w14:paraId="2F26E9BA" w14:textId="20DAF222" w:rsidR="000A29B4" w:rsidRDefault="0093274C" w:rsidP="00674E44">
      <w:pPr>
        <w:pStyle w:val="ac"/>
        <w:rPr>
          <w:rFonts w:asciiTheme="minorHAnsi" w:hAnsiTheme="minorHAnsi" w:cstheme="minorHAnsi"/>
          <w:lang w:eastAsia="zh-CN"/>
        </w:rPr>
      </w:pPr>
      <w:r>
        <w:rPr>
          <w:rFonts w:asciiTheme="minorHAnsi" w:hAnsiTheme="minorHAnsi" w:cstheme="minorHAnsi"/>
          <w:lang w:eastAsia="zh-CN"/>
        </w:rPr>
        <w:t>Farm-Scale Wind Power Forecasting</w:t>
      </w:r>
      <w:r>
        <w:rPr>
          <w:rFonts w:asciiTheme="minorHAnsi" w:hAnsiTheme="minorHAnsi" w:cstheme="minorHAnsi" w:hint="eastAsia"/>
          <w:lang w:eastAsia="zh-CN"/>
        </w:rPr>
        <w:t xml:space="preserve"> </w:t>
      </w:r>
    </w:p>
    <w:p w14:paraId="02E15F03" w14:textId="4F6AFA6D" w:rsidR="000A29B4" w:rsidRDefault="0093274C">
      <w:pPr>
        <w:pStyle w:val="Authors"/>
        <w:rPr>
          <w:rFonts w:asciiTheme="minorHAnsi" w:hAnsiTheme="minorHAnsi" w:cstheme="minorHAnsi"/>
          <w:lang w:eastAsia="zh-CN"/>
        </w:rPr>
      </w:pPr>
      <w:r>
        <w:rPr>
          <w:rFonts w:asciiTheme="minorHAnsi" w:hAnsiTheme="minorHAnsi" w:cstheme="minorHAnsi"/>
        </w:rPr>
        <w:t>Xin Xia</w:t>
      </w:r>
      <w:proofErr w:type="gramStart"/>
      <w:r>
        <w:rPr>
          <w:rFonts w:asciiTheme="minorHAnsi" w:hAnsiTheme="minorHAnsi" w:cstheme="minorHAnsi"/>
          <w:vertAlign w:val="superscript"/>
        </w:rPr>
        <w:t>1</w:t>
      </w:r>
      <w:r w:rsidR="00A17C6B">
        <w:rPr>
          <w:rFonts w:asciiTheme="minorHAnsi" w:hAnsiTheme="minorHAnsi" w:cstheme="minorHAnsi"/>
          <w:vertAlign w:val="superscript"/>
        </w:rPr>
        <w:t>,*</w:t>
      </w:r>
      <w:proofErr w:type="gramEnd"/>
      <w:r>
        <w:rPr>
          <w:rFonts w:asciiTheme="minorHAnsi" w:hAnsiTheme="minorHAnsi" w:cstheme="minorHAnsi"/>
        </w:rPr>
        <w:t>, Yong Luo</w:t>
      </w:r>
      <w:r>
        <w:rPr>
          <w:rFonts w:asciiTheme="minorHAnsi" w:hAnsiTheme="minorHAnsi" w:cstheme="minorHAnsi"/>
          <w:vertAlign w:val="superscript"/>
        </w:rPr>
        <w:t>1</w:t>
      </w:r>
      <w:r>
        <w:rPr>
          <w:rFonts w:asciiTheme="minorHAnsi" w:hAnsiTheme="minorHAnsi" w:cstheme="minorHAnsi"/>
          <w:vertAlign w:val="superscript"/>
          <w:lang w:eastAsia="zh-CN"/>
        </w:rPr>
        <w:t>,*</w:t>
      </w:r>
      <w:r>
        <w:rPr>
          <w:rFonts w:asciiTheme="minorHAnsi" w:hAnsiTheme="minorHAnsi" w:cstheme="minorHAnsi"/>
        </w:rPr>
        <w:t>, Rui Chang</w:t>
      </w:r>
      <w:r>
        <w:rPr>
          <w:rFonts w:asciiTheme="minorHAnsi" w:hAnsiTheme="minorHAnsi" w:cstheme="minorHAnsi"/>
          <w:vertAlign w:val="superscript"/>
        </w:rPr>
        <w:t>2</w:t>
      </w:r>
      <w:r>
        <w:rPr>
          <w:rFonts w:asciiTheme="minorHAnsi" w:hAnsiTheme="minorHAnsi" w:cstheme="minorHAnsi"/>
        </w:rPr>
        <w:t>, Martin Dörenkämper</w:t>
      </w:r>
      <w:r>
        <w:rPr>
          <w:rFonts w:asciiTheme="minorHAnsi" w:hAnsiTheme="minorHAnsi" w:cstheme="minorHAnsi"/>
          <w:vertAlign w:val="superscript"/>
        </w:rPr>
        <w:t>3</w:t>
      </w:r>
      <w:r>
        <w:rPr>
          <w:rFonts w:asciiTheme="minorHAnsi" w:hAnsiTheme="minorHAnsi" w:cstheme="minorHAnsi"/>
        </w:rPr>
        <w:t>, Rong Zhu</w:t>
      </w:r>
      <w:r>
        <w:rPr>
          <w:rFonts w:asciiTheme="minorHAnsi" w:hAnsiTheme="minorHAnsi" w:cstheme="minorHAnsi"/>
          <w:vertAlign w:val="superscript"/>
        </w:rPr>
        <w:t>1,2</w:t>
      </w:r>
      <w:r>
        <w:rPr>
          <w:rFonts w:asciiTheme="minorHAnsi" w:hAnsiTheme="minorHAnsi" w:cstheme="minorHAnsi"/>
        </w:rPr>
        <w:t>, Kun Yang</w:t>
      </w:r>
      <w:r>
        <w:rPr>
          <w:rFonts w:asciiTheme="minorHAnsi" w:hAnsiTheme="minorHAnsi" w:cstheme="minorHAnsi"/>
          <w:vertAlign w:val="superscript"/>
        </w:rPr>
        <w:t>1</w:t>
      </w:r>
      <w:r>
        <w:rPr>
          <w:rFonts w:asciiTheme="minorHAnsi" w:hAnsiTheme="minorHAnsi" w:cstheme="minorHAnsi"/>
        </w:rPr>
        <w:t xml:space="preserve">, </w:t>
      </w:r>
      <w:proofErr w:type="spellStart"/>
      <w:r>
        <w:rPr>
          <w:rFonts w:asciiTheme="minorHAnsi" w:hAnsiTheme="minorHAnsi" w:cstheme="minorHAnsi"/>
        </w:rPr>
        <w:t>Peidu</w:t>
      </w:r>
      <w:proofErr w:type="spellEnd"/>
      <w:r>
        <w:rPr>
          <w:rFonts w:asciiTheme="minorHAnsi" w:hAnsiTheme="minorHAnsi" w:cstheme="minorHAnsi"/>
        </w:rPr>
        <w:t xml:space="preserve"> Li</w:t>
      </w:r>
      <w:r>
        <w:rPr>
          <w:rFonts w:asciiTheme="minorHAnsi" w:hAnsiTheme="minorHAnsi" w:cstheme="minorHAnsi"/>
          <w:vertAlign w:val="superscript"/>
        </w:rPr>
        <w:t>4</w:t>
      </w:r>
      <w:r w:rsidR="0054619C">
        <w:rPr>
          <w:rFonts w:asciiTheme="minorHAnsi" w:hAnsiTheme="minorHAnsi" w:cstheme="minorHAnsi"/>
        </w:rPr>
        <w:t xml:space="preserve">, </w:t>
      </w:r>
      <w:proofErr w:type="spellStart"/>
      <w:r w:rsidR="0054619C">
        <w:rPr>
          <w:rFonts w:asciiTheme="minorHAnsi" w:hAnsiTheme="minorHAnsi" w:cstheme="minorHAnsi"/>
        </w:rPr>
        <w:t>Xiaoli</w:t>
      </w:r>
      <w:proofErr w:type="spellEnd"/>
      <w:r w:rsidR="0054619C">
        <w:rPr>
          <w:rFonts w:asciiTheme="minorHAnsi" w:hAnsiTheme="minorHAnsi" w:cstheme="minorHAnsi"/>
        </w:rPr>
        <w:t xml:space="preserve"> Z</w:t>
      </w:r>
      <w:r w:rsidR="0054619C">
        <w:rPr>
          <w:rFonts w:asciiTheme="minorHAnsi" w:hAnsiTheme="minorHAnsi" w:cstheme="minorHAnsi" w:hint="eastAsia"/>
          <w:lang w:eastAsia="zh-CN"/>
        </w:rPr>
        <w:t>hang</w:t>
      </w:r>
      <w:r w:rsidR="0054619C">
        <w:rPr>
          <w:rFonts w:asciiTheme="minorHAnsi" w:hAnsiTheme="minorHAnsi" w:cstheme="minorHAnsi"/>
          <w:vertAlign w:val="superscript"/>
        </w:rPr>
        <w:t>5</w:t>
      </w:r>
    </w:p>
    <w:p w14:paraId="1B06B2C9" w14:textId="77777777" w:rsidR="000A29B4" w:rsidRDefault="0093274C">
      <w:pPr>
        <w:pStyle w:val="Affiliation"/>
        <w:rPr>
          <w:rFonts w:asciiTheme="minorHAnsi" w:hAnsiTheme="minorHAnsi" w:cstheme="minorHAnsi"/>
          <w:vertAlign w:val="superscript"/>
        </w:rPr>
      </w:pPr>
      <w:r>
        <w:rPr>
          <w:rFonts w:asciiTheme="minorHAnsi" w:hAnsiTheme="minorHAnsi" w:cstheme="minorHAnsi"/>
          <w:vertAlign w:val="superscript"/>
        </w:rPr>
        <w:t>1</w:t>
      </w:r>
      <w:r>
        <w:rPr>
          <w:rFonts w:asciiTheme="minorHAnsi" w:hAnsiTheme="minorHAnsi" w:cstheme="minorHAnsi"/>
        </w:rPr>
        <w:t>Ministry of Education Key Laboratory for Earth System Modeling, Department of Earth System Science, Tsinghua University, Beijing 100084, China</w:t>
      </w:r>
    </w:p>
    <w:p w14:paraId="6B058171" w14:textId="77777777" w:rsidR="000A29B4" w:rsidRDefault="0093274C">
      <w:pPr>
        <w:pStyle w:val="Affiliation"/>
        <w:rPr>
          <w:rFonts w:asciiTheme="minorHAnsi" w:hAnsiTheme="minorHAnsi" w:cstheme="minorHAnsi"/>
        </w:rPr>
      </w:pPr>
      <w:r>
        <w:rPr>
          <w:rFonts w:asciiTheme="minorHAnsi" w:hAnsiTheme="minorHAnsi" w:cstheme="minorHAnsi"/>
          <w:vertAlign w:val="superscript"/>
        </w:rPr>
        <w:t>2</w:t>
      </w:r>
      <w:r>
        <w:rPr>
          <w:rFonts w:asciiTheme="minorHAnsi" w:hAnsiTheme="minorHAnsi" w:cstheme="minorHAnsi"/>
        </w:rPr>
        <w:t>National Climate Center of China Meteorological Administration (CMA), Beijing 100081, China</w:t>
      </w:r>
      <w:r>
        <w:rPr>
          <w:rFonts w:asciiTheme="minorHAnsi" w:hAnsiTheme="minorHAnsi" w:cstheme="minorHAnsi"/>
          <w:vertAlign w:val="superscript"/>
        </w:rPr>
        <w:t xml:space="preserve"> </w:t>
      </w:r>
    </w:p>
    <w:p w14:paraId="4D43B447" w14:textId="77777777" w:rsidR="000A29B4" w:rsidRDefault="0093274C">
      <w:pPr>
        <w:pStyle w:val="Affiliation"/>
        <w:rPr>
          <w:rFonts w:asciiTheme="minorHAnsi" w:hAnsiTheme="minorHAnsi" w:cstheme="minorHAnsi"/>
        </w:rPr>
      </w:pPr>
      <w:r>
        <w:rPr>
          <w:rFonts w:asciiTheme="minorHAnsi" w:hAnsiTheme="minorHAnsi" w:cstheme="minorHAnsi"/>
          <w:vertAlign w:val="superscript"/>
        </w:rPr>
        <w:t>3</w:t>
      </w:r>
      <w:r>
        <w:rPr>
          <w:rFonts w:asciiTheme="minorHAnsi" w:hAnsiTheme="minorHAnsi" w:cstheme="minorHAnsi"/>
        </w:rPr>
        <w:t>Fraunhofer Institute for Wind Energy Systems, Küpkersweg70, 26129 Oldenburg, Germany</w:t>
      </w:r>
    </w:p>
    <w:p w14:paraId="3967D4BF" w14:textId="77777777" w:rsidR="000A29B4" w:rsidRDefault="0093274C">
      <w:pPr>
        <w:pStyle w:val="Affiliation"/>
        <w:rPr>
          <w:rFonts w:asciiTheme="minorHAnsi" w:hAnsiTheme="minorHAnsi" w:cstheme="minorHAnsi"/>
        </w:rPr>
      </w:pPr>
      <w:r>
        <w:rPr>
          <w:rFonts w:asciiTheme="minorHAnsi" w:hAnsiTheme="minorHAnsi" w:cstheme="minorHAnsi"/>
          <w:vertAlign w:val="superscript"/>
        </w:rPr>
        <w:t>4</w:t>
      </w:r>
      <w:r>
        <w:rPr>
          <w:rFonts w:asciiTheme="minorHAnsi" w:hAnsiTheme="minorHAnsi" w:cstheme="minorHAnsi"/>
        </w:rPr>
        <w:t>Plateau Atmosphere and Environment Key Laboratory of Sichuan Province, School of At-</w:t>
      </w:r>
      <w:proofErr w:type="spellStart"/>
      <w:r>
        <w:rPr>
          <w:rFonts w:asciiTheme="minorHAnsi" w:hAnsiTheme="minorHAnsi" w:cstheme="minorHAnsi"/>
        </w:rPr>
        <w:t>mospheric</w:t>
      </w:r>
      <w:proofErr w:type="spellEnd"/>
      <w:r>
        <w:rPr>
          <w:rFonts w:asciiTheme="minorHAnsi" w:hAnsiTheme="minorHAnsi" w:cstheme="minorHAnsi"/>
        </w:rPr>
        <w:t xml:space="preserve"> Sciences, Chengdu University of Information Technology, Chengdu 610225, China</w:t>
      </w:r>
    </w:p>
    <w:p w14:paraId="460CBC34" w14:textId="6A7C35D7" w:rsidR="00490C30" w:rsidRDefault="00490C30" w:rsidP="00490C30">
      <w:pPr>
        <w:pStyle w:val="Affiliation"/>
        <w:rPr>
          <w:rFonts w:asciiTheme="minorHAnsi" w:hAnsiTheme="minorHAnsi" w:cstheme="minorHAnsi"/>
        </w:rPr>
      </w:pPr>
      <w:r>
        <w:rPr>
          <w:rFonts w:asciiTheme="minorHAnsi" w:hAnsiTheme="minorHAnsi" w:cstheme="minorHAnsi"/>
          <w:vertAlign w:val="superscript"/>
        </w:rPr>
        <w:t>5</w:t>
      </w:r>
      <w:r w:rsidR="00B31A30" w:rsidRPr="00B31A30">
        <w:rPr>
          <w:rFonts w:asciiTheme="minorHAnsi" w:hAnsiTheme="minorHAnsi" w:cstheme="minorHAnsi"/>
        </w:rPr>
        <w:t xml:space="preserve">HUADIAN NEW ENERGY GROUP </w:t>
      </w:r>
      <w:proofErr w:type="gramStart"/>
      <w:r w:rsidR="00B31A30" w:rsidRPr="00B31A30">
        <w:rPr>
          <w:rFonts w:asciiTheme="minorHAnsi" w:hAnsiTheme="minorHAnsi" w:cstheme="minorHAnsi"/>
        </w:rPr>
        <w:t>CO.,LTD.LIAONING</w:t>
      </w:r>
      <w:proofErr w:type="gramEnd"/>
      <w:r w:rsidR="00B31A30" w:rsidRPr="00B31A30">
        <w:rPr>
          <w:rFonts w:asciiTheme="minorHAnsi" w:hAnsiTheme="minorHAnsi" w:cstheme="minorHAnsi"/>
        </w:rPr>
        <w:t xml:space="preserve"> BRANCH</w:t>
      </w:r>
      <w:r>
        <w:rPr>
          <w:rFonts w:asciiTheme="minorHAnsi" w:hAnsiTheme="minorHAnsi" w:cstheme="minorHAnsi"/>
        </w:rPr>
        <w:t xml:space="preserve">, </w:t>
      </w:r>
      <w:r w:rsidR="005C3E22">
        <w:rPr>
          <w:rFonts w:asciiTheme="minorHAnsi" w:hAnsiTheme="minorHAnsi" w:cstheme="minorHAnsi"/>
        </w:rPr>
        <w:t>S</w:t>
      </w:r>
      <w:r w:rsidR="005C3E22">
        <w:rPr>
          <w:rFonts w:asciiTheme="minorHAnsi" w:hAnsiTheme="minorHAnsi" w:cstheme="minorHAnsi" w:hint="eastAsia"/>
          <w:lang w:eastAsia="zh-CN"/>
        </w:rPr>
        <w:t>hen</w:t>
      </w:r>
      <w:r w:rsidR="005C3E22">
        <w:rPr>
          <w:rFonts w:asciiTheme="minorHAnsi" w:hAnsiTheme="minorHAnsi" w:cstheme="minorHAnsi"/>
          <w:lang w:eastAsia="zh-CN"/>
        </w:rPr>
        <w:t>yang</w:t>
      </w:r>
      <w:r>
        <w:rPr>
          <w:rFonts w:asciiTheme="minorHAnsi" w:hAnsiTheme="minorHAnsi" w:cstheme="minorHAnsi"/>
        </w:rPr>
        <w:t xml:space="preserve"> </w:t>
      </w:r>
      <w:r w:rsidR="00710ED5" w:rsidRPr="00710ED5">
        <w:rPr>
          <w:rFonts w:asciiTheme="minorHAnsi" w:hAnsiTheme="minorHAnsi" w:cstheme="minorHAnsi"/>
        </w:rPr>
        <w:t>110000</w:t>
      </w:r>
      <w:r>
        <w:rPr>
          <w:rFonts w:asciiTheme="minorHAnsi" w:hAnsiTheme="minorHAnsi" w:cstheme="minorHAnsi"/>
        </w:rPr>
        <w:t>, China</w:t>
      </w:r>
    </w:p>
    <w:p w14:paraId="0EBB648A" w14:textId="77777777" w:rsidR="00490C30" w:rsidRDefault="00490C30">
      <w:pPr>
        <w:pStyle w:val="Affiliation"/>
        <w:rPr>
          <w:rFonts w:asciiTheme="minorHAnsi" w:hAnsiTheme="minorHAnsi" w:cstheme="minorHAnsi"/>
        </w:rPr>
      </w:pPr>
    </w:p>
    <w:p w14:paraId="5F596BC4" w14:textId="0519FB70" w:rsidR="000A29B4" w:rsidRDefault="0093274C">
      <w:pPr>
        <w:pStyle w:val="Affiliation"/>
        <w:rPr>
          <w:rFonts w:asciiTheme="minorHAnsi" w:hAnsiTheme="minorHAnsi" w:cstheme="minorHAnsi"/>
          <w:lang w:eastAsia="zh-CN"/>
        </w:rPr>
      </w:pPr>
      <w:r>
        <w:rPr>
          <w:rFonts w:asciiTheme="minorHAnsi" w:hAnsiTheme="minorHAnsi" w:cstheme="minorHAnsi"/>
        </w:rPr>
        <w:t xml:space="preserve">*Corresponding author: </w:t>
      </w:r>
      <w:r w:rsidR="00A17C6B">
        <w:rPr>
          <w:rFonts w:asciiTheme="minorHAnsi" w:hAnsiTheme="minorHAnsi" w:cstheme="minorHAnsi"/>
        </w:rPr>
        <w:t>Xin Xia (</w:t>
      </w:r>
      <w:hyperlink r:id="rId11" w:history="1">
        <w:r w:rsidR="00A17C6B" w:rsidRPr="004426CB">
          <w:rPr>
            <w:rStyle w:val="af3"/>
            <w:rFonts w:asciiTheme="minorHAnsi" w:hAnsiTheme="minorHAnsi" w:cstheme="minorHAnsi"/>
          </w:rPr>
          <w:t>xiax24@mails.tsinghua.edu.cn</w:t>
        </w:r>
      </w:hyperlink>
      <w:r w:rsidR="00A17C6B">
        <w:rPr>
          <w:rFonts w:asciiTheme="minorHAnsi" w:hAnsiTheme="minorHAnsi" w:cstheme="minorHAnsi"/>
        </w:rPr>
        <w:t xml:space="preserve">) and </w:t>
      </w:r>
      <w:r>
        <w:rPr>
          <w:rFonts w:asciiTheme="minorHAnsi" w:hAnsiTheme="minorHAnsi" w:cstheme="minorHAnsi"/>
        </w:rPr>
        <w:t>Yong Luo (</w:t>
      </w:r>
      <w:hyperlink r:id="rId12" w:history="1">
        <w:r>
          <w:rPr>
            <w:rStyle w:val="af3"/>
            <w:rFonts w:asciiTheme="minorHAnsi" w:hAnsiTheme="minorHAnsi" w:cstheme="minorHAnsi"/>
          </w:rPr>
          <w:t>Yongluo@tsinghua.edu.cn</w:t>
        </w:r>
      </w:hyperlink>
      <w:r>
        <w:rPr>
          <w:rFonts w:asciiTheme="minorHAnsi" w:hAnsiTheme="minorHAnsi" w:cstheme="minorHAnsi"/>
        </w:rPr>
        <w:t>)</w:t>
      </w:r>
    </w:p>
    <w:p w14:paraId="048829E1" w14:textId="77777777" w:rsidR="000A29B4" w:rsidRDefault="0093274C">
      <w:pPr>
        <w:pStyle w:val="Heading-Main"/>
        <w:rPr>
          <w:rFonts w:asciiTheme="minorHAnsi" w:hAnsiTheme="minorHAnsi" w:cstheme="minorHAnsi"/>
        </w:rPr>
      </w:pPr>
      <w:r>
        <w:rPr>
          <w:rFonts w:asciiTheme="minorHAnsi" w:hAnsiTheme="minorHAnsi" w:cstheme="minorHAnsi"/>
        </w:rPr>
        <w:t>Key Points:</w:t>
      </w:r>
    </w:p>
    <w:p w14:paraId="76BB50E3" w14:textId="77777777" w:rsidR="000A29B4" w:rsidRDefault="0093274C">
      <w:pPr>
        <w:pStyle w:val="KeyPoints"/>
        <w:numPr>
          <w:ilvl w:val="0"/>
          <w:numId w:val="1"/>
        </w:numPr>
        <w:rPr>
          <w:rFonts w:asciiTheme="minorHAnsi" w:hAnsiTheme="minorHAnsi" w:cstheme="minorHAnsi"/>
        </w:rPr>
      </w:pPr>
      <w:bookmarkStart w:id="0" w:name="OLE_LINK4"/>
      <w:r>
        <w:rPr>
          <w:rFonts w:asciiTheme="minorHAnsi" w:hAnsiTheme="minorHAnsi" w:cstheme="minorHAnsi"/>
        </w:rPr>
        <w:t>Farm-scale wind power is better represented by vertical wind profiles extending below the rotor-swept layer.</w:t>
      </w:r>
    </w:p>
    <w:bookmarkEnd w:id="0"/>
    <w:p w14:paraId="0B1AFE7E" w14:textId="77777777" w:rsidR="000A29B4" w:rsidRDefault="0093274C">
      <w:pPr>
        <w:pStyle w:val="KeyPoints"/>
        <w:numPr>
          <w:ilvl w:val="0"/>
          <w:numId w:val="1"/>
        </w:numPr>
        <w:rPr>
          <w:rFonts w:asciiTheme="minorHAnsi" w:hAnsiTheme="minorHAnsi" w:cstheme="minorHAnsi"/>
        </w:rPr>
      </w:pPr>
      <w:r>
        <w:rPr>
          <w:rFonts w:asciiTheme="minorHAnsi" w:hAnsiTheme="minorHAnsi" w:cstheme="minorHAnsi"/>
        </w:rPr>
        <w:t>Under free-stream flow, full vertical profile matters, whereas under wake-influenced flow surface wind indicates profile intensity.</w:t>
      </w:r>
    </w:p>
    <w:p w14:paraId="25A1DC26" w14:textId="7C4B62FE" w:rsidR="000A29B4" w:rsidRDefault="0093274C">
      <w:pPr>
        <w:pStyle w:val="KeyPoints"/>
        <w:numPr>
          <w:ilvl w:val="0"/>
          <w:numId w:val="1"/>
        </w:numPr>
        <w:rPr>
          <w:rFonts w:asciiTheme="minorHAnsi" w:hAnsiTheme="minorHAnsi" w:cstheme="minorHAnsi"/>
        </w:rPr>
      </w:pPr>
      <w:r>
        <w:rPr>
          <w:rFonts w:asciiTheme="minorHAnsi" w:hAnsiTheme="minorHAnsi" w:cstheme="minorHAnsi"/>
        </w:rPr>
        <w:t>Extended profiles improve power reconstruction, and a wind-direction-aware strategy enhances day-ahead forecasting.</w:t>
      </w:r>
    </w:p>
    <w:p w14:paraId="7A4990EE" w14:textId="547C51D6" w:rsidR="000A29B4" w:rsidRPr="00EE0AC5" w:rsidRDefault="00EE0AC5">
      <w:pPr>
        <w:rPr>
          <w:rFonts w:asciiTheme="minorHAnsi" w:eastAsia="Times New Roman" w:hAnsiTheme="minorHAnsi" w:cstheme="minorHAnsi"/>
          <w:sz w:val="24"/>
          <w:szCs w:val="24"/>
          <w:lang w:eastAsia="zh-CN"/>
        </w:rPr>
      </w:pPr>
      <w:r>
        <w:rPr>
          <w:rFonts w:asciiTheme="minorHAnsi" w:eastAsia="Times New Roman" w:hAnsiTheme="minorHAnsi" w:cstheme="minorHAnsi"/>
          <w:sz w:val="24"/>
          <w:szCs w:val="24"/>
          <w:lang w:eastAsia="zh-CN"/>
        </w:rPr>
        <w:br w:type="page"/>
      </w:r>
    </w:p>
    <w:p w14:paraId="7261F8A1" w14:textId="60EE4EFB" w:rsidR="000A29B4" w:rsidRDefault="000A29B4">
      <w:pPr>
        <w:rPr>
          <w:rFonts w:asciiTheme="minorHAnsi" w:eastAsia="Times New Roman" w:hAnsiTheme="minorHAnsi" w:cstheme="minorHAnsi"/>
          <w:sz w:val="24"/>
          <w:szCs w:val="24"/>
          <w:lang w:eastAsia="zh-CN"/>
        </w:rPr>
        <w:sectPr w:rsidR="000A29B4">
          <w:headerReference w:type="default" r:id="rId13"/>
          <w:footerReference w:type="default" r:id="rId14"/>
          <w:headerReference w:type="first" r:id="rId15"/>
          <w:type w:val="continuous"/>
          <w:pgSz w:w="12240" w:h="15840"/>
          <w:pgMar w:top="1440" w:right="1440" w:bottom="1440" w:left="1440" w:header="432" w:footer="720" w:gutter="0"/>
          <w:cols w:space="720"/>
          <w:docGrid w:linePitch="360"/>
        </w:sectPr>
      </w:pPr>
    </w:p>
    <w:p w14:paraId="338C2429" w14:textId="77777777" w:rsidR="000A29B4" w:rsidRDefault="0093274C">
      <w:pPr>
        <w:pStyle w:val="Heading-Main"/>
        <w:rPr>
          <w:rFonts w:asciiTheme="minorHAnsi" w:hAnsiTheme="minorHAnsi" w:cstheme="minorHAnsi"/>
        </w:rPr>
      </w:pPr>
      <w:r>
        <w:rPr>
          <w:rFonts w:asciiTheme="minorHAnsi" w:hAnsiTheme="minorHAnsi" w:cstheme="minorHAnsi"/>
        </w:rPr>
        <w:lastRenderedPageBreak/>
        <w:t>Abstract</w:t>
      </w:r>
    </w:p>
    <w:p w14:paraId="2254137C" w14:textId="7D15975B" w:rsidR="000A29B4" w:rsidRPr="00894B01" w:rsidRDefault="0093274C">
      <w:pPr>
        <w:pStyle w:val="Abstract"/>
        <w:rPr>
          <w:rFonts w:asciiTheme="minorHAnsi" w:hAnsiTheme="minorHAnsi" w:cstheme="minorHAnsi"/>
          <w:lang w:eastAsia="zh-CN"/>
        </w:rPr>
      </w:pPr>
      <w:r>
        <w:rPr>
          <w:rFonts w:asciiTheme="minorHAnsi" w:hAnsiTheme="minorHAnsi" w:cstheme="minorHAnsi"/>
          <w:lang w:eastAsia="zh-CN"/>
        </w:rPr>
        <w:t xml:space="preserve">Wind farm power production reflects atmospheric variability across height and time scale, yet most forecasting approaches rely on wind speed at a single hub height. While rotor-equivalent wind speed accounts for variability within the rotor-swept layer, observations from a flat-terrain wind farm show that the profile relevant to farm-scale power extends below this layer. Partitioning observations by inflow regime reveals distinct mechanisms: under free-stream conditions, 10-m and 70-m winds provide complementary information for characterizing vertical structure, whereas under wake-influenced conditions, 10-m wind represents inflow profile intensity. This effectiveness arises from strong vertical coherence at synoptic time scales, </w:t>
      </w:r>
      <w:r w:rsidR="00E02483" w:rsidRPr="00E02483">
        <w:rPr>
          <w:rFonts w:asciiTheme="minorHAnsi" w:hAnsiTheme="minorHAnsi" w:cstheme="minorHAnsi"/>
          <w:lang w:eastAsia="zh-CN"/>
        </w:rPr>
        <w:t>enabling 10-m wind to characterize overall profile intensity across regimes, while rotor-swept layer winds become less reliable u</w:t>
      </w:r>
      <w:r w:rsidR="00E02483">
        <w:rPr>
          <w:rFonts w:asciiTheme="minorHAnsi" w:hAnsiTheme="minorHAnsi" w:cstheme="minorHAnsi"/>
          <w:lang w:eastAsia="zh-CN"/>
        </w:rPr>
        <w:t>nder wake-influenced conditions</w:t>
      </w:r>
      <w:r>
        <w:rPr>
          <w:rFonts w:asciiTheme="minorHAnsi" w:hAnsiTheme="minorHAnsi" w:cstheme="minorHAnsi"/>
          <w:lang w:eastAsia="zh-CN"/>
        </w:rPr>
        <w:t xml:space="preserve">. An </w:t>
      </w:r>
      <w:r>
        <w:rPr>
          <w:rFonts w:asciiTheme="minorHAnsi" w:hAnsiTheme="minorHAnsi" w:cstheme="minorHAnsi" w:hint="eastAsia"/>
          <w:lang w:eastAsia="zh-CN"/>
        </w:rPr>
        <w:t>e</w:t>
      </w:r>
      <w:r>
        <w:rPr>
          <w:rFonts w:asciiTheme="minorHAnsi" w:hAnsiTheme="minorHAnsi" w:cstheme="minorHAnsi"/>
          <w:lang w:eastAsia="zh-CN"/>
        </w:rPr>
        <w:t>xtended profile representation demonstrates consistent gains in power reconstruction and NWP-driven day-ahead forecasting. These results clarify how vertical wind structure governs farm-scale power and inform wind-to-power representation in operational forecasting.</w:t>
      </w:r>
    </w:p>
    <w:p w14:paraId="1249A7E0" w14:textId="3A9C1956" w:rsidR="000A29B4" w:rsidRPr="00BC21A0" w:rsidRDefault="0093274C" w:rsidP="00BC21A0">
      <w:pPr>
        <w:pStyle w:val="Heading-Main"/>
        <w:rPr>
          <w:rFonts w:asciiTheme="minorHAnsi" w:hAnsiTheme="minorHAnsi" w:cstheme="minorHAnsi"/>
          <w:lang w:eastAsia="zh-CN"/>
        </w:rPr>
      </w:pPr>
      <w:r>
        <w:rPr>
          <w:rFonts w:asciiTheme="minorHAnsi" w:hAnsiTheme="minorHAnsi" w:cstheme="minorHAnsi"/>
        </w:rPr>
        <w:t>Plain Language Summary</w:t>
      </w:r>
    </w:p>
    <w:p w14:paraId="0DBB66F5" w14:textId="1F20F3A7" w:rsidR="00275066" w:rsidRDefault="0093274C">
      <w:pPr>
        <w:pStyle w:val="Abstract"/>
        <w:rPr>
          <w:rFonts w:asciiTheme="minorHAnsi" w:hAnsiTheme="minorHAnsi" w:cstheme="minorHAnsi"/>
          <w:lang w:eastAsia="zh-CN"/>
        </w:rPr>
      </w:pPr>
      <w:r>
        <w:rPr>
          <w:rFonts w:asciiTheme="minorHAnsi" w:hAnsiTheme="minorHAnsi" w:cstheme="minorHAnsi"/>
          <w:lang w:eastAsia="zh-CN"/>
        </w:rPr>
        <w:t>Wind turbines generate electricity from wind blowing across their blades, so knowing how wind varies with height is essential for predicting wind farm power. Most forecasts rely on wind measured at a single height near the middle of the turbine rotor, but this can miss important information. When turbine wakes disturb winds at rotor height, near-surface winds remain largely unaffected and better reflect the broader atmospheric conditions that control how much power the farm can produce. This is because winds at different heights tend to strengthen and weaken together over the hours-to-</w:t>
      </w:r>
      <w:proofErr w:type="spellStart"/>
      <w:r>
        <w:rPr>
          <w:rFonts w:asciiTheme="minorHAnsi" w:hAnsiTheme="minorHAnsi" w:cstheme="minorHAnsi"/>
          <w:lang w:eastAsia="zh-CN"/>
        </w:rPr>
        <w:t>days time</w:t>
      </w:r>
      <w:proofErr w:type="spellEnd"/>
      <w:r>
        <w:rPr>
          <w:rFonts w:asciiTheme="minorHAnsi" w:hAnsiTheme="minorHAnsi" w:cstheme="minorHAnsi"/>
          <w:lang w:eastAsia="zh-CN"/>
        </w:rPr>
        <w:t xml:space="preserve"> scales most relevant for power generation. By combining wind measurements from near the surface and the rotor layer, we improved both power estimates based on observations and day-ahead power forecasts. These findings suggest that existing weather towers and surface observations near wind farms can be used more effectively, and may also help inform how observational networks are designed and used for wind energy applications.</w:t>
      </w:r>
    </w:p>
    <w:p w14:paraId="2EB9FA1E" w14:textId="70B5E913" w:rsidR="000A29B4" w:rsidRDefault="0093274C">
      <w:pPr>
        <w:pStyle w:val="Abstract"/>
        <w:rPr>
          <w:rFonts w:asciiTheme="minorHAnsi" w:hAnsiTheme="minorHAnsi" w:cstheme="minorHAnsi"/>
          <w:lang w:eastAsia="zh-CN"/>
        </w:rPr>
      </w:pPr>
      <w:r>
        <w:rPr>
          <w:rFonts w:asciiTheme="minorHAnsi" w:hAnsiTheme="minorHAnsi" w:cstheme="minorHAnsi"/>
        </w:rPr>
        <w:br w:type="page"/>
      </w:r>
    </w:p>
    <w:p w14:paraId="053A7C10" w14:textId="77777777" w:rsidR="000A29B4" w:rsidRDefault="0093274C">
      <w:pPr>
        <w:pStyle w:val="Heading-Main"/>
        <w:rPr>
          <w:rFonts w:asciiTheme="minorHAnsi" w:hAnsiTheme="minorHAnsi" w:cstheme="minorHAnsi"/>
        </w:rPr>
      </w:pPr>
      <w:bookmarkStart w:id="1" w:name="_Hlk221745210"/>
      <w:r>
        <w:rPr>
          <w:rFonts w:asciiTheme="minorHAnsi" w:hAnsiTheme="minorHAnsi" w:cstheme="minorHAnsi"/>
        </w:rPr>
        <w:lastRenderedPageBreak/>
        <w:t>1 Introduction</w:t>
      </w:r>
    </w:p>
    <w:p w14:paraId="2FB626A3" w14:textId="109F08D3" w:rsidR="000A29B4" w:rsidRDefault="0093274C">
      <w:pPr>
        <w:pStyle w:val="Text"/>
        <w:rPr>
          <w:rFonts w:ascii="宋体" w:eastAsia="宋体" w:hAnsi="宋体" w:cstheme="minorHAnsi"/>
          <w:lang w:eastAsia="zh-CN"/>
        </w:rPr>
      </w:pPr>
      <w:bookmarkStart w:id="2" w:name="OLE_LINK1"/>
      <w:bookmarkStart w:id="3" w:name="OLE_LINK6"/>
      <w:r>
        <w:rPr>
          <w:rFonts w:asciiTheme="minorHAnsi" w:hAnsiTheme="minorHAnsi" w:cstheme="minorHAnsi"/>
        </w:rPr>
        <w:t>Accurate day-ahead wind power forecasting is essential for power-system operation, electricity marke</w:t>
      </w:r>
      <w:bookmarkEnd w:id="2"/>
      <w:r>
        <w:rPr>
          <w:rFonts w:asciiTheme="minorHAnsi" w:hAnsiTheme="minorHAnsi" w:cstheme="minorHAnsi"/>
        </w:rPr>
        <w:t xml:space="preserve">t, and </w:t>
      </w:r>
      <w:del w:id="4" w:author="win" w:date="2026-04-14T14:43:00Z">
        <w:r w:rsidDel="00F80812">
          <w:rPr>
            <w:rFonts w:asciiTheme="minorHAnsi" w:hAnsiTheme="minorHAnsi" w:cstheme="minorHAnsi"/>
          </w:rPr>
          <w:delText xml:space="preserve">the large-scale integration of variable </w:delText>
        </w:r>
      </w:del>
      <w:r>
        <w:rPr>
          <w:rFonts w:asciiTheme="minorHAnsi" w:hAnsiTheme="minorHAnsi" w:cstheme="minorHAnsi"/>
        </w:rPr>
        <w:t xml:space="preserve">renewable energy </w:t>
      </w:r>
      <w:ins w:id="5" w:author="win" w:date="2026-04-14T14:43:00Z">
        <w:r w:rsidR="00F80812">
          <w:rPr>
            <w:rFonts w:asciiTheme="minorHAnsi" w:hAnsiTheme="minorHAnsi" w:cstheme="minorHAnsi"/>
          </w:rPr>
          <w:t>integration</w:t>
        </w:r>
        <w:r w:rsidR="00F80812">
          <w:rPr>
            <w:rFonts w:asciiTheme="minorHAnsi" w:hAnsiTheme="minorHAnsi" w:cstheme="minorHAnsi"/>
          </w:rPr>
          <w:t xml:space="preserve"> </w:t>
        </w:r>
      </w:ins>
      <w:r>
        <w:rPr>
          <w:rFonts w:asciiTheme="minorHAnsi" w:hAnsiTheme="minorHAnsi" w:cstheme="minorHAnsi"/>
        </w:rPr>
        <w:fldChar w:fldCharType="begin"/>
      </w:r>
      <w:r>
        <w:rPr>
          <w:rFonts w:asciiTheme="minorHAnsi" w:hAnsiTheme="minorHAnsi" w:cstheme="minorHAnsi"/>
        </w:rPr>
        <w:instrText xml:space="preserve"> ADDIN ZOTERO_ITEM CSL_CITATION {"citationID":"htlKo87t","properties":{"formattedCitation":"(Holttinen, 2005; Mahoney et al., 2012)","plainCitation":"(Holttinen, 2005; Mahoney et al., 2012)","noteIndex":0},"citationItems":[{"id":1767,"uris":["http://zotero.org/users/14274501/items/KNDMQHAV"],"itemData":{"id":1767,"type":"article-journal","abstract":"This paper is about electricity market operation when looking from the wind power producers’ point of view. The focus in on market time horizons: how many hours there is between the closing and delivering the bids. The case is for the Nordic countries, the Nordpool electricity market and the Danish wind power production. Real data from year 2001 was used to study the beneﬁts of a more ﬂexible market to wind power producer. As a result of reduced regulating market costs from better hourly predictions to the market, wind power producer would gain up to 8% more if the time between market bids and delivery was shortened from the day ahead Elspot market (hourly bids by noon for 12–36 h ahead). An after sales market where surplus or deﬁcit production could be traded 2 h before delivery could beneﬁt the producer almost as much, gaining 7%.","container-title":"Energy Policy","DOI":"10.1016/j.enpol.2004.04.001","ISSN":"03014215","issue":"16","journalAbbreviation":"Energy Policy","language":"en","page":"2052-2063","source":"DOI.org (Crossref)","title":"Optimal electricity market for wind power","volume":"33","author":[{"family":"Holttinen","given":"H."}],"issued":{"date-parts":[["2005",11]]}}},{"id":1768,"uris":["http://zotero.org/users/14274501/items/5TJHB4EM"],"itemData":{"id":1768,"type":"article-journal","abstract":"Wind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Ellen"}],"issued":{"date-parts":[["2012",10]]}}}],"schema":"https://github.com/citation-style-language/schema/raw/master/csl-citation.json"} </w:instrText>
      </w:r>
      <w:r>
        <w:rPr>
          <w:rFonts w:asciiTheme="minorHAnsi" w:hAnsiTheme="minorHAnsi" w:cstheme="minorHAnsi"/>
        </w:rPr>
        <w:fldChar w:fldCharType="separate"/>
      </w:r>
      <w:r>
        <w:rPr>
          <w:rFonts w:ascii="Calibri" w:hAnsi="Calibri" w:cs="Calibri"/>
        </w:rPr>
        <w:t>(</w:t>
      </w:r>
      <w:proofErr w:type="spellStart"/>
      <w:r>
        <w:rPr>
          <w:rFonts w:ascii="Calibri" w:hAnsi="Calibri" w:cs="Calibri"/>
        </w:rPr>
        <w:t>Holttinen</w:t>
      </w:r>
      <w:proofErr w:type="spellEnd"/>
      <w:r>
        <w:rPr>
          <w:rFonts w:ascii="Calibri" w:hAnsi="Calibri" w:cs="Calibri"/>
        </w:rPr>
        <w:t>, 2005; Mahoney et al., 2012)</w:t>
      </w:r>
      <w:r>
        <w:rPr>
          <w:rFonts w:asciiTheme="minorHAnsi" w:hAnsiTheme="minorHAnsi" w:cstheme="minorHAnsi"/>
        </w:rPr>
        <w:fldChar w:fldCharType="end"/>
      </w:r>
      <w:r>
        <w:rPr>
          <w:rFonts w:asciiTheme="minorHAnsi" w:hAnsiTheme="minorHAnsi" w:cstheme="minorHAnsi"/>
        </w:rPr>
        <w:t xml:space="preserve">. Forecasting performance has been substantially advanced in recent years, including through the development of deep learning models </w:t>
      </w:r>
      <w:r>
        <w:rPr>
          <w:rFonts w:asciiTheme="minorHAnsi" w:hAnsiTheme="minorHAnsi" w:cstheme="minorHAnsi"/>
        </w:rPr>
        <w:fldChar w:fldCharType="begin"/>
      </w:r>
      <w:r>
        <w:rPr>
          <w:rFonts w:asciiTheme="minorHAnsi" w:hAnsiTheme="minorHAnsi" w:cstheme="minorHAnsi"/>
        </w:rPr>
        <w:instrText xml:space="preserve"> ADDIN ZOTERO_ITEM CSL_CITATION {"citationID":"LyguxqQn","properties":{"formattedCitation":"(Liu &amp; Zhang, 2024)","plainCitation":"(Liu &amp; Zhang, 2024)","noteIndex":0},"citationItems":[{"id":1832,"uris":["http://zotero.org/users/14274501/items/TEVII5UA"],"itemData":{"id":1832,"type":"article-journal","abstract":"With the increasing data availability in wind power production processes due to advanced sensing technologies, data-driven models have become prevalent in studying wind power prediction (WPP) methods. Deep learning models have gained popularity in recent years due to their ability of handling high-dimensional input, automating data feature engineering, and providing high flexibility in modeling. However, with a large volume of deep learning based WPP studies developed in recent literature, it is important to survey the existing developments and their contributions in solving the issue of wind power uncertainty. This paper revisits deep learning-based wind power prediction studies from two perspectives, deep learning-enabled WPP formulations and developed deep learning methods. The advancement of WPP formulations is summarized from the following perspectives, the considered input and output designs as well as the performance evaluation metrics. The technical aspect review of deep learning leveraged in WPPs focuses on its advancement in feature processing and prediction model development. To derive a more insightful conclusion on the so-far development, over 140 recent deep learning-based WPP studies have been covered. Meanwhile, we have also conducted a comparative study on a set of deep models widely used in WPP studies and recently developed in the machine learning community. Results show that DLinear obtains more than 2% improvements by benchmarking a set of strong deep learning models. Potential research directions for WPPs, which can bring profound impacts, are also highlighted.","container-title":"Artificial Intelligence Review","DOI":"10.1007/s10462-024-10728-z","ISSN":"1573-7462","issue":"5","journalAbbreviation":"Artif Intell Rev","language":"en","page":"112","source":"DOI.org (Crossref)","title":"Development and trending of deep learning methods for wind power predictions","volume":"57","author":[{"family":"Liu","given":"Hong"},{"family":"Zhang","given":"Zijun"}],"issued":{"date-parts":[["2024",4,5]]}}}],"schema":"https://github.com/citation-style-language/schema/raw/master/csl-citation.json"} </w:instrText>
      </w:r>
      <w:r>
        <w:rPr>
          <w:rFonts w:asciiTheme="minorHAnsi" w:hAnsiTheme="minorHAnsi" w:cstheme="minorHAnsi"/>
        </w:rPr>
        <w:fldChar w:fldCharType="separate"/>
      </w:r>
      <w:r>
        <w:rPr>
          <w:rFonts w:ascii="Calibri" w:hAnsi="Calibri" w:cs="Calibri"/>
        </w:rPr>
        <w:t>(Liu &amp; Zhang, 2024)</w:t>
      </w:r>
      <w:r>
        <w:rPr>
          <w:rFonts w:asciiTheme="minorHAnsi" w:hAnsiTheme="minorHAnsi" w:cstheme="minorHAnsi"/>
        </w:rPr>
        <w:fldChar w:fldCharType="end"/>
      </w:r>
      <w:r>
        <w:rPr>
          <w:rFonts w:asciiTheme="minorHAnsi" w:hAnsiTheme="minorHAnsi" w:cstheme="minorHAnsi"/>
        </w:rPr>
        <w:t xml:space="preserve">, and depends not only on model capability but fundamentally on the physical relevance of meteorological inputs </w:t>
      </w:r>
      <w:r>
        <w:rPr>
          <w:rFonts w:asciiTheme="minorHAnsi" w:hAnsiTheme="minorHAnsi" w:cstheme="minorHAnsi"/>
        </w:rPr>
        <w:fldChar w:fldCharType="begin"/>
      </w:r>
      <w:r>
        <w:rPr>
          <w:rFonts w:asciiTheme="minorHAnsi" w:hAnsiTheme="minorHAnsi" w:cstheme="minorHAnsi"/>
        </w:rPr>
        <w:instrText xml:space="preserve"> ADDIN ZOTERO_ITEM CSL_CITATION {"citationID":"FWtGnh6f","properties":{"formattedCitation":"(Optis &amp; Perr-Sauer, 2019)","plainCitation":"(Optis &amp; Perr-Sauer, 2019)","noteIndex":0},"citationItems":[{"id":1766,"uris":["http://zotero.org/users/14274501/items/H7R5M7ZN"],"itemData":{"id":1766,"type":"article-journal","abstract":"Machine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production","volume":"112","author":[{"family":"Optis","given":"Mike"},{"family":"Perr-Sauer","given":"Jordan"}],"issued":{"date-parts":[["2019",9]]}}}],"schema":"https://github.com/citation-style-language/schema/raw/master/csl-citation.json"} </w:instrText>
      </w:r>
      <w:r>
        <w:rPr>
          <w:rFonts w:asciiTheme="minorHAnsi" w:hAnsiTheme="minorHAnsi" w:cstheme="minorHAnsi"/>
        </w:rPr>
        <w:fldChar w:fldCharType="separate"/>
      </w:r>
      <w:r>
        <w:rPr>
          <w:rFonts w:ascii="Calibri" w:hAnsi="Calibri" w:cs="Calibri"/>
        </w:rPr>
        <w:t>(Optis &amp; Perr-Sauer, 2019)</w:t>
      </w:r>
      <w:r>
        <w:rPr>
          <w:rFonts w:asciiTheme="minorHAnsi" w:hAnsiTheme="minorHAnsi" w:cstheme="minorHAnsi"/>
        </w:rPr>
        <w:fldChar w:fldCharType="end"/>
      </w:r>
      <w:r>
        <w:rPr>
          <w:rFonts w:asciiTheme="minorHAnsi" w:hAnsiTheme="minorHAnsi" w:cstheme="minorHAnsi"/>
        </w:rPr>
        <w:t xml:space="preserve">. Previous research has largely focused on model development, including architecture innovation </w:t>
      </w:r>
      <w:r>
        <w:rPr>
          <w:rFonts w:asciiTheme="minorHAnsi" w:hAnsiTheme="minorHAnsi" w:cstheme="minorHAnsi"/>
        </w:rPr>
        <w:fldChar w:fldCharType="begin"/>
      </w:r>
      <w:r>
        <w:rPr>
          <w:rFonts w:asciiTheme="minorHAnsi" w:hAnsiTheme="minorHAnsi" w:cstheme="minorHAnsi"/>
        </w:rPr>
        <w:instrText xml:space="preserve"> ADDIN ZOTERO_ITEM CSL_CITATION {"citationID":"ZfOgO1EM","properties":{"formattedCitation":"(Bentsen et al., 2023)","plainCitation":"(Bentsen et al., 2023)","noteIndex":0},"citationItems":[{"id":16,"uris":["http://zotero.org/users/14274501/items/VEWYXDBV"],"itemData":{"id":16,"type":"article-journal","container-title":"Applied Energy","DOI":"10.1016/j.apenergy.2022.120565","ISSN":"03062619","journalAbbreviation":"Appl. Energy","language":"en-US","page":"120565","source":"DOI.org (Crossref)","title":"Spatio-temporal wind speed forecasting using graph networks and novel Transformer architectures","volume":"333","author":[{"family":"Bentsen","given":"Lars Ødegaard"},{"family":"Warakagoda","given":"Narada Dilp"},{"family":"Stenbro","given":"Roy"},{"family":"Engelstad","given":"Paal"}],"issued":{"date-parts":[["2023",3]]}}}],"schema":"https://github.com/citation-style-language/schema/raw/master/csl-citation.json"} </w:instrText>
      </w:r>
      <w:r>
        <w:rPr>
          <w:rFonts w:asciiTheme="minorHAnsi" w:hAnsiTheme="minorHAnsi" w:cstheme="minorHAnsi"/>
        </w:rPr>
        <w:fldChar w:fldCharType="separate"/>
      </w:r>
      <w:r>
        <w:rPr>
          <w:rFonts w:ascii="Calibri" w:hAnsi="Calibri" w:cs="Calibri"/>
        </w:rPr>
        <w:t>(Bentsen et al., 2023)</w:t>
      </w:r>
      <w:r>
        <w:rPr>
          <w:rFonts w:asciiTheme="minorHAnsi" w:hAnsiTheme="minorHAnsi" w:cstheme="minorHAnsi"/>
        </w:rPr>
        <w:fldChar w:fldCharType="end"/>
      </w:r>
      <w:r>
        <w:rPr>
          <w:rFonts w:asciiTheme="minorHAnsi" w:hAnsiTheme="minorHAnsi" w:cstheme="minorHAnsi"/>
        </w:rPr>
        <w:t>, hyperparameter optimization</w:t>
      </w:r>
      <w:r>
        <w:rPr>
          <w:rFonts w:asciiTheme="minorHAnsi" w:hAnsiTheme="minorHAnsi" w:cstheme="minorHAnsi" w:hint="eastAsia"/>
          <w:lang w:eastAsia="zh-CN"/>
        </w:rPr>
        <w:t xml:space="preserve"> </w:t>
      </w:r>
      <w:r>
        <w:rPr>
          <w:rFonts w:asciiTheme="minorHAnsi" w:hAnsiTheme="minorHAnsi" w:cstheme="minorHAnsi"/>
        </w:rPr>
        <w:fldChar w:fldCharType="begin"/>
      </w:r>
      <w:r>
        <w:rPr>
          <w:rFonts w:asciiTheme="minorHAnsi" w:hAnsiTheme="minorHAnsi" w:cstheme="minorHAnsi"/>
        </w:rPr>
        <w:instrText xml:space="preserve"> ADDIN ZOTERO_ITEM CSL_CITATION {"citationID":"OXzNNS3P","properties":{"formattedCitation":"(Hanifi et al., 2024)","plainCitation":"(Hanifi et al., 2024)","noteIndex":0},"citationItems":[{"id":1975,"uris":["http://zotero.org/users/14274501/items/WDL6N3XL"],"itemData":{"id":1975,"type":"article-journal","container-title":"Renewable Energy","DOI":"10.1016/j.renene.2023.119700","ISSN":"0960-1481","journalAbbreviation":"Renewable Energy","language":"en","note":"publisher: Elsevier","page":"119700","title":"Advanced hyperparameter optimization of deep learning models for wind power prediction","volume":"221","author":[{"family":"Hanifi","given":"Shahram"},{"family":"Cammarono","given":"Andrea"},{"family":"Zare-Behtash","given":"Hossein"}],"issued":{"date-parts":[["2024"]]}}}],"schema":"https://github.com/citation-style-language/schema/raw/master/csl-citation.json"} </w:instrText>
      </w:r>
      <w:r>
        <w:rPr>
          <w:rFonts w:asciiTheme="minorHAnsi" w:hAnsiTheme="minorHAnsi" w:cstheme="minorHAnsi"/>
        </w:rPr>
        <w:fldChar w:fldCharType="separate"/>
      </w:r>
      <w:r>
        <w:rPr>
          <w:rFonts w:ascii="Calibri" w:hAnsi="Calibri" w:cs="Calibri"/>
        </w:rPr>
        <w:t>(Hanifi et al., 2024)</w:t>
      </w:r>
      <w:r>
        <w:rPr>
          <w:rFonts w:asciiTheme="minorHAnsi" w:hAnsiTheme="minorHAnsi" w:cstheme="minorHAnsi"/>
        </w:rPr>
        <w:fldChar w:fldCharType="end"/>
      </w:r>
      <w:r>
        <w:rPr>
          <w:rFonts w:asciiTheme="minorHAnsi" w:hAnsiTheme="minorHAnsi" w:cstheme="minorHAnsi"/>
        </w:rPr>
        <w:t xml:space="preserve">, and post-processing </w:t>
      </w:r>
      <w:r>
        <w:rPr>
          <w:rFonts w:asciiTheme="minorHAnsi" w:hAnsiTheme="minorHAnsi" w:cstheme="minorHAnsi"/>
        </w:rPr>
        <w:fldChar w:fldCharType="begin"/>
      </w:r>
      <w:r>
        <w:rPr>
          <w:rFonts w:asciiTheme="minorHAnsi" w:hAnsiTheme="minorHAnsi" w:cstheme="minorHAnsi"/>
        </w:rPr>
        <w:instrText xml:space="preserve"> ADDIN ZOTERO_ITEM CSL_CITATION {"citationID":"G6ffxFFX","properties":{"formattedCitation":"(Xia, Luo, Li, Chang, et al., 2026)","plainCitation":"(Xia, Luo, Li, Chang, et al., 2026)","noteIndex":0},"citationItems":[{"id":2034,"uris":["http://zotero.org/users/14274501/items/ZCWVXAUW"],"itemData":{"id":2034,"type":"article-journal","abstract":"Accurate short-term (0–72 h) forecasting of wind speed and power is essential for wind energy integration, yet remains hindered by persistent biases in Numerical Weather Prediction (NWP) models. This study presents the first systematic evaluation of Transformer-based time series forecasting (TSF) models for post-processing Weather Research and Forecasting (WRF) simulations. Using three years (2020 2022) of data from four operational wind farms in northwestern China, we assessed Pyraformer, Autoformer, Reformer, and other TSF variants. Multi-resolution architectures, particularly Pyraformer, demonstrate clear superiority. Compared to raw WRF hub-height wind speeds, Pyraformer reduces root mean squared error (RMSE) by up to 27 %, and relative to other Transformers, improves power forecasting accuracy by 3–6 % and qualification rate by 3–9 %. Mechanistic analysis reveals that decomposition-based Transformers fail by spuriously fitting temporal trends in stationary WRF biases, while multi-resolution architectures effectively correct these regime-dependent errors through scaleaware attention. A unified evaluation framework shows that nonlinear wind-to-power conversion amplifies meteorological uncertainties, resulting in consistently higher normalized errors in power forecasts than in wind speed forecasts across lead times and wind regimes. All methods are implemented within an integrated Global Forecast System (GFS)-WRF-AI pipeline. These findings offer mechanistic insights for next-generation hybrid forecasting model development and demonstrate the potential of advanced TSF architectures for operational wind power forecasting.","container-title":"Applied Energy","DOI":"10.1016/j.apenergy.2025.127070","ISSN":"03062619","journalAbbreviation":"Applied Energy","language":"en","page":"127070","source":"DOI.org (Crossref)","title":"Systematic evaluation of transformer-based time series forecasting models for post-processing WRF-simulated wind speed and predicting short-term power output","volume":"403","author":[{"family":"Xia","given":"Xin"},{"family":"Luo","given":"Yong"},{"family":"Li","given":"Peidu"},{"family":"Chang","given":"Rui"},{"family":"Liao","given":"Zhouyi"},{"family":"Huang","given":"Lei"}],"issued":{"date-parts":[["2026",1]]}}}],"schema":"https://github.com/citation-style-language/schema/raw/master/csl-citation.json"} </w:instrText>
      </w:r>
      <w:r>
        <w:rPr>
          <w:rFonts w:asciiTheme="minorHAnsi" w:hAnsiTheme="minorHAnsi" w:cstheme="minorHAnsi"/>
        </w:rPr>
        <w:fldChar w:fldCharType="separate"/>
      </w:r>
      <w:r>
        <w:rPr>
          <w:rFonts w:asciiTheme="minorHAnsi" w:hAnsiTheme="minorHAnsi" w:cstheme="minorHAnsi"/>
        </w:rPr>
        <w:t>(Xia et al., 2026b)</w:t>
      </w:r>
      <w:r>
        <w:rPr>
          <w:rFonts w:asciiTheme="minorHAnsi" w:hAnsiTheme="minorHAnsi" w:cstheme="minorHAnsi"/>
        </w:rPr>
        <w:fldChar w:fldCharType="end"/>
      </w:r>
      <w:r>
        <w:rPr>
          <w:rFonts w:asciiTheme="minorHAnsi" w:hAnsiTheme="minorHAnsi" w:cstheme="minorHAnsi"/>
        </w:rPr>
        <w:t>. In comparison, input feature selection has received less mechanistic consideration.</w:t>
      </w:r>
      <w:del w:id="6" w:author="win" w:date="2026-04-14T14:49:00Z">
        <w:r w:rsidDel="00F80812">
          <w:rPr>
            <w:rFonts w:asciiTheme="minorHAnsi" w:hAnsiTheme="minorHAnsi" w:cstheme="minorHAnsi"/>
          </w:rPr>
          <w:delText xml:space="preserve"> Consequently,</w:delText>
        </w:r>
      </w:del>
      <w:r>
        <w:rPr>
          <w:rFonts w:asciiTheme="minorHAnsi" w:hAnsiTheme="minorHAnsi" w:cstheme="minorHAnsi"/>
        </w:rPr>
        <w:t xml:space="preserve"> </w:t>
      </w:r>
      <w:ins w:id="7" w:author="win" w:date="2026-04-14T14:49:00Z">
        <w:r w:rsidR="00F80812">
          <w:rPr>
            <w:rFonts w:asciiTheme="minorHAnsi" w:hAnsiTheme="minorHAnsi" w:cstheme="minorHAnsi"/>
          </w:rPr>
          <w:t>T</w:t>
        </w:r>
      </w:ins>
      <w:del w:id="8" w:author="win" w:date="2026-04-14T14:49:00Z">
        <w:r w:rsidDel="00F80812">
          <w:rPr>
            <w:rFonts w:asciiTheme="minorHAnsi" w:hAnsiTheme="minorHAnsi" w:cstheme="minorHAnsi"/>
          </w:rPr>
          <w:delText>t</w:delText>
        </w:r>
      </w:del>
      <w:r>
        <w:rPr>
          <w:rFonts w:asciiTheme="minorHAnsi" w:hAnsiTheme="minorHAnsi" w:cstheme="minorHAnsi"/>
        </w:rPr>
        <w:t>he atmospheric physics governing farm-scale power production is increasingly well understood</w:t>
      </w:r>
      <w:del w:id="9" w:author="win" w:date="2026-04-14T14:50:00Z">
        <w:r w:rsidDel="00D8547F">
          <w:rPr>
            <w:rFonts w:asciiTheme="minorHAnsi" w:hAnsiTheme="minorHAnsi" w:cstheme="minorHAnsi"/>
          </w:rPr>
          <w:delText>. However, this understanding has not yet been effectively translated into forecasting feature selection</w:delText>
        </w:r>
      </w:del>
      <w:r>
        <w:rPr>
          <w:rFonts w:asciiTheme="minorHAnsi" w:hAnsiTheme="minorHAnsi" w:cstheme="minorHAnsi"/>
        </w:rPr>
        <w:t>,</w:t>
      </w:r>
      <w:ins w:id="10" w:author="win" w:date="2026-04-14T14:50:00Z">
        <w:r w:rsidR="00D8547F" w:rsidRPr="00D8547F">
          <w:t xml:space="preserve"> </w:t>
        </w:r>
        <w:r w:rsidR="00D8547F" w:rsidRPr="00D8547F">
          <w:rPr>
            <w:rFonts w:asciiTheme="minorHAnsi" w:hAnsiTheme="minorHAnsi" w:cstheme="minorHAnsi"/>
          </w:rPr>
          <w:t>yet has not been effectively translated into forecasting feature selection,</w:t>
        </w:r>
      </w:ins>
      <w:r>
        <w:rPr>
          <w:rFonts w:asciiTheme="minorHAnsi" w:hAnsiTheme="minorHAnsi" w:cstheme="minorHAnsi"/>
        </w:rPr>
        <w:t xml:space="preserve"> particularly for vertical wind structure represented by commonly available multi-height observations.</w:t>
      </w:r>
    </w:p>
    <w:p w14:paraId="79F51739" w14:textId="2A63B988" w:rsidR="000A29B4" w:rsidRDefault="0093274C">
      <w:pPr>
        <w:pStyle w:val="Text"/>
        <w:rPr>
          <w:rFonts w:ascii="Calibri" w:eastAsia="宋体" w:hAnsi="Calibri" w:cs="Calibri"/>
          <w:color w:val="000000"/>
          <w:lang w:eastAsia="zh-CN"/>
        </w:rPr>
      </w:pPr>
      <w:bookmarkStart w:id="11" w:name="_Hlk221716200"/>
      <w:bookmarkEnd w:id="3"/>
      <w:del w:id="12" w:author="win" w:date="2026-04-14T14:51:00Z">
        <w:r w:rsidDel="00D8547F">
          <w:rPr>
            <w:rFonts w:ascii="Calibri" w:eastAsia="宋体" w:hAnsi="Calibri" w:cs="Calibri"/>
            <w:color w:val="000000"/>
          </w:rPr>
          <w:delText xml:space="preserve">Traditionally, </w:delText>
        </w:r>
      </w:del>
      <w:ins w:id="13" w:author="win" w:date="2026-04-14T14:51:00Z">
        <w:r w:rsidR="00D8547F" w:rsidRPr="00D8547F">
          <w:rPr>
            <w:rFonts w:ascii="Calibri" w:eastAsia="宋体" w:hAnsi="Calibri" w:cs="Calibri"/>
            <w:color w:val="000000"/>
          </w:rPr>
          <w:t>Hub-height wind speed has long been the primary forecasting input</w:t>
        </w:r>
      </w:ins>
      <w:del w:id="14" w:author="win" w:date="2026-04-14T14:51:00Z">
        <w:r w:rsidDel="00D8547F">
          <w:rPr>
            <w:rFonts w:ascii="Calibri" w:eastAsia="宋体" w:hAnsi="Calibri" w:cs="Calibri"/>
            <w:color w:val="000000"/>
          </w:rPr>
          <w:delText>wind speed at hub height has been the primary input for wind power forecasting</w:delText>
        </w:r>
      </w:del>
      <w:r>
        <w:rPr>
          <w:rFonts w:ascii="Calibri" w:eastAsia="宋体" w:hAnsi="Calibri" w:cs="Calibri"/>
          <w:color w:val="000000"/>
        </w:rPr>
        <w:t xml:space="preserve">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{"citationID":"JIjgKoID","properties":{"unsorted":true,"formattedCitation":"(Mahoney et al., 2012; Ye et al., 2017; Che et al., 2022; Sun &amp; Yang, 2023)","plainCitation":"(Mahoney et al., 2012; Ye et al., 2017; Che et al., 2022; Sun &amp; Yang, 2023)","noteIndex":0},"citationItems":[{"id":1768,"uris":["http://zotero.org/users/14274501/items/5TJHB4EM"],"itemData":{"id":1768,"type":"article-journal","abstract":"Wind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Ellen"}],"issued":{"date-parts":[["2012",10]]}}},{"id":1763,"uris":["http://zotero.org/users/14274501/items/UEB3S88X"],"itemData":{"id":1763,"type":"article-journal","abstract":"Large-scale integration of wind energy into power systems may cause operational problems due to the stochastic nature of wind. A short-term wind power prediction model based on physical approach and spatial correlation is proposed to characterize the uncertainty and dependence structure of wind turbines' outputs in the wind farm. Firstly, continuous partial differential equation of each wind turbine has been developed according to its speciﬁc spatial location and the layout of its neighboring correlated wind turbines. Then, spatial correlation matrix of wind speed is derived by discretizing differential equation at each wind turbine using a ﬁnite volume method (FVM). Wind speed at each turbine is acquired by solving the relevant differential equation under given boundary conditions. Finally, the wind speed is converted to wind power production via a practical power curve model. Prediction results showed that the spatial correlation model can accurately characterize the correlations among outputs of wind turbines and reduce the error of short-term wind power prediction.","container-title":"Renewable Energy","DOI":"10.1016/j.renene.2016.09.069","ISSN":"09601481","journalAbbreviation":"Renewable Energy","language":"en","page":"1067-1074","source":"DOI.org (Crossref)","title":"Short-term wind power prediction based on spatial model","volume":"101","author":[{"family":"Ye","given":"Lin"},{"family":"Zhao","given":"Yongning"},{"family":"Zeng","given":"Cheng"},{"family":"Zhang","given":"Cihang"}],"issued":{"date-parts":[["2017",2]]}}},{"id":1764,"uris":["http://zotero.org/users/14274501/items/8GQWTJ6M"],"itemData":{"id":1764,"type":"article-journal","abstract":"Accurate day-ahead wind prediction from numerical weather prediction (NWP) models is crucial for integrating wind power into existing grids and wind farm arrangements. Most wind farms in Japan are scattered in mountainous areas susceptible to strong winds and wind patterns that are highly fluctuating and cannot be captured well with mesoscale NWP models. Aiming to provide reliable day-ahead forecasts in rugged zones with complex topography, we introduce a multi-scale model based on coupling the Weather Research Forecasting (WRF) model and the Open Source Field Operation and Manipulation (OpenFOAM) Computational Fluid Dynamics model. The WRF’s predictions are used as initial/boundary conditions for a microscale simulation using OpenFOAM. This coupled model can overcome the shortcomings when employing each component independently. Numerical simulations and validations are carried out at a wind farm in Houhoku, Japan, during summer and winter. The multi-scale model results show a considerable reduction in the bias, mean absolute error, and root mean square error compared to the WRF-alone forecasts. It also has a superior skill against most postprocessing algorithms or artificial intelligence techniques to reduce random forecasting errors. In addition, analysis of computational cost demonstrates the promising capability of this multi-scale model being a routine tool.","container-title":"Sustainable Energy Technologies and Assessments","DOI":"10.1016/j.seta.2022.101995","ISSN":"22131388","journalAbbreviation":"Sustainable Energy Technologies and Assessments","language":"en","page":"101995","source":"DOI.org (Crossref)","title":"A multi-scale model for day-ahead wind speed forecasting: A case study of the Houhoku wind farm, Japan","title-short":"A multi-scale model for day-ahead wind speed forecasting","volume":"52","author":[{"family":"Che","given":"Yuzhang"},{"family":"A. Salazar","given":"Andrés"},{"family":"Peng","given":"Siyue"},{"family":"Zheng","given":"Jiafeng"},{"family":"Chen","given":"Yangruixue"},{"family":"Yuan","given":"Liang"}],"issued":{"date-parts":[["2022",8]]}}},{"id":1976,"uris":["http://zotero.org/users/14274501/items/2BE8NPN6"],"itemData":{"id":1976,"type":"article-journal","container-title":"Applied Energy","DOI":"10.1016/j.apenergy.2023.121554","ISSN":"0306-2619","journalAbbreviation":"Appl. Energy","language":"en","note":"publisher: Elsevier","page":"121554","title":"Wind farm layout and hub height optimization with a novel wake model","volume":"348","author":[{"family":"Sun","given":"Haiying"},{"family":"Yang","given":"Hongxing"}],"issued":{"date-parts":[["2023"]]}}}],"schema":"https://github.com/citation-style-language/schema/raw/master/csl-citation.json"} </w:instrText>
      </w:r>
      <w:r>
        <w:rPr>
          <w:rFonts w:ascii="Calibri" w:eastAsia="宋体" w:hAnsi="Calibri" w:cs="Calibri"/>
          <w:color w:val="000000"/>
        </w:rPr>
        <w:fldChar w:fldCharType="separate"/>
      </w:r>
      <w:r>
        <w:rPr>
          <w:rFonts w:ascii="Calibri" w:hAnsi="Calibri" w:cs="Calibri"/>
        </w:rPr>
        <w:t>(Mahoney et al., 2012; Ye et al., 2017; Che et al., 2022; Sun &amp; Yang, 2023)</w:t>
      </w:r>
      <w:r>
        <w:rPr>
          <w:rFonts w:ascii="Calibri" w:eastAsia="宋体" w:hAnsi="Calibri" w:cs="Calibri"/>
          <w:color w:val="000000"/>
        </w:rPr>
        <w:fldChar w:fldCharType="end"/>
      </w:r>
      <w:r>
        <w:rPr>
          <w:rFonts w:ascii="Calibri" w:eastAsia="宋体" w:hAnsi="Calibri" w:cs="Calibri"/>
          <w:color w:val="000000"/>
          <w:lang w:eastAsia="zh-CN"/>
        </w:rPr>
        <w:t>,</w:t>
      </w:r>
      <w:r>
        <w:rPr>
          <w:rFonts w:ascii="Calibri" w:eastAsia="宋体" w:hAnsi="Calibri" w:cs="Calibri" w:hint="eastAsia"/>
          <w:color w:val="000000"/>
          <w:lang w:eastAsia="zh-CN"/>
        </w:rPr>
        <w:t xml:space="preserve"> </w:t>
      </w:r>
      <w:r>
        <w:rPr>
          <w:rFonts w:ascii="Calibri" w:eastAsia="宋体" w:hAnsi="Calibri" w:cs="Calibri"/>
          <w:color w:val="000000"/>
          <w:lang w:eastAsia="zh-CN"/>
        </w:rPr>
        <w:t>reflecting a simplified representation of atmospheric inflow consistent with the single-turbine power curve, where power can be characterized by a single hub-height wind speed</w:t>
      </w:r>
      <w:r>
        <w:rPr>
          <w:rFonts w:ascii="Calibri" w:eastAsia="宋体" w:hAnsi="Calibri" w:cs="Calibri" w:hint="eastAsia"/>
          <w:color w:val="000000"/>
        </w:rPr>
        <w:t xml:space="preserve">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{"citationID":"QuzhfntJ","properties":{"formattedCitation":"(Turbines\\uc0\\u8212{}Part, 2005)","plainCitation":"(Turbines—Part, 2005)","noteIndex":0},"citationItems":[{"id":1829,"uris":["http://zotero.org/users/14274501/items/3X2LALHE","http://zotero.org/users/14274501/items/G3XY39BG"],"itemData":{"id":1829,"type":"article-journal","container-title":"British Standard, IEC","journalAbbreviation":"British Standard, IEC","page":"61400-12","title":"12-1: Power Performance Measurements of Electricity Producing Wind Turbines","author":[{"family":"Turbines—Part","given":"Wind"}],"issued":{"date-parts":[["2005"]]}}}],"schema":"https://github.com/citation-style-language/schema/raw/master/csl-citation.json"} </w:instrText>
      </w:r>
      <w:r>
        <w:rPr>
          <w:rFonts w:ascii="Calibri" w:eastAsia="宋体" w:hAnsi="Calibri" w:cs="Calibri"/>
          <w:color w:val="000000"/>
        </w:rPr>
        <w:fldChar w:fldCharType="separate"/>
      </w:r>
      <w:r>
        <w:rPr>
          <w:rFonts w:ascii="Calibri" w:hAnsi="Calibri" w:cs="Calibri"/>
          <w:color w:val="000000"/>
        </w:rPr>
        <w:t>(Turbines—Part, 2005)</w:t>
      </w:r>
      <w:r>
        <w:rPr>
          <w:rFonts w:ascii="Calibri" w:eastAsia="宋体" w:hAnsi="Calibri" w:cs="Calibri"/>
          <w:color w:val="000000"/>
        </w:rPr>
        <w:fldChar w:fldCharType="end"/>
      </w:r>
      <w:r>
        <w:rPr>
          <w:rFonts w:ascii="Calibri" w:eastAsia="宋体" w:hAnsi="Calibri" w:cs="Calibri"/>
          <w:color w:val="000000"/>
        </w:rPr>
        <w:t>.</w:t>
      </w:r>
      <w:r>
        <w:rPr>
          <w:rFonts w:ascii="Calibri" w:eastAsia="宋体" w:hAnsi="Calibri" w:cs="Calibri" w:hint="eastAsia"/>
          <w:color w:val="000000"/>
        </w:rPr>
        <w:t xml:space="preserve"> </w:t>
      </w:r>
      <w:r>
        <w:rPr>
          <w:rFonts w:ascii="Calibri" w:eastAsia="宋体" w:hAnsi="Calibri" w:cs="Calibri"/>
          <w:color w:val="000000"/>
        </w:rPr>
        <w:t>This practice is further supported by the strong correlation between hub-height wind speed and single-turbine power</w:t>
      </w:r>
      <w:r>
        <w:rPr>
          <w:rFonts w:ascii="Calibri" w:eastAsia="宋体" w:hAnsi="Calibri" w:cs="Calibri" w:hint="eastAsia"/>
          <w:color w:val="000000"/>
        </w:rPr>
        <w:t xml:space="preserve">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{"citationID":"xda80eVG","properties":{"formattedCitation":"(Clifton et al., 2013)","plainCitation":"(Clifton et al., 2013)","noteIndex":0},"citationItems":[{"id":1759,"uris":["http://zotero.org/users/14274501/items/Y4FVRGTC"],"itemData":{"id":1759,"type":"article-journal","abstract":"Wind turbine power output is known to be a strong function of wind speed, but is also affected by turbulence and shear. In this work, new aerostructural simulations of a generic 1.5 MW turbine are used to rank atmospheric inﬂuences on power output. Most signiﬁcant is the hub height wind speed, followed by hub height turbulence intensity and then wind speed shear across the rotor disk. These simulation data are used to train regression trees that predict the turbine response for any combination of wind speed, turbulence intensity, and wind shear that might be expected at a turbine site. For a randomly selected atmospheric condition, the accuracy of the regression tree power predictions is three times higher than that from the traditional power curve methodology. The regression tree method can also be applied to turbine test data and used to predict turbine performance at a new site. No new data are required in comparison to the data that are usually collected for a wind resource assessment. Implementing the method requires turbine manufacturers to create a turbine regression tree model from test site data. Such an approach could signiﬁcantly reduce bias in power predictions that arise because of the different turbulence and shear at the new site, compared to the test site.","container-title":"Environmental Research Letters","DOI":"10.1088/1748-9326/8/2/024009","ISSN":"1748-9326","issue":"2","journalAbbreviation":"Environ. Res. Lett.","language":"en","license":"http://iopscience.iop.org/info/page/text-and-data-mining","page":"024009","source":"DOI.org (Crossref)","title":"Using machine learning to predict wind turbine power output","volume":"8","author":[{"family":"Clifton","given":"A"},{"family":"Kilcher","given":"L"},{"family":"Lundquist","given":"J K"},{"family":"Fleming","given":"P"}],"issued":{"date-parts":[["2013",6,1]]}}}],"schema":"https://github.com/citation-style-language/schema/raw/master/csl-citation.json"} </w:instrText>
      </w:r>
      <w:r>
        <w:rPr>
          <w:rFonts w:ascii="Calibri" w:eastAsia="宋体" w:hAnsi="Calibri" w:cs="Calibri"/>
          <w:color w:val="000000"/>
        </w:rPr>
        <w:fldChar w:fldCharType="separate"/>
      </w:r>
      <w:r>
        <w:rPr>
          <w:rFonts w:ascii="Calibri" w:eastAsia="宋体" w:hAnsi="Calibri" w:cs="Calibri"/>
          <w:color w:val="000000"/>
        </w:rPr>
        <w:t>(Clifton et al., 2013)</w:t>
      </w:r>
      <w:r>
        <w:rPr>
          <w:rFonts w:ascii="Calibri" w:eastAsia="宋体" w:hAnsi="Calibri" w:cs="Calibri"/>
          <w:color w:val="000000"/>
        </w:rPr>
        <w:fldChar w:fldCharType="end"/>
      </w:r>
      <w:r>
        <w:rPr>
          <w:rFonts w:ascii="Calibri" w:eastAsia="宋体" w:hAnsi="Calibri" w:cs="Calibri"/>
          <w:color w:val="000000"/>
        </w:rPr>
        <w:t xml:space="preserve">. </w:t>
      </w:r>
      <w:bookmarkStart w:id="15" w:name="OLE_LINK5"/>
      <w:r>
        <w:rPr>
          <w:rFonts w:ascii="Calibri" w:eastAsia="宋体" w:hAnsi="Calibri" w:cs="Calibri"/>
          <w:color w:val="000000"/>
        </w:rPr>
        <w:t xml:space="preserve">At the wind farm scale, however, this simplification becomes insufficient because aggregate power depends not only on the inflow at individual turbines but also on wake interactions across the farm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{"citationID":"Ph0FA6Q3","properties":{"formattedCitation":"(Barthelmie et al., 2010)","plainCitation":"(Barthelmie et al., 2010)","noteIndex":0},"citationItems":[{"id":2090,"uris":["http://zotero.org/users/14274501/items/CDBEMXHY"],"itemData":{"id":2090,"type":"article-journal","abstract":"There is an urgent need to develop and optimize tools for designing large wind farm arrays for deployment offshore. This research is focused on improving the understanding of, and modeling of, wind turbine wakes in order to make more accurate power output predictions for large offshore wind farms. Detailed data ensembles of power losses due to wakes at the large wind farms at Nysted and Horns Rev are presented and analyzed. Differences in turbine spacing (10.5 versus 7 rotor diameters) are not differentiable in wake-related power losses from the two wind farms. This is partly due to the high variability in the data despite careful data screening. A number of ensemble averages are simulated with a range of wind farm and computational ﬂuid dynamics models and compared to observed wake losses. All models were able to capture wake width to some degree, and some models also captured the decrease of power output moving through the wind farm. Rootmean-square errors indicate a generally better model performance for higher wind speeds (10 rather than 6 m s21) and for direct down the row ﬂow than for oblique angles. Despite this progress, wake modeling of large wind farms is still subject to an unacceptably high degree of uncertainty.","container-title":"Journal of Atmospheric and Oceanic Technology","DOI":"10.1175/2010JTECHA1398.1","ISSN":"1520-0426, 0739-0572","issue":"8","journalAbbreviation":"J. Atmos. Oceanic Technol.","language":"en","page":"1302-1317","source":"DOI.org (Crossref)","title":"Quantifying the impact of wind turbine wakes on power output at offshore wind farms","volume":"27","author":[{"family":"Barthelmie","given":"R. J."},{"family":"Pryor","given":"S. C."},{"family":"Frandsen","given":"S. T."},{"family":"Hansen","given":"K. S."},{"family":"Schepers","given":"J. G."},{"family":"Rados","given":"K."},{"family":"Schlez","given":"W."},{"family":"Neubert","given":"A."},{"family":"Jensen","given":"L. E."},{"family":"Neckelmann","given":"S."}],"issued":{"date-parts":[["2010",8,1]]}}}],"schema":"https://github.com/citation-style-language/schema/raw/master/csl-citation.json"} </w:instrText>
      </w:r>
      <w:r>
        <w:rPr>
          <w:rFonts w:ascii="Calibri" w:eastAsia="宋体" w:hAnsi="Calibri" w:cs="Calibri"/>
          <w:color w:val="000000"/>
        </w:rPr>
        <w:fldChar w:fldCharType="separate"/>
      </w:r>
      <w:r>
        <w:rPr>
          <w:rFonts w:ascii="Calibri" w:eastAsia="宋体" w:hAnsi="Calibri" w:cs="Calibri"/>
        </w:rPr>
        <w:t>(Barthelmie et al., 2010)</w:t>
      </w:r>
      <w:r>
        <w:rPr>
          <w:rFonts w:ascii="Calibri" w:eastAsia="宋体" w:hAnsi="Calibri" w:cs="Calibri"/>
          <w:color w:val="000000"/>
        </w:rPr>
        <w:fldChar w:fldCharType="end"/>
      </w:r>
      <w:r>
        <w:rPr>
          <w:rFonts w:ascii="Calibri" w:eastAsia="宋体" w:hAnsi="Calibri" w:cs="Calibri"/>
          <w:color w:val="000000"/>
        </w:rPr>
        <w:t xml:space="preserve">. Wake development and recovery are strongly influenced by boundary-layer structure, including wind shear, turbulence, and atmospheric stability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{"citationID":"5k5IU27Z","properties":{"formattedCitation":"(Abkar &amp; Port\\uc0\\u233{}-Agel, 2015)","plainCitation":"(Abkar &amp; Porté-Agel, 2015)","noteIndex":0},"citationItems":[{"id":2092,"uris":["http://zotero.org/users/14274501/items/CRYNUQM5"],"itemData":{"id":2092,"type":"article-journal","abstract":"In this study, large-eddy simulation is combined with a turbine model to investigate the influence of atmospheric thermal stability on wind-turbine wakes. The simulation results show that atmospheric stability has a significant effect on the spatial distribution of the mean velocity deficit and turbulence statistics in the wake region as well as the wake meandering characteristics downwind of the turbine. In particular, the enhanced turbulence level associated with positive buoyancy under the convective condition leads to a relatively larger flow entrainment and, thus, a faster wake recovery. For the particular cases considered in this study, the growth rate of the wake is about 2.4 times larger for the convective case than for the stable one. Consistent with this result, for a given distance downwind of the turbine, wake meandering is also stronger under the convective condition compared with the neutral and stable cases. It is also shown that, for all the stability cases, the growth rate of the wake and wake meandering in the vertical direction is smaller compared with the ones in the lateral direction. This is mainly related to the different turbulence levels of the incoming wind in the different directions, together with the anisotropy imposed by the presence of the ground. It is also found that the wake velocity deficit is well characterized by a modified version of a recently proposed analytical model that is based on mass and momentum conservation and the assumption of a self-similar Gaussian distribution of the velocity deficit. Specifically, using a two-dimensional elliptical (instead of axisymmetric) Gaussian distribution allows to account for the different lateral and vertical growth rates, particularly in the convective case, where the non-axisymmetry of the wake is stronger. Detailed analysis of the resolved turbulent kinetic energy budget in the wake reveals also that thermal stratification considerably affects the magnitude and spatial distribution of the turbulence production, dissipation, and transport terms.","container-title":"Physics of Fluids","DOI":"10.1063/1.4913695","ISSN":"1070-6631, 1089-7666","issue":"3","journalAbbreviation":"Phys. Fluids","language":"en","page":"035104","source":"DOI.org (Crossref)","title":"Influence of atmospheric stability on wind-turbine wakes: a large-eddy simulation study","title-short":"Influence of atmospheric stability on wind-turbine wakes","volume":"27","author":[{"family":"Abkar","given":"Mahdi"},{"family":"Porté-Agel","given":"Fernando"}],"issued":{"date-parts":[["2015",3,1]]}}}],"schema":"https://github.com/citation-style-language/schema/raw/master/csl-citation.json"} </w:instrText>
      </w:r>
      <w:r>
        <w:rPr>
          <w:rFonts w:ascii="Calibri" w:eastAsia="宋体" w:hAnsi="Calibri" w:cs="Calibri"/>
          <w:color w:val="000000"/>
        </w:rPr>
        <w:fldChar w:fldCharType="separate"/>
      </w:r>
      <w:r>
        <w:rPr>
          <w:rFonts w:ascii="Calibri" w:hAnsi="Calibri" w:cs="Calibri"/>
        </w:rPr>
        <w:t>(Abkar &amp; Porté-Agel, 2015)</w:t>
      </w:r>
      <w:r>
        <w:rPr>
          <w:rFonts w:ascii="Calibri" w:eastAsia="宋体" w:hAnsi="Calibri" w:cs="Calibri"/>
          <w:color w:val="000000"/>
        </w:rPr>
        <w:fldChar w:fldCharType="end"/>
      </w:r>
      <w:r>
        <w:rPr>
          <w:rFonts w:ascii="Calibri" w:eastAsia="宋体" w:hAnsi="Calibri" w:cs="Calibri"/>
          <w:color w:val="000000"/>
        </w:rPr>
        <w:t xml:space="preserve">. As a result, forecasting based solely on hub-height wind speed often fails to fully capture the atmospheric drivers of farm-scale power variability. </w:t>
      </w:r>
      <w:bookmarkEnd w:id="15"/>
      <w:r>
        <w:rPr>
          <w:rFonts w:ascii="Calibri" w:eastAsia="宋体" w:hAnsi="Calibri" w:cs="Calibri"/>
          <w:color w:val="000000"/>
        </w:rPr>
        <w:t xml:space="preserve">Physical studies have demonstrated that rotor-equivalent wind speed (REWS)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{"citationID":"cMMzP9Nc","properties":{"formattedCitation":"(Wagner et al., 2009)","plainCitation":"(Wagner et al., 2009)","noteIndex":0},"citationItems":[{"id":1756,"uris":["http://zotero.org/users/14274501/items/3UCCBBT6"],"itemData":{"id":1756,"type":"article-journal","abstract":"Abstract\n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w:instrText>
      </w:r>
      <w:r>
        <w:rPr>
          <w:rFonts w:ascii="Calibri" w:eastAsia="宋体" w:hAnsi="Calibri" w:cs="Calibri" w:hint="eastAsia"/>
          <w:color w:val="000000"/>
        </w:rPr>
        <w:instrText>‐</w:instrText>
      </w:r>
      <w:r>
        <w:rPr>
          <w:rFonts w:ascii="Calibri" w:eastAsia="宋体" w:hAnsi="Calibri" w:cs="Calibri"/>
          <w:color w:val="000000"/>
        </w:rPr>
        <w:instrText>height wind speeds between 6 m s\n              −1\n              and 8 m s\n              −1\n              are normalized at 7 m s\n              −1\n              and grouped to a number of mean shear profiles. The energy in the profiles varies considerably for the same hub</w:instrText>
      </w:r>
      <w:r>
        <w:rPr>
          <w:rFonts w:ascii="Calibri" w:eastAsia="宋体" w:hAnsi="Calibri" w:cs="Calibri" w:hint="eastAsia"/>
          <w:color w:val="000000"/>
        </w:rPr>
        <w:instrText>‐</w:instrText>
      </w:r>
      <w:r>
        <w:rPr>
          <w:rFonts w:ascii="Calibri" w:eastAsia="宋体" w:hAnsi="Calibri" w:cs="Calibri"/>
          <w:color w:val="000000"/>
        </w:rPr>
        <w:instrText>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w:instrText>
      </w:r>
      <w:r>
        <w:rPr>
          <w:rFonts w:ascii="Calibri" w:eastAsia="宋体" w:hAnsi="Calibri" w:cs="Calibri" w:hint="eastAsia"/>
          <w:color w:val="000000"/>
        </w:rPr>
        <w:instrText>ount. Electrical power is found to correlate significantly better to the equivalent wind speed than to the single point hub</w:instrText>
      </w:r>
      <w:r>
        <w:rPr>
          <w:rFonts w:ascii="Calibri" w:eastAsia="宋体" w:hAnsi="Calibri" w:cs="Calibri" w:hint="eastAsia"/>
          <w:color w:val="000000"/>
        </w:rPr>
        <w:instrText>‐</w:instrText>
      </w:r>
      <w:r>
        <w:rPr>
          <w:rFonts w:ascii="Calibri" w:eastAsia="宋体" w:hAnsi="Calibri" w:cs="Calibri" w:hint="eastAsia"/>
          <w:color w:val="000000"/>
        </w:rPr>
        <w:instrText>height wind speed. Copyright © 2008 John Wiley &amp; Sons, Ltd.","container-title":"Wind Energy","DOI":"10.1002/we.297","ISSN":"1095-42</w:instrText>
      </w:r>
      <w:r>
        <w:rPr>
          <w:rFonts w:ascii="Calibri" w:eastAsia="宋体" w:hAnsi="Calibri" w:cs="Calibri"/>
          <w:color w:val="000000"/>
        </w:rPr>
        <w:instrText xml:space="preserve">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E."}],"issued":{"date-parts":[["2009",5]]}}}],"schema":"https://github.com/citation-style-language/schema/raw/master/csl-citation.json"} </w:instrText>
      </w:r>
      <w:r>
        <w:rPr>
          <w:rFonts w:ascii="Calibri" w:eastAsia="宋体" w:hAnsi="Calibri" w:cs="Calibri"/>
          <w:color w:val="000000"/>
        </w:rPr>
        <w:fldChar w:fldCharType="separate"/>
      </w:r>
      <w:r>
        <w:rPr>
          <w:rFonts w:ascii="Calibri" w:hAnsi="Calibri" w:cs="Calibri"/>
        </w:rPr>
        <w:t>(Wagner et al., 2009)</w:t>
      </w:r>
      <w:r>
        <w:rPr>
          <w:rFonts w:ascii="Calibri" w:eastAsia="宋体" w:hAnsi="Calibri" w:cs="Calibri"/>
          <w:color w:val="000000"/>
        </w:rPr>
        <w:fldChar w:fldCharType="end"/>
      </w:r>
      <w:r>
        <w:rPr>
          <w:rFonts w:ascii="Calibri" w:eastAsia="宋体" w:hAnsi="Calibri" w:cs="Calibri" w:hint="eastAsia"/>
          <w:color w:val="000000"/>
        </w:rPr>
        <w:t xml:space="preserve">, which </w:t>
      </w:r>
      <w:r>
        <w:rPr>
          <w:rFonts w:ascii="Calibri" w:eastAsia="宋体" w:hAnsi="Calibri" w:cs="Calibri"/>
          <w:color w:val="000000"/>
        </w:rPr>
        <w:t>integrates wind speeds across the rotor-swept layer</w:t>
      </w:r>
      <w:r>
        <w:rPr>
          <w:rFonts w:ascii="Calibri" w:eastAsia="宋体" w:hAnsi="Calibri" w:cs="Calibri"/>
          <w:color w:val="000000"/>
          <w:lang w:eastAsia="zh-CN"/>
        </w:rPr>
        <w:t>,</w:t>
      </w:r>
      <w:r>
        <w:rPr>
          <w:rFonts w:ascii="Calibri" w:eastAsia="宋体" w:hAnsi="Calibri" w:cs="Calibri" w:hint="eastAsia"/>
          <w:color w:val="000000"/>
        </w:rPr>
        <w:t xml:space="preserve"> </w:t>
      </w:r>
      <w:r>
        <w:rPr>
          <w:rFonts w:ascii="Calibri" w:eastAsia="宋体" w:hAnsi="Calibri" w:cs="Calibri"/>
          <w:color w:val="000000"/>
        </w:rPr>
        <w:t>outperforms single-</w:t>
      </w:r>
      <w:r>
        <w:rPr>
          <w:rFonts w:ascii="Calibri" w:eastAsia="宋体" w:hAnsi="Calibri" w:cs="Calibri" w:hint="eastAsia"/>
          <w:color w:val="000000"/>
        </w:rPr>
        <w:t>height</w:t>
      </w:r>
      <w:r>
        <w:rPr>
          <w:rFonts w:ascii="Calibri" w:eastAsia="宋体" w:hAnsi="Calibri" w:cs="Calibri"/>
          <w:color w:val="000000"/>
        </w:rPr>
        <w:t xml:space="preserve"> measurements</w:t>
      </w:r>
      <w:r>
        <w:rPr>
          <w:rFonts w:ascii="Calibri" w:eastAsia="宋体" w:hAnsi="Calibri" w:cs="Calibri" w:hint="eastAsia"/>
          <w:color w:val="000000"/>
        </w:rPr>
        <w:t xml:space="preserve"> in forecasting farm-scale power</w:t>
      </w:r>
      <w:r>
        <w:rPr>
          <w:rFonts w:ascii="Calibri" w:eastAsia="宋体" w:hAnsi="Calibri" w:cs="Calibri"/>
          <w:color w:val="000000"/>
        </w:rPr>
        <w:t xml:space="preserve">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{"citationID":"ZCg05g8F","properties":{"formattedCitation":"(2022)","plainCitation":"(2022)","dontUpdate":true,"noteIndex":0},"citationItems":[{"id":1754,"uris":["http://zotero.org/users/14274501/items/45YLP2JC"],"itemData":{"id":1754,"type":"article-journal","abstract":"To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proﬁles and meteorological characteristics to be able to predict power responses according to physical patterns. The decision tree model was trained for four vertical wind proﬁle classiﬁcations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classiﬁed vertical wind proﬁle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suppress-author":true}],"schema":"https://github.com/citation-style-language/schema/raw/master/csl-citation.json"} </w:instrText>
      </w:r>
      <w:r>
        <w:rPr>
          <w:rFonts w:ascii="Calibri" w:eastAsia="宋体" w:hAnsi="Calibri" w:cs="Calibri"/>
          <w:color w:val="000000"/>
        </w:rPr>
        <w:fldChar w:fldCharType="separate"/>
      </w:r>
      <w:r>
        <w:rPr>
          <w:rFonts w:ascii="Calibri" w:eastAsia="宋体" w:hAnsi="Calibri" w:cs="Calibri"/>
          <w:color w:val="000000"/>
        </w:rPr>
        <w:t>(Sasser et al., 2022)</w:t>
      </w:r>
      <w:r>
        <w:rPr>
          <w:rFonts w:ascii="Calibri" w:eastAsia="宋体" w:hAnsi="Calibri" w:cs="Calibri"/>
          <w:color w:val="000000"/>
        </w:rPr>
        <w:fldChar w:fldCharType="end"/>
      </w:r>
      <w:r>
        <w:rPr>
          <w:rFonts w:ascii="Calibri" w:eastAsia="宋体" w:hAnsi="Calibri" w:cs="Calibri"/>
          <w:color w:val="000000"/>
        </w:rPr>
        <w:t xml:space="preserve">. Even with this advance, atmospheric stability can induce 15–20% power variations at the same nominal wind speed, and turbulent kinetic energy has been identified as a dominant modulation factor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{"citationID":"eMnzAmYo","properties":{"formattedCitation":"(Wharton &amp; Lundquist, 2012)","plainCitation":"(Wharton &amp; Lundquist, 2012)","noteIndex":0},"citationItems":[{"id":1755,"uris":["http://zotero.org/users/14274501/items/MKLZNDJ2"],"itemData":{"id":1755,"type":"article-journal","abstract":"The power generated by a wind turbine largely depends on the wind speed. During time periods with identical hub-height wind speeds but different shapes to the wind proﬁle, a turbine will produce different amounts of power. This variability may be induced by atmospheric stability, which affects proﬁles of mean wind speed, direction and turbulence across the rotor disk. Our letter examines turbine power generation data, segregated by atmospheric stability, in order to investigate power performance dependences at a West Coast North American wind farm. The dependence of power on stability is clear, regardless of whether time periods are segregated by three-dimensional turbulence, turbulence intensity or wind shear. The power generated at a given wind speed is higher under stable conditions and lower under strongly convective conditions: average power output differences approach 15%. Wind energy resource assessment and day ahead power forecasting could beneﬁt from increased accuracy if atmospheric stability impacts were measured and appropriately incorporated in power forecasts, e.g., through the generation of power curves based on a range of turbulence regimes.","container-title":"Environmental Research Letters","DOI":"10.1088/1748-9326/7/1/014005","ISSN":"1748-9326","issue":"1","journalAbbreviation":"Environ. Res. Lett.","language":"en","page":"014005","source":"DOI.org (Crossref)","title":"Atmospheric stability affects wind turbine power collection","volume":"7","author":[{"family":"Wharton","given":"Sonia"},{"family":"Lundquist","given":"Julie K"}],"issued":{"date-parts":[["2012",3,1]]}}}],"schema":"https://github.com/citation-style-language/schema/raw/master/csl-citation.json"} </w:instrText>
      </w:r>
      <w:r>
        <w:rPr>
          <w:rFonts w:ascii="Calibri" w:eastAsia="宋体" w:hAnsi="Calibri" w:cs="Calibri"/>
          <w:color w:val="000000"/>
        </w:rPr>
        <w:fldChar w:fldCharType="separate"/>
      </w:r>
      <w:r>
        <w:rPr>
          <w:rFonts w:ascii="Calibri" w:eastAsia="宋体" w:hAnsi="Calibri" w:cs="Calibri"/>
          <w:color w:val="000000"/>
        </w:rPr>
        <w:t>(Wharton &amp; Lundquist, 2012)</w:t>
      </w:r>
      <w:r>
        <w:rPr>
          <w:rFonts w:ascii="Calibri" w:eastAsia="宋体" w:hAnsi="Calibri" w:cs="Calibri"/>
          <w:color w:val="000000"/>
        </w:rPr>
        <w:fldChar w:fldCharType="end"/>
      </w:r>
      <w:r>
        <w:rPr>
          <w:rFonts w:ascii="Calibri" w:eastAsia="宋体" w:hAnsi="Calibri" w:cs="Calibri"/>
          <w:color w:val="000000"/>
        </w:rPr>
        <w:t>. Confining vertical integration to the rotor-swept layer therefore remains insufficient to capture the influence of vertical structure and its governing scales on farm-scale power variability.</w:t>
      </w:r>
    </w:p>
    <w:p w14:paraId="4A88E802" w14:textId="7BF291C6" w:rsidR="000A29B4" w:rsidRDefault="0093274C">
      <w:pPr>
        <w:pStyle w:val="Text"/>
        <w:rPr>
          <w:rFonts w:ascii="Calibri" w:eastAsia="宋体" w:hAnsi="Calibri" w:cs="Calibri"/>
          <w:color w:val="000000"/>
          <w:lang w:eastAsia="zh-CN"/>
        </w:rPr>
      </w:pPr>
      <w:bookmarkStart w:id="16" w:name="OLE_LINK7"/>
      <w:bookmarkEnd w:id="11"/>
      <w:del w:id="17" w:author="win" w:date="2026-04-14T15:03:00Z">
        <w:r w:rsidDel="005469D5">
          <w:rPr>
            <w:rFonts w:ascii="Calibri" w:eastAsia="宋体" w:hAnsi="Calibri" w:cs="Calibri"/>
            <w:color w:val="000000"/>
          </w:rPr>
          <w:delText>Flow-regime variability adds another dimension to farm-scale power representation. Wind farms operate in environments that encompass b</w:delText>
        </w:r>
        <w:r w:rsidRPr="003F68B5" w:rsidDel="005469D5">
          <w:rPr>
            <w:rFonts w:ascii="Calibri" w:eastAsia="宋体" w:hAnsi="Calibri" w:cs="Calibri"/>
            <w:color w:val="000000"/>
          </w:rPr>
          <w:delText xml:space="preserve">oth free-stream inflow and wake-influenced flow, within which the dominant drivers of power production differ. </w:delText>
        </w:r>
      </w:del>
      <w:ins w:id="18" w:author="win" w:date="2026-04-14T15:03:00Z">
        <w:r w:rsidR="005469D5" w:rsidRPr="005469D5">
          <w:rPr>
            <w:rFonts w:ascii="Calibri" w:eastAsia="宋体" w:hAnsi="Calibri" w:cs="Calibri"/>
            <w:color w:val="000000"/>
          </w:rPr>
          <w:t>Flow-regime variability adds another dimension to farm-scale power representation, as wind farms operate under both free-stream and wake-influenced inflow conditions with distinct drivers of power production.</w:t>
        </w:r>
        <w:r w:rsidR="005469D5">
          <w:rPr>
            <w:rFonts w:ascii="Calibri" w:eastAsia="宋体" w:hAnsi="Calibri" w:cs="Calibri"/>
            <w:color w:val="000000"/>
          </w:rPr>
          <w:t xml:space="preserve"> </w:t>
        </w:r>
      </w:ins>
      <w:r w:rsidRPr="003F68B5">
        <w:rPr>
          <w:rFonts w:ascii="Calibri" w:eastAsia="宋体" w:hAnsi="Calibri" w:cs="Calibri"/>
          <w:color w:val="000000"/>
        </w:rPr>
        <w:t>Wake interactions can cause 10–20% power losses and elevate</w:t>
      </w:r>
      <w:r>
        <w:rPr>
          <w:rFonts w:ascii="Calibri" w:eastAsia="宋体" w:hAnsi="Calibri" w:cs="Calibri"/>
          <w:color w:val="000000"/>
        </w:rPr>
        <w:t xml:space="preserve"> turbulence intensity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{"citationID":"X35wkeNY","properties":{"formattedCitation":"(Barthelmie et al., 2007; Feroz et al., 2020)","plainCitation":"(Barthelmie et al., 2007; Feroz et al., 2020)","noteIndex":0},"citationItems":[{"id":1749,"uris":["http://zotero.org/users/14274501/items/7SBSEFPR"],"itemData":{"id":1749,"type":"article-journal","abstract":"Abstract\n            Understanding of power losses and turbulence increase due to wind turbine wake interactions in large offshore wind farms is </w:instrText>
      </w:r>
      <w:r>
        <w:rPr>
          <w:rFonts w:ascii="Calibri" w:eastAsia="宋体" w:hAnsi="Calibri" w:cs="Calibri" w:hint="eastAsia"/>
          <w:color w:val="000000"/>
        </w:rPr>
        <w:instrText>crucial to optimizing wind farm design. Power losses and turbulence increase due to wakes are quantified based on observations from Middelgrunden and state</w:instrText>
      </w:r>
      <w:r>
        <w:rPr>
          <w:rFonts w:ascii="Calibri" w:eastAsia="宋体" w:hAnsi="Calibri" w:cs="Calibri" w:hint="eastAsia"/>
          <w:color w:val="000000"/>
        </w:rPr>
        <w:instrText>‐</w:instrText>
      </w:r>
      <w:r>
        <w:rPr>
          <w:rFonts w:ascii="Calibri" w:eastAsia="宋体" w:hAnsi="Calibri" w:cs="Calibri" w:hint="eastAsia"/>
          <w:color w:val="000000"/>
        </w:rPr>
        <w:instrText>of</w:instrText>
      </w:r>
      <w:r>
        <w:rPr>
          <w:rFonts w:ascii="Calibri" w:eastAsia="宋体" w:hAnsi="Calibri" w:cs="Calibri" w:hint="eastAsia"/>
          <w:color w:val="000000"/>
        </w:rPr>
        <w:instrText>‐</w:instrText>
      </w:r>
      <w:r>
        <w:rPr>
          <w:rFonts w:ascii="Calibri" w:eastAsia="宋体" w:hAnsi="Calibri" w:cs="Calibri" w:hint="eastAsia"/>
          <w:color w:val="000000"/>
        </w:rPr>
        <w:instrText>the</w:instrText>
      </w:r>
      <w:r>
        <w:rPr>
          <w:rFonts w:ascii="Calibri" w:eastAsia="宋体" w:hAnsi="Calibri" w:cs="Calibri" w:hint="eastAsia"/>
          <w:color w:val="000000"/>
        </w:rPr>
        <w:instrText>‐</w:instrText>
      </w:r>
      <w:r>
        <w:rPr>
          <w:rFonts w:ascii="Calibri" w:eastAsia="宋体" w:hAnsi="Calibri" w:cs="Calibri" w:hint="eastAsia"/>
          <w:color w:val="000000"/>
        </w:rPr>
        <w:instrText>art models. Observed power losses due solely to wakes are approximately 10% on average. Thes</w:instrText>
      </w:r>
      <w:r>
        <w:rPr>
          <w:rFonts w:ascii="Calibri" w:eastAsia="宋体" w:hAnsi="Calibri" w:cs="Calibri"/>
          <w:color w:val="000000"/>
        </w:rPr>
        <w:instrText>e are relatively high for a single line of wind turbines due in part to the close spacing of the wind farm. The wind farm model Wind Analysis and Application Program (WAsP) is shown to capture wake losses despite operating beyond its specifications for turbine spacing. The paper describes two methods of estimating turbulence intensity: one based on the mean and standard deviation (SD) of wind speed from the nacelle anemometer, the other from mean power output and its SD. Observations from the nacelle anemometer indicate turbulence intensity which is around 9% higher in absolute terms than those derived from the power measurements. For comparison, turbulence intensity is also derived from wind speed and SD from a meteorological mast at the same site prior to wind farm construction. Despite differences in the measurement height and period, overall agreement is better between the turbulence intensity derived from power measurements and the meteorological mast than with those derived from data from the nacelle anemometers. The turbulence in wind farm model indicates turbulence increase of the order 20% in absolute terms for flow directly along the row which is in good agreement with the observations. Copyright © 2007 John Wiley &amp; Sons, Ltd.","container-title":"Wind Energy","DOI":"10.1002/we.238","ISSN":"1095-4244, 1099-1824","issue":"6","journalAbbreviation":"Wind Energy","language":"en","license":"http://onlinelibrary.wiley.com/termsAndConditions#vor","page":"517-528","source":"DOI.org (Crossref)","title":"Modelling and measurements of power losses and turbulence intensity in wind turbine wakes at Middelgrunden offshore wind farm","volume":"10","author":[{"family":"Barthelmie","given":"R. J."},{"family":"Frandsen","given":"S. T."},{"family":"Nielsen","given"</w:instrText>
      </w:r>
      <w:r>
        <w:rPr>
          <w:rFonts w:ascii="Calibri" w:eastAsia="宋体" w:hAnsi="Calibri" w:cs="Calibri" w:hint="eastAsia"/>
          <w:color w:val="000000"/>
        </w:rPr>
        <w:instrText>:"M. N."},{"family":"Pryor","given":"S. C."},{"family":"Rethore","given":"P.</w:instrText>
      </w:r>
      <w:r>
        <w:rPr>
          <w:rFonts w:ascii="Calibri" w:eastAsia="宋体" w:hAnsi="Calibri" w:cs="Calibri" w:hint="eastAsia"/>
          <w:color w:val="000000"/>
        </w:rPr>
        <w:instrText>‐</w:instrText>
      </w:r>
      <w:r>
        <w:rPr>
          <w:rFonts w:ascii="Calibri" w:eastAsia="宋体" w:hAnsi="Calibri" w:cs="Calibri" w:hint="eastAsia"/>
          <w:color w:val="000000"/>
        </w:rPr>
        <w:instrText>E."},{"family":"Jørgensen","given":"H. E."}],"issued":{"date-parts":[["2007",11]]}}},{"id":1748,"uris":["http://zotero.org/users/14274501/items/IK6DQM6L"],"itemData":{"id":1748,"</w:instrText>
      </w:r>
      <w:r>
        <w:rPr>
          <w:rFonts w:ascii="Calibri" w:eastAsia="宋体" w:hAnsi="Calibri" w:cs="Calibri"/>
          <w:color w:val="000000"/>
        </w:rPr>
        <w:instrText xml:space="preserve">type":"article-journal","abstract":"Forecasting skills for a wind farm would significantly degrade if the complex wake effects of the upstream wind farms are excluded, especially when they are spatially close to each other. In this study, the Weather Research and Forecasting (WRF) model has been used to predict wind speed and power for a wind farm in Pakistan in the presence of wake interference from neighboring wind farms for two different seasons. Forecasting is done for two different cases i.e. without and with inter-farm wake effects, and different statistical error parameters were evaluated based on the real observations. A significant reduction in errors was observed in the latter case. For instance, the mean absolute errors in wind speed prediction were reduced by 7.7% and 14% in June (summer) and January (winter) respectively, by the inclusion of inter-farm wake effects. Similarly, an improved forecast of power output was obtained by incorporating the interaction of upstream wind farms i.e. a reduction of 15% and 26% in the normalized mean absolute error in power output values was observed for June and January, respectively. However, the prediction accuracy of power output substantially deteriorated in the winter season.","container-title":"Sustainable Energy Technologies and Assessments","DOI":"10.1016/j.seta.2020.100882","ISSN":"22131388","journalAbbreviation":"Sustainable Energy Technologies and Assessments","language":"en","page":"100882","source":"DOI.org (Crossref)","title":"Wind speed and power forecasting of a utility-scale wind farm with inter-farm wake interference and seasonal variation","volume":"42","author":[{"family":"Feroz","given":"Raja M. Asim"},{"family":"Javed","given":"Adeel"},{"family":"Syed","given":"Abdul Haseeb"},{"family":"Kazmi","given":"Syed Ali Abbas"},{"family":"Uddin","given":"Emad"}],"issued":{"date-parts":[["2020",12]]}}}],"schema":"https://github.com/citation-style-language/schema/raw/master/csl-citation.json"} </w:instrText>
      </w:r>
      <w:r>
        <w:rPr>
          <w:rFonts w:ascii="Calibri" w:eastAsia="宋体" w:hAnsi="Calibri" w:cs="Calibri"/>
          <w:color w:val="000000"/>
        </w:rPr>
        <w:fldChar w:fldCharType="separate"/>
      </w:r>
      <w:r>
        <w:rPr>
          <w:rFonts w:ascii="Calibri" w:eastAsia="宋体" w:hAnsi="Calibri" w:cs="Calibri"/>
          <w:color w:val="000000"/>
        </w:rPr>
        <w:t>(Barthelmie et al., 2007; Feroz et al., 2020)</w:t>
      </w:r>
      <w:r>
        <w:rPr>
          <w:rFonts w:ascii="Calibri" w:eastAsia="宋体" w:hAnsi="Calibri" w:cs="Calibri"/>
          <w:color w:val="000000"/>
        </w:rPr>
        <w:fldChar w:fldCharType="end"/>
      </w:r>
      <w:r>
        <w:rPr>
          <w:rFonts w:ascii="Calibri" w:eastAsia="宋体" w:hAnsi="Calibri" w:cs="Calibri"/>
          <w:color w:val="000000"/>
        </w:rPr>
        <w:t>, implying that the physical controls on power output vary dynamically with flow regime and atmospheric stability.</w:t>
      </w:r>
      <w:r>
        <w:t xml:space="preserve"> </w:t>
      </w:r>
      <w:r>
        <w:rPr>
          <w:rFonts w:ascii="Calibri" w:eastAsia="宋体" w:hAnsi="Calibri" w:cs="Calibri"/>
          <w:color w:val="000000"/>
        </w:rPr>
        <w:t xml:space="preserve">Recent explainable-AI analyses also rank turbulence-related variables, including turbulent kinetic energy and turbulence intensity, among the most informative predictors of farm-scale power, second only to wind speed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{"citationID":"w74V7nAL","properties":{"unsorted":true,"formattedCitation":"(Optis &amp; Perr-Sauer, 2019; Kim &amp; Kim, 2023)","plainCitation":"(Optis &amp; Perr-Sauer, 2019; Kim &amp; Kim, 2023)","noteIndex":0},"citationItems":[{"id":1766,"uris":["http://zotero.org/users/14274501/items/H7R5M7ZN"],"itemData":{"id":1766,"type":"article-journal","abstract":"Machine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id":1751,"uris":["http://zotero.org/users/14274501/items/K3MH2YRC"],"itemData":{"id":1751,"type":"article-journal","abstract":"Wind fields are intermittent and nonlinear to meteorological factors and external environmental conditions. Statistical models have been proposed based on various approaches to precisely predict wind speed and energy production. However, determining the most suitable approach is challenging, regardless of the conditions. Currently, only wind speed, wind direction, temperature, atmospheric pressure, and humidity have been used as input features of models in most wind-power forecasting studies. However, few studies have described each feature's contribution to prediction performance when using meteorological factors, such as atmospheric stability and turbulence components, as input features. This study predicted the 10 min average power and daily energy production of a wind farm using four machine learning (ML) algorithms and 13 meteorological factors. The ultimate goal was to present the individual prediction contribution of meteorological factors using the Shapley additive explanations algorithm, which is an explainable artificial intelligence technique, based on the prediction results. Wind speed showed a dominant influence in the determination of energy production, followed by turbulent kinetic energy, turbulence intensity, and turbulence dissipation rate. Thus, insights into the detailed contribution of turbulence components to predict the performance facilitate the advancement of ML-based approaches, which can yield significant benefits in increasing the predictability of actual wind energy, thereby ensuring efficiency and stability in wind farm operations.","container-title":"Journal of Renewable and Sustainable Energy","DOI":"10.1063/5.0127519","ISSN":"1941-7012","issue":"1","journalAbbreviation":"Journal of Renewable and Sustainable Energy","page":"013307","title":"Contribution of meteorological factors based on explainable artificial intelligence in predicting wind farm power production using machine learning algorithms","volume":"15","author":[{"family":"Kim","given":"Dae-Young"},{"family":"Kim","given":"Bum-Suk"}],"issued":{"date-parts":[["2023",2,10]]}}}],"schema":"https://github.com/citation-style-language/schema/raw/master/csl-citation.json"} </w:instrText>
      </w:r>
      <w:r>
        <w:rPr>
          <w:rFonts w:ascii="Calibri" w:eastAsia="宋体" w:hAnsi="Calibri" w:cs="Calibri"/>
          <w:color w:val="000000"/>
        </w:rPr>
        <w:fldChar w:fldCharType="separate"/>
      </w:r>
      <w:r>
        <w:rPr>
          <w:rFonts w:ascii="Calibri" w:eastAsia="宋体" w:hAnsi="Calibri" w:cs="Calibri"/>
          <w:color w:val="000000"/>
        </w:rPr>
        <w:t>(Optis &amp; Perr-Sauer, 2019; Kim &amp; Kim, 2023)</w:t>
      </w:r>
      <w:r>
        <w:rPr>
          <w:rFonts w:ascii="Calibri" w:eastAsia="宋体" w:hAnsi="Calibri" w:cs="Calibri"/>
          <w:color w:val="000000"/>
        </w:rPr>
        <w:fldChar w:fldCharType="end"/>
      </w:r>
      <w:r>
        <w:rPr>
          <w:rFonts w:ascii="Calibri" w:eastAsia="宋体" w:hAnsi="Calibri" w:cs="Calibri"/>
          <w:color w:val="000000"/>
        </w:rPr>
        <w:t>, further suggesting regime-dependent modulation of inflow–power relationships.</w:t>
      </w:r>
      <w:r>
        <w:rPr>
          <w:rFonts w:ascii="Calibri" w:eastAsia="宋体" w:hAnsi="Calibri" w:cs="Calibri" w:hint="eastAsia"/>
          <w:color w:val="000000"/>
          <w:lang w:eastAsia="zh-CN"/>
        </w:rPr>
        <w:t xml:space="preserve"> </w:t>
      </w:r>
      <w:r>
        <w:rPr>
          <w:rFonts w:ascii="Calibri" w:eastAsia="宋体" w:hAnsi="Calibri" w:cs="Calibri"/>
          <w:color w:val="000000"/>
          <w:lang w:eastAsia="zh-CN"/>
        </w:rPr>
        <w:t>Yet data-driven forecasting models commonly incorporate multi-height meteorological inputs as homogeneous predictors, without explicitly accounting for flow-regime-dependent mechanisms.</w:t>
      </w:r>
      <w:r>
        <w:rPr>
          <w:rFonts w:ascii="Calibri" w:eastAsia="宋体" w:hAnsi="Calibri" w:cs="Calibri" w:hint="eastAsia"/>
          <w:color w:val="000000"/>
          <w:lang w:eastAsia="zh-CN"/>
        </w:rPr>
        <w:t xml:space="preserve"> </w:t>
      </w:r>
      <w:r>
        <w:rPr>
          <w:rFonts w:ascii="Calibri" w:eastAsia="宋体" w:hAnsi="Calibri" w:cs="Calibri"/>
          <w:color w:val="000000"/>
          <w:lang w:eastAsia="zh-CN"/>
        </w:rPr>
        <w:t xml:space="preserve">When distinct flow </w:t>
      </w:r>
      <w:r>
        <w:rPr>
          <w:rFonts w:ascii="Calibri" w:eastAsia="宋体" w:hAnsi="Calibri" w:cs="Calibri"/>
          <w:color w:val="000000"/>
          <w:lang w:eastAsia="zh-CN"/>
        </w:rPr>
        <w:lastRenderedPageBreak/>
        <w:t>regimes are aggregated, underlying physical differences can manifest as persistent empirical correlations that lack clear physical interpretation.</w:t>
      </w:r>
      <w:r>
        <w:rPr>
          <w:rFonts w:ascii="Calibri" w:eastAsia="宋体" w:hAnsi="Calibri" w:cs="Calibri" w:hint="eastAsia"/>
          <w:color w:val="000000"/>
          <w:lang w:eastAsia="zh-CN"/>
        </w:rPr>
        <w:t xml:space="preserve"> </w:t>
      </w:r>
      <w:r>
        <w:rPr>
          <w:rFonts w:ascii="Calibri" w:eastAsia="宋体" w:hAnsi="Calibri" w:cs="Calibri"/>
          <w:color w:val="000000"/>
          <w:lang w:eastAsia="zh-CN"/>
        </w:rPr>
        <w:t>One such example is the consistently reported high correlation between near-surface wind speeds (e.g., 10-m wind) and total wind-farm power output</w:t>
      </w:r>
      <w:r>
        <w:rPr>
          <w:rFonts w:ascii="Calibri" w:eastAsia="宋体" w:hAnsi="Calibri" w:cs="Calibri" w:hint="eastAsia"/>
          <w:color w:val="000000"/>
          <w:lang w:eastAsia="zh-CN"/>
        </w:rPr>
        <w:t xml:space="preserve">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{"citationID":"AJ9UeH54","properties":{"unsorted":true,"formattedCitation":"(Rubanenko et al., 2020; Chen &amp; Xu, 2022)","plainCitation":"(Rubanenko et al., 2020; Chen &amp; Xu, 2022)","noteIndex":0},"citationItems":[{"id":1758,"uris":["http://zotero.org/users/14274501/items/IB9G5NFY"],"itemData":{"id":1758,"type":"paper-conference","abstract":"Analyses of trends increasing annual wind power plant capacity and power generation in the World and Europe are presented in this paper. Investigated main problems of increasing the power generation of renewable energy sources in distributed power grids. Proposed ways to decide them by taking into account the supply of power balance, reliability operating of the power grid, and electric power quality. Observed the daily power generation during the 2019 year for typical onshore wind power plant, which consists of 1 turbine type V-100/2.00 MW. The influence of the meteorological factors on the power generation of RESs was determined with usage Spearman's rank correlation coefficient.","container-title":"2020 IEEE KhPI Week on Advanced Technology (KhPIWeek)","DOI":"10.1109/KhPIWeek51551.2020.9250114","event-place":"Kharkiv, Ukraine","event-title":"2020 IEEE KhPI Week on Advanced Technology (KhPIWeek)","ISBN":"978-1-6654-0501-0","language":"en","license":"https://ieeexplore.ieee.org/Xplorehelp/downloads/license-information/IEEE.html","page":"472-477","publisher":"IEEE","publisher-place":"Kharkiv, Ukraine","source":"DOI.org (Crossref)","title":"Distribution of Wind Power Generation Dependently of Meteorological Factors","URL":"https://ieeexplore.ieee.org/document/9250114/","author":[{"family":"Rubanenko","given":"Olena"},{"family":"Miroshnyk","given":"Oleksandr"},{"family":"Shevchenko","given":"Sergiy"},{"family":"Yanovych","given":"Vitalii"},{"family":"Danylchenko","given":"Dmytro"},{"family":"Rubanenko","given":"Oleksandr"}],"accessed":{"date-parts":[["2025",11,29]]},"issued":{"date-parts":[["2020",10,5]]}}},{"id":1770,"uris":["http://zotero.org/users/14274501/items/ZWK7WGRP"],"itemData":{"id":1770,"type":"article-journal","abstract":"Abstract\n            Accurate solar and wind generation forecasting along with high renewable energy penetration in power grids throughout the world are crucial to the days-ahead power scheduling of energy systems. It is difficult to precisely forecast on-site power generation due to the intermittency and fluctuation characteristics of solar and wind energy. Solar and wind generation data from on-site sources are beneficial for the development of data-driven forecasting models. In this paper, an open dataset consisting of data collected from on-site renewable energy stations, including six wind farms and eight solar stations in China, is provided. Over two years (2019–2020), power generation and weather-related data were collected at 15-minute intervals. The dataset was used in the Renewable Energy Generation Forecasting Competition hosted by the Chinese State Grid in 2021. The process of data collection, data processing, and potential applications are described. The use of this dataset is promising for the development of data-driven forecasting models for renewable energy generation and the optimization of electricity demand response (DR) programs for the power grid.","container-title":"Scientific Data","DOI":"10.1038/s41597-022-01696-6","ISSN":"2052-4463","issue":"1","journalAbbreviation":"Sci Data","language":"en","page":"577","source":"DOI.org (Crossref)","title":"Solar and wind power data from the Chinese State Grid Renewable Energy Generation Forecasting Competition","volume":"9","author":[{"family":"Chen","given":"Yongbao"},{"family":"Xu","given":"Junjie"}],"issued":{"date-parts":[["2022",9,21]]}}}],"schema":"https://github.com/citation-style-language/schema/raw/master/csl-citation.json"} </w:instrText>
      </w:r>
      <w:r>
        <w:rPr>
          <w:rFonts w:ascii="Calibri" w:eastAsia="宋体" w:hAnsi="Calibri" w:cs="Calibri"/>
          <w:color w:val="000000"/>
        </w:rPr>
        <w:fldChar w:fldCharType="separate"/>
      </w:r>
      <w:r>
        <w:rPr>
          <w:rFonts w:ascii="Calibri" w:eastAsia="宋体" w:hAnsi="Calibri" w:cs="Calibri"/>
          <w:color w:val="000000"/>
        </w:rPr>
        <w:t>(Rubanenko et al., 2020; Chen &amp; Xu, 2022)</w:t>
      </w:r>
      <w:r>
        <w:rPr>
          <w:rFonts w:ascii="Calibri" w:eastAsia="宋体" w:hAnsi="Calibri" w:cs="Calibri"/>
          <w:color w:val="000000"/>
        </w:rPr>
        <w:fldChar w:fldCharType="end"/>
      </w:r>
      <w:r>
        <w:rPr>
          <w:rFonts w:ascii="Calibri" w:eastAsia="宋体" w:hAnsi="Calibri" w:cs="Calibri"/>
          <w:color w:val="000000"/>
          <w:lang w:eastAsia="zh-CN"/>
        </w:rPr>
        <w:t>, whose physical basis remains unclear.</w:t>
      </w:r>
    </w:p>
    <w:bookmarkEnd w:id="16"/>
    <w:p w14:paraId="013969C6" w14:textId="3D2F7223" w:rsidR="000A29B4" w:rsidRDefault="00F82261">
      <w:pPr>
        <w:pStyle w:val="Text"/>
        <w:rPr>
          <w:rFonts w:asciiTheme="minorHAnsi" w:hAnsiTheme="minorHAnsi" w:cstheme="minorHAnsi"/>
          <w:lang w:eastAsia="zh-CN"/>
        </w:rPr>
      </w:pPr>
      <w:ins w:id="19" w:author="win" w:date="2026-04-14T17:22:00Z">
        <w:r w:rsidRPr="00F82261">
          <w:rPr>
            <w:rFonts w:ascii="Calibri" w:eastAsia="宋体" w:hAnsi="Calibri" w:cs="Calibri"/>
            <w:color w:val="000000"/>
          </w:rPr>
          <w:t>Using multi-height observations from a flat-terrain wind farm, we link atmospheric flow physics to farm-scale power forecasting by partitioning inflow regimes and quantifying how vertical wind structure governs power variability under free-stream and wake-influenced conditions, thereby clarifying the physical origin of the persistent high correlation between near-surface winds and total farm power.</w:t>
        </w:r>
        <w:r>
          <w:rPr>
            <w:rFonts w:ascii="Calibri" w:eastAsia="宋体" w:hAnsi="Calibri" w:cs="Calibri"/>
            <w:color w:val="000000"/>
          </w:rPr>
          <w:t xml:space="preserve"> </w:t>
        </w:r>
      </w:ins>
      <w:bookmarkStart w:id="20" w:name="_GoBack"/>
      <w:bookmarkEnd w:id="20"/>
      <w:del w:id="21" w:author="win" w:date="2026-04-14T17:22:00Z">
        <w:r w:rsidR="0093274C" w:rsidDel="00F82261">
          <w:rPr>
            <w:rFonts w:ascii="Calibri" w:eastAsia="宋体" w:hAnsi="Calibri" w:cs="Calibri"/>
            <w:color w:val="000000"/>
          </w:rPr>
          <w:delText xml:space="preserve">In this study, we link atmospheric flow physics to farm-scale power forecasting by explicitly partitioning inflow regimes and examining the regime-dependent roles of multi-height wind observations spanning 10 to 70 m, from near-surface to hub-height levels. Using multi-height observations from a representative flat-terrain wind farm, we quantify how vertical wind structure governs power variability under free-stream and wake-influenced conditions, thereby clarifying the physical origin of the persistent high correlation between near-surface winds and total farm power. </w:delText>
        </w:r>
      </w:del>
      <w:r w:rsidR="0093274C">
        <w:rPr>
          <w:rFonts w:ascii="Calibri" w:eastAsia="宋体" w:hAnsi="Calibri" w:cs="Calibri"/>
          <w:color w:val="000000"/>
        </w:rPr>
        <w:t>We show that incorporating regime-dependent profile information outperforms both single hub-height input and undifferentiated multi-height predictors in observational power reconstruction and Numerical Weather Prediction (NWP)-driven day-ahead forecasting. By revealing that governing atmospheric time scales and vertical coherence underpin the relevance of non-hub-height winds to farm-scale power, the results provide a mechanistic basis for improving wind-to-power representation in operational forecasting.</w:t>
      </w:r>
    </w:p>
    <w:bookmarkEnd w:id="1"/>
    <w:p w14:paraId="129B8AA1" w14:textId="77777777" w:rsidR="000A29B4" w:rsidRDefault="0093274C">
      <w:pPr>
        <w:pStyle w:val="Heading-Main"/>
        <w:rPr>
          <w:rFonts w:asciiTheme="minorHAnsi" w:hAnsiTheme="minorHAnsi" w:cstheme="minorHAnsi"/>
          <w:lang w:eastAsia="zh-CN"/>
        </w:rPr>
      </w:pPr>
      <w:r>
        <w:rPr>
          <w:rFonts w:asciiTheme="minorHAnsi" w:hAnsiTheme="minorHAnsi" w:cstheme="minorHAnsi"/>
        </w:rPr>
        <w:t>2 Materials and Methods</w:t>
      </w:r>
    </w:p>
    <w:p w14:paraId="7421F0B8" w14:textId="77777777" w:rsidR="000A29B4" w:rsidRDefault="0093274C">
      <w:pPr>
        <w:pStyle w:val="Heading-Secondary"/>
        <w:rPr>
          <w:rFonts w:asciiTheme="minorHAnsi" w:hAnsiTheme="minorHAnsi" w:cstheme="minorHAnsi"/>
          <w:lang w:eastAsia="zh-CN"/>
        </w:rPr>
      </w:pPr>
      <w:bookmarkStart w:id="22" w:name="OLE_LINK8"/>
      <w:r>
        <w:rPr>
          <w:rFonts w:asciiTheme="minorHAnsi" w:hAnsiTheme="minorHAnsi" w:cstheme="minorHAnsi"/>
        </w:rPr>
        <w:t>2.1 Flow Regime Classification</w:t>
      </w:r>
    </w:p>
    <w:p w14:paraId="551CAAF5" w14:textId="3D390157" w:rsidR="000A29B4" w:rsidRDefault="0093274C">
      <w:pPr>
        <w:pStyle w:val="Text"/>
        <w:rPr>
          <w:rFonts w:asciiTheme="minorHAnsi" w:hAnsiTheme="minorHAnsi" w:cstheme="minorHAnsi"/>
          <w:lang w:eastAsia="zh-CN"/>
        </w:rPr>
      </w:pPr>
      <w:r>
        <w:rPr>
          <w:rFonts w:asciiTheme="minorHAnsi" w:hAnsiTheme="minorHAnsi" w:cstheme="minorHAnsi"/>
        </w:rPr>
        <w:t xml:space="preserve">Flow regimes were classified based on wind direction relative to the turbine layout </w:t>
      </w:r>
      <w:r w:rsidRPr="00EB1041">
        <w:rPr>
          <w:rFonts w:asciiTheme="minorHAnsi" w:hAnsiTheme="minorHAnsi" w:cstheme="minorHAnsi"/>
        </w:rPr>
        <w:t xml:space="preserve">(Figure </w:t>
      </w:r>
      <w:ins w:id="23" w:author="win" w:date="2026-04-14T15:18:00Z">
        <w:r w:rsidR="00DD02F7">
          <w:rPr>
            <w:rFonts w:asciiTheme="minorHAnsi" w:hAnsiTheme="minorHAnsi" w:cstheme="minorHAnsi"/>
          </w:rPr>
          <w:t>S</w:t>
        </w:r>
      </w:ins>
      <w:r w:rsidRPr="00EB1041">
        <w:rPr>
          <w:rFonts w:asciiTheme="minorHAnsi" w:hAnsiTheme="minorHAnsi" w:cstheme="minorHAnsi"/>
        </w:rPr>
        <w:t>1 shows the turbine layout and mast location).</w:t>
      </w:r>
      <w:r w:rsidRPr="00EB1041">
        <w:rPr>
          <w:rFonts w:asciiTheme="minorHAnsi" w:hAnsiTheme="minorHAnsi" w:cstheme="minorHAnsi" w:hint="eastAsia"/>
          <w:lang w:eastAsia="zh-CN"/>
        </w:rPr>
        <w:t xml:space="preserve"> </w:t>
      </w:r>
      <w:r w:rsidRPr="00EB1041">
        <w:rPr>
          <w:rFonts w:asciiTheme="minorHAnsi" w:hAnsiTheme="minorHAnsi" w:cstheme="minorHAnsi"/>
          <w:lang w:eastAsia="zh-CN"/>
        </w:rPr>
        <w:t>Westerly winds (225°–315°) are classified as free-stream conditions, under which measurements represent background atmospheric flow upstream of the turbine array</w:t>
      </w:r>
      <w:r>
        <w:rPr>
          <w:rFonts w:asciiTheme="minorHAnsi" w:hAnsiTheme="minorHAnsi" w:cstheme="minorHAnsi"/>
          <w:lang w:eastAsia="zh-CN"/>
        </w:rPr>
        <w:t>.</w:t>
      </w:r>
      <w:r>
        <w:rPr>
          <w:rFonts w:asciiTheme="minorHAnsi" w:hAnsiTheme="minorHAnsi" w:cstheme="minorHAnsi"/>
        </w:rPr>
        <w:t xml:space="preserve"> In contrast, easterly winds (45°–135°) traverse the turbine array before reaching the mast and are therefore classified as wake-influenced conditions, under which wind profiles are affected by turbine-induced momentum deficits and enhanced turbulence </w:t>
      </w:r>
      <w:r>
        <w:rPr>
          <w:rFonts w:asciiTheme="minorHAnsi" w:hAnsiTheme="minorHAnsi" w:cstheme="minorHAnsi"/>
        </w:rPr>
        <w:fldChar w:fldCharType="begin"/>
      </w:r>
      <w:r>
        <w:rPr>
          <w:rFonts w:asciiTheme="minorHAnsi" w:hAnsiTheme="minorHAnsi" w:cstheme="minorHAnsi"/>
        </w:rPr>
        <w:instrText xml:space="preserve"> ADDIN ZOTERO_ITEM CSL_CITATION {"citationID":"19pO9kRa","properties":{"formattedCitation":"(Port\\uc0\\u233{}-Agel et al., 2020)","plainCitation":"(Porté-Agel et al., 2020)","noteIndex":0},"citationItems":[{"id":2038,"uris":["http://zotero.org/users/14274501/items/QQDP2J4Q"],"itemData":{"id":2038,"type":"article-journal","abstract":"Wind energy, together with other renewable energy sources, are expected to grow substantially in the coming decades and play a key role in mitigating climate change and achieving energy sustainability. One of the main challenges in optimizing the design, operation, control, and grid integration of wind farms is the prediction of their performance, owing to the complex multiscale two-way interactions between wind farms and the turbulent atmospheric boundary layer (ABL). From a ﬂuid mechanical perspective, these interactions are complicated by the high Reynolds number of the ABL ﬂow, its inherent unsteadiness due to the diurnal cycle and synoptic-forcing variability, the ubiquitous nature of thermal effects, and the heterogeneity of the terrain. Particularly important is the effect of ABL turbulence on wind-turbine wake ﬂows and their superposition, as they are responsible for considerable turbine power losses and fatigue loads in wind farms. These ﬂow interactions affect, in turn, the structure of the ABL and the turbulent ﬂuxes of momentum and scalars. This review summarizes recent experimental, computational, and theoretical research efforts that have contributed to improving our understanding and ability to predict the interactions of ABL ﬂow with wind turbines and wind farms.","container-title":"Boundary-Layer Meteorology","DOI":"10.1007/s10546-019-00473-0","ISSN":"0006-8314, 1573-1472","issue":"1","journalAbbreviation":"Boundary-Layer Meteorol","language":"en","page":"1-59","source":"DOI.org (Crossref)","title":"Wind-Turbine and Wind-Farm Flows: A Review","title-short":"Wind-Turbine and Wind-Farm Flows","volume":"174","author":[{"family":"Porté-Agel","given":"Fernando"},{"family":"Bastankhah","given":"Majid"},{"family":"Shamsoddin","given":"Sina"}],"issued":{"date-parts":[["2020",1]]}}}],"schema":"https://github.com/citation-style-language/schema/raw/master/csl-citation.json"} </w:instrText>
      </w:r>
      <w:r>
        <w:rPr>
          <w:rFonts w:asciiTheme="minorHAnsi" w:hAnsiTheme="minorHAnsi" w:cstheme="minorHAnsi"/>
        </w:rPr>
        <w:fldChar w:fldCharType="separate"/>
      </w:r>
      <w:r>
        <w:rPr>
          <w:rFonts w:ascii="Calibri" w:eastAsia="宋体" w:hAnsiTheme="minorHAnsi" w:cs="Calibri"/>
        </w:rPr>
        <w:t>(Porté-Agel et al., 2020)</w:t>
      </w:r>
      <w:r>
        <w:rPr>
          <w:rFonts w:asciiTheme="minorHAnsi" w:hAnsiTheme="minorHAnsi" w:cstheme="minorHAnsi"/>
        </w:rPr>
        <w:fldChar w:fldCharType="end"/>
      </w:r>
      <w:r>
        <w:rPr>
          <w:rFonts w:asciiTheme="minorHAnsi" w:hAnsiTheme="minorHAnsi" w:cstheme="minorHAnsi"/>
        </w:rPr>
        <w:t>.</w:t>
      </w:r>
      <w:bookmarkStart w:id="24" w:name="OLE_LINK9"/>
      <w:r>
        <w:rPr>
          <w:rFonts w:asciiTheme="minorHAnsi" w:hAnsiTheme="minorHAnsi" w:cstheme="minorHAnsi"/>
        </w:rPr>
        <w:t xml:space="preserve"> </w:t>
      </w:r>
      <w:bookmarkEnd w:id="24"/>
      <w:r>
        <w:rPr>
          <w:rFonts w:asciiTheme="minorHAnsi" w:hAnsiTheme="minorHAnsi" w:cstheme="minorHAnsi"/>
        </w:rPr>
        <w:t xml:space="preserve">Regime classification is based solely on geometric wind-direction criteria relative to turbine layout and does not impose additional buffer zones near sector boundaries. To ensure high regime purity and exclude transitional or vertically sheared directional states, regime assignment required consistent wind direction across all four measurement heights (10 m, 30 m, 50 m, and 70 m). </w:t>
      </w:r>
      <w:del w:id="25" w:author="win" w:date="2026-04-14T15:18:00Z">
        <w:r w:rsidDel="00437625">
          <w:rPr>
            <w:rFonts w:asciiTheme="minorHAnsi" w:hAnsiTheme="minorHAnsi" w:cstheme="minorHAnsi"/>
          </w:rPr>
          <w:delText xml:space="preserve">This stringent filtering reduces the number of retained samples but enhances the physical interpretability of regime-dependent analysis. </w:delText>
        </w:r>
      </w:del>
      <w:r>
        <w:rPr>
          <w:rFonts w:asciiTheme="minorHAnsi" w:hAnsiTheme="minorHAnsi" w:cstheme="minorHAnsi"/>
        </w:rPr>
        <w:t>Over the study period, the resulting dataset comprises 1,951 free-stream samples (3.7%) and 8,693 wake-influenced samples (16.6%), with the remaining observations excluded from regime-specific evaluation.</w:t>
      </w:r>
    </w:p>
    <w:p w14:paraId="47D74EA6" w14:textId="77777777" w:rsidR="000A29B4" w:rsidRDefault="0093274C">
      <w:pPr>
        <w:pStyle w:val="Heading-Secondary"/>
        <w:rPr>
          <w:rFonts w:asciiTheme="minorHAnsi" w:hAnsiTheme="minorHAnsi" w:cstheme="minorHAnsi"/>
          <w:lang w:eastAsia="zh-CN"/>
        </w:rPr>
      </w:pPr>
      <w:bookmarkStart w:id="26" w:name="_Hlk220792935"/>
      <w:bookmarkEnd w:id="22"/>
      <w:r>
        <w:rPr>
          <w:rFonts w:asciiTheme="minorHAnsi" w:hAnsiTheme="minorHAnsi" w:cstheme="minorHAnsi" w:hint="eastAsia"/>
          <w:lang w:eastAsia="zh-CN"/>
        </w:rPr>
        <w:t xml:space="preserve">2.2 </w:t>
      </w:r>
      <w:r>
        <w:rPr>
          <w:rFonts w:asciiTheme="minorHAnsi" w:hAnsiTheme="minorHAnsi" w:cstheme="minorHAnsi"/>
          <w:lang w:eastAsia="zh-CN"/>
        </w:rPr>
        <w:t>Data Analysis Methods</w:t>
      </w:r>
    </w:p>
    <w:p w14:paraId="29F10162" w14:textId="0709BE8C"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Complete Ensemble Empirical Mode Decomposition with Adaptive Noise (CEEMDAN;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{"citationID":"1VJxZ6VY","properties":{"formattedCitation":"(Torres et al., 2011)","plainCitation":"(Torres et al., 2011)","dontUpdate":true,"noteIndex":0},"citationItems":[{"id":1973,"uris":["http://zotero.org/users/14274501/items/WJRY4WH6"],"itemData":{"id":1973,"type":"paper-conference","abstract":"In this paper an algorithm based on the ensemble empirical mode decomposition (EEMD) is presented. The key idea on the EEMD relies on averaging the modes obtained by EMD applied to several realizations of Gaussian white noise added to the original signal. The resulting decomposition solves the EMD mode mixing problem, however it introduces new ones. In the method here proposed, a particular noise is added at each stage of the decomposition and a unique residue is computed to obtain each mode. The resulting decomposition is complete, with a numerically negligible error. Two examples are presented: a discrete Dirac delta function and an electrocardiogram signal. The results show that, compared with EEMD, the new method here presented also provides a better spectral separation of the modes and a lesser number of sifting iterations is needed, reducing the computational cost.","container-title":"2011 IEEE International Conference on Acoustics, Speech and Signal Processing (ICASSP)","DOI":"10.1109/ICASSP.2011.5947265","event-place":"Prague, Czech Republic","event-title":"ICASSP 2011 - 2011 IEEE International Conference on Acoustics, Speech and Signal Processing (ICASSP)","ISBN":"978-1-4577-0538-0","language":"en","page":"4144-4147","publisher":"IEEE","publisher-place":"Prague, Czech Republic","source":"DOI.org (Crossref)","title":"A complete ensemble empirical mode decomposition with adaptive noise","URL":"http://ieeexplore.ieee.org/document/5947265/","author":[{"family":"Torres","given":"Maria E."},{"family":"Colominas","given":"Marcelo A."},{"family":"Schlotthauer","given":"Gaston"},{"family":"Flandrin","given":"Patrick"}],"accessed":{"date-parts":[["2025",12,5]]},"issued":{"date-parts":[["2011",5]]}}}],"schema":"https://github.com/citation-style-language/schema/raw/master/csl-citation.json"}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Torres et al., 2011)</w:t>
      </w:r>
      <w:r>
        <w:rPr>
          <w:rFonts w:asciiTheme="minorHAnsi" w:hAnsiTheme="minorHAnsi" w:cstheme="minorHAnsi"/>
          <w:lang w:eastAsia="zh-CN"/>
        </w:rPr>
        <w:fldChar w:fldCharType="end"/>
      </w:r>
      <w:r>
        <w:rPr>
          <w:rFonts w:asciiTheme="minorHAnsi" w:hAnsiTheme="minorHAnsi" w:cstheme="minorHAnsi"/>
          <w:lang w:eastAsia="zh-CN"/>
        </w:rPr>
        <w:t>, an improved variant of EEMD</w:t>
      </w:r>
      <w:r>
        <w:rPr>
          <w:rFonts w:asciiTheme="minorHAnsi" w:hAnsiTheme="minorHAnsi" w:cstheme="minorHAnsi" w:hint="eastAsia"/>
          <w:lang w:eastAsia="zh-CN"/>
        </w:rPr>
        <w:t xml:space="preserve">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{"citationID":"POCJU4Sq","properties":{"formattedCitation":"(Wu &amp; Huang, 2009)","plainCitation":"(Wu &amp; Huang, 2009)","noteIndex":0},"citationItems":[{"id":1974,"uris":["http://zotero.org/users/14274501/items/92ZQTH82"],"itemData":{"id":1974,"type":"article-journal","container-title":"Advances in adaptive data analysis","DOI":"10.1142/S1793536909000047","ISSN":"1793-5369","issue":"1","journalAbbreviation":"Adv. adapt. data anal.","language":"en","note":"publisher: World Scientific","page":"1-41","title":"Ensemble empirical mode decomposition: a noise-assisted data analysis method","title-short":"Ensemble empirical mode decomposition","volume":"1","author":[{"family":"Wu","given":"Zhaohua"},{"family":"Huang","given":"Norden E"}],"issued":{"date-parts":[["2009"]]}}}],"schema":"https://github.com/citation-style-language/schema/raw/master/csl-citation.json"}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(Wu &amp; Huang, 2009)</w:t>
      </w:r>
      <w:r>
        <w:rPr>
          <w:rFonts w:asciiTheme="minorHAnsi" w:hAnsiTheme="minorHAnsi" w:cstheme="minorHAnsi"/>
          <w:lang w:eastAsia="zh-CN"/>
        </w:rPr>
        <w:fldChar w:fldCharType="end"/>
      </w:r>
      <w:r>
        <w:t xml:space="preserve"> </w:t>
      </w:r>
      <w:r>
        <w:rPr>
          <w:rFonts w:asciiTheme="minorHAnsi" w:hAnsiTheme="minorHAnsi" w:cstheme="minorHAnsi"/>
          <w:lang w:eastAsia="zh-CN"/>
        </w:rPr>
        <w:t>was applied to the continuous wind speed (at different heights) and total farm power time series to obtain intrinsic mode functions across temporal scales. Regime-dependent wind–power coupling was quantified by computing cross-scale correlations within subsets of timestamps classified into free-stream and wake-influenced conditions based on wind direction</w:t>
      </w:r>
      <w:r>
        <w:rPr>
          <w:rFonts w:asciiTheme="minorHAnsi" w:hAnsiTheme="minorHAnsi" w:cstheme="minorHAnsi" w:hint="eastAsia"/>
          <w:lang w:eastAsia="zh-CN"/>
        </w:rPr>
        <w:t xml:space="preserve"> </w:t>
      </w:r>
      <w:r>
        <w:rPr>
          <w:rFonts w:asciiTheme="minorHAnsi" w:hAnsiTheme="minorHAnsi" w:cstheme="minorHAnsi"/>
          <w:lang w:eastAsia="zh-CN"/>
        </w:rPr>
        <w:t>(Text S1).</w:t>
      </w:r>
      <w:r>
        <w:rPr>
          <w:rFonts w:asciiTheme="minorHAnsi" w:hAnsiTheme="minorHAnsi" w:cstheme="minorHAnsi" w:hint="eastAsia"/>
          <w:lang w:eastAsia="zh-CN"/>
        </w:rPr>
        <w:t xml:space="preserve"> </w:t>
      </w:r>
      <w:r>
        <w:rPr>
          <w:rFonts w:asciiTheme="minorHAnsi" w:hAnsiTheme="minorHAnsi" w:cstheme="minorHAnsi"/>
          <w:lang w:eastAsia="zh-CN"/>
        </w:rPr>
        <w:t>Empirical Orthogonal Function (EOF) analysis was performed on wind profiles to identify dominant modes of vertical structure variability</w:t>
      </w:r>
      <w:r>
        <w:rPr>
          <w:rFonts w:asciiTheme="minorHAnsi" w:hAnsiTheme="minorHAnsi" w:cstheme="minorHAnsi" w:hint="eastAsia"/>
          <w:lang w:eastAsia="zh-CN"/>
        </w:rPr>
        <w:t xml:space="preserve">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{"citationID":"5Zxk0tj6","properties":{"formattedCitation":"(Wilson, 1996)","plainCitation":"(Wilson, 1996)","noteIndex":0},"citationItems":[{"id":"MPHYvanQ/H5Gx439j","uris":["http://zotero.org/users/14274501/items/J9DEMZR9"],"itemData":{"id":1804,"type":"article-journal","container-title":"Journal of Atmospheric Sciences","DOI":"10.1175/1520-0469(1996)053&lt;0801:EOFAOT&gt;2.0.CO;2","issue":"6","page":"801 - 823","publisher":"American Meteorological Society","publisher-place":"Boston MA, USA","title":"Empirical Orthogonal Function Analysis of the Weakly Convective Atmospheric Boundary Layer. Part I: Eddy Structures","volume":"53","author":[{"family":"Wilson","given":"D. Keith"}],"issued":{"date-parts":[["1996"]]}}}],"schema":"https://github.com/citation-style-language/schema/raw/master/csl-citation.json"}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(Wilson, 1996)</w:t>
      </w:r>
      <w:r>
        <w:rPr>
          <w:rFonts w:asciiTheme="minorHAnsi" w:hAnsiTheme="minorHAnsi" w:cstheme="minorHAnsi"/>
          <w:lang w:eastAsia="zh-CN"/>
        </w:rPr>
        <w:fldChar w:fldCharType="end"/>
      </w:r>
      <w:r>
        <w:rPr>
          <w:rFonts w:asciiTheme="minorHAnsi" w:hAnsiTheme="minorHAnsi" w:cstheme="minorHAnsi"/>
          <w:lang w:eastAsia="zh-CN"/>
        </w:rPr>
        <w:t xml:space="preserve">. </w:t>
      </w:r>
      <w:ins w:id="27" w:author="win" w:date="2026-04-14T15:20:00Z">
        <w:r w:rsidR="00221CF2" w:rsidRPr="00221CF2">
          <w:rPr>
            <w:rFonts w:asciiTheme="minorHAnsi" w:hAnsiTheme="minorHAnsi" w:cstheme="minorHAnsi"/>
            <w:lang w:eastAsia="zh-CN"/>
          </w:rPr>
          <w:t xml:space="preserve">The first EOF mode (EOF1) and its principal </w:t>
        </w:r>
        <w:r w:rsidR="00221CF2" w:rsidRPr="00221CF2">
          <w:rPr>
            <w:rFonts w:asciiTheme="minorHAnsi" w:hAnsiTheme="minorHAnsi" w:cstheme="minorHAnsi"/>
            <w:lang w:eastAsia="zh-CN"/>
          </w:rPr>
          <w:lastRenderedPageBreak/>
          <w:t>component time series (PC1) capture the leading spatial pattern and its temporal amplitude</w:t>
        </w:r>
      </w:ins>
      <w:del w:id="28" w:author="win" w:date="2026-04-14T15:20:00Z">
        <w:r w:rsidDel="00221CF2">
          <w:rPr>
            <w:rFonts w:asciiTheme="minorHAnsi" w:hAnsiTheme="minorHAnsi" w:cstheme="minorHAnsi"/>
            <w:lang w:eastAsia="zh-CN"/>
          </w:rPr>
          <w:delText>The first EOF mode (EOF1) represents the leading spatial pattern, and its principal component time series (PC1) quantifies temporal amplitude</w:delText>
        </w:r>
      </w:del>
      <w:r>
        <w:rPr>
          <w:rFonts w:asciiTheme="minorHAnsi" w:hAnsiTheme="minorHAnsi" w:cstheme="minorHAnsi"/>
          <w:lang w:eastAsia="zh-CN"/>
        </w:rPr>
        <w:t xml:space="preserve">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{"citationID":"kFqnCTcX","properties":{"formattedCitation":"(Wilks, 2011)","plainCitation":"(Wilks, 2011)","noteIndex":0},"citationItems":[{"id":1966,"uris":["http://zotero.org/users/14274501/items/HX9Y5UX2"],"itemData":{"id":1966,"type":"book","ISBN":"0-12-385023-1","language":"en","publisher":"Academic press","title":"Statistical methods in the atmospheric sciences","volume":"100","author":[{"family":"Wilks","given":"Daniel S"}],"issued":{"date-parts":[["2011"]]}}}],"schema":"https://github.com/citation-style-language/schema/raw/master/csl-citation.json"}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(Wilks, 2011)</w:t>
      </w:r>
      <w:r>
        <w:rPr>
          <w:rFonts w:asciiTheme="minorHAnsi" w:hAnsiTheme="minorHAnsi" w:cstheme="minorHAnsi"/>
          <w:lang w:eastAsia="zh-CN"/>
        </w:rPr>
        <w:fldChar w:fldCharType="end"/>
      </w:r>
      <w:r>
        <w:rPr>
          <w:rFonts w:asciiTheme="minorHAnsi" w:hAnsiTheme="minorHAnsi" w:cstheme="minorHAnsi"/>
          <w:lang w:eastAsia="zh-CN"/>
        </w:rPr>
        <w:t xml:space="preserve">. </w:t>
      </w:r>
      <w:ins w:id="29" w:author="win" w:date="2026-04-14T15:21:00Z">
        <w:r w:rsidR="00221CF2" w:rsidRPr="00221CF2">
          <w:rPr>
            <w:rFonts w:asciiTheme="minorHAnsi" w:hAnsiTheme="minorHAnsi" w:cstheme="minorHAnsi"/>
            <w:lang w:eastAsia="zh-CN"/>
          </w:rPr>
          <w:t>Least-squares regression between PC1 and wind speeds at 10 m or 70 m quantifies how effectively each level captur</w:t>
        </w:r>
        <w:r w:rsidR="00221CF2">
          <w:rPr>
            <w:rFonts w:asciiTheme="minorHAnsi" w:hAnsiTheme="minorHAnsi" w:cstheme="minorHAnsi"/>
            <w:lang w:eastAsia="zh-CN"/>
          </w:rPr>
          <w:t>es vertical profile variability</w:t>
        </w:r>
      </w:ins>
      <w:del w:id="30" w:author="win" w:date="2026-04-14T15:21:00Z">
        <w:r w:rsidDel="00221CF2">
          <w:rPr>
            <w:rFonts w:asciiTheme="minorHAnsi" w:hAnsiTheme="minorHAnsi" w:cstheme="minorHAnsi"/>
            <w:lang w:eastAsia="zh-CN"/>
          </w:rPr>
          <w:delText>Least-squares linear regression between PC1 and wind speeds at 10 m or 70 m quantifies how effectively surface-layer or hub-height observations capture vertical profile variability</w:delText>
        </w:r>
      </w:del>
      <w:r>
        <w:rPr>
          <w:rFonts w:asciiTheme="minorHAnsi" w:hAnsiTheme="minorHAnsi" w:cstheme="minorHAnsi"/>
          <w:lang w:eastAsia="zh-CN"/>
        </w:rPr>
        <w:t>. Further details on the decomposition and EOF methodologies are provided in Texts S1 and S2.</w:t>
      </w:r>
    </w:p>
    <w:bookmarkEnd w:id="26"/>
    <w:p w14:paraId="1DCEE698" w14:textId="77777777" w:rsidR="000A29B4" w:rsidRDefault="0093274C">
      <w:pPr>
        <w:pStyle w:val="Heading-Secondary"/>
        <w:rPr>
          <w:rFonts w:asciiTheme="minorHAnsi" w:hAnsiTheme="minorHAnsi" w:cstheme="minorHAnsi"/>
          <w:lang w:eastAsia="zh-CN"/>
        </w:rPr>
      </w:pPr>
      <w:r>
        <w:rPr>
          <w:rFonts w:asciiTheme="minorHAnsi" w:hAnsiTheme="minorHAnsi" w:cstheme="minorHAnsi"/>
          <w:lang w:eastAsia="zh-CN"/>
        </w:rPr>
        <w:t>2.3 Power Reconstruction Experiment</w:t>
      </w:r>
    </w:p>
    <w:p w14:paraId="25710E77" w14:textId="599A095A" w:rsidR="000A29B4" w:rsidRDefault="0093274C">
      <w:pPr>
        <w:pStyle w:val="Text"/>
        <w:rPr>
          <w:rFonts w:asciiTheme="minorHAnsi" w:hAnsiTheme="minorHAnsi" w:cstheme="minorHAnsi"/>
          <w:lang w:eastAsia="zh-CN"/>
        </w:rPr>
      </w:pPr>
      <w:bookmarkStart w:id="31" w:name="OLE_LINK10"/>
      <w:del w:id="32" w:author="win" w:date="2026-04-14T15:22:00Z">
        <w:r w:rsidDel="00EA7AAF">
          <w:rPr>
            <w:rFonts w:asciiTheme="minorHAnsi" w:hAnsiTheme="minorHAnsi" w:cstheme="minorHAnsi"/>
            <w:lang w:eastAsia="zh-CN"/>
          </w:rPr>
          <w:delText xml:space="preserve">To </w:delText>
        </w:r>
      </w:del>
      <w:ins w:id="33" w:author="win" w:date="2026-04-14T15:22:00Z">
        <w:r w:rsidR="00EA7AAF" w:rsidRPr="00EA7AAF">
          <w:rPr>
            <w:rFonts w:asciiTheme="minorHAnsi" w:hAnsiTheme="minorHAnsi" w:cstheme="minorHAnsi"/>
            <w:lang w:eastAsia="zh-CN"/>
          </w:rPr>
          <w:t xml:space="preserve">A power reconstruction experiment was conducted using a </w:t>
        </w:r>
        <w:proofErr w:type="spellStart"/>
        <w:r w:rsidR="00EA7AAF" w:rsidRPr="00EA7AAF">
          <w:rPr>
            <w:rFonts w:asciiTheme="minorHAnsi" w:hAnsiTheme="minorHAnsi" w:cstheme="minorHAnsi"/>
            <w:lang w:eastAsia="zh-CN"/>
          </w:rPr>
          <w:t>LightGBM</w:t>
        </w:r>
        <w:proofErr w:type="spellEnd"/>
        <w:r w:rsidR="00EA7AAF" w:rsidRPr="00EA7AAF">
          <w:rPr>
            <w:rFonts w:asciiTheme="minorHAnsi" w:hAnsiTheme="minorHAnsi" w:cstheme="minorHAnsi"/>
            <w:lang w:eastAsia="zh-CN"/>
          </w:rPr>
          <w:t xml:space="preserve"> regression model</w:t>
        </w:r>
        <w:r w:rsidR="00EA7AAF">
          <w:rPr>
            <w:rFonts w:asciiTheme="minorHAnsi" w:hAnsiTheme="minorHAnsi" w:cstheme="minorHAnsi"/>
            <w:lang w:eastAsia="zh-CN"/>
          </w:rPr>
          <w:t xml:space="preserve"> </w:t>
        </w:r>
      </w:ins>
      <w:del w:id="34" w:author="win" w:date="2026-04-14T15:22:00Z">
        <w:r w:rsidDel="00EA7AAF">
          <w:rPr>
            <w:rFonts w:asciiTheme="minorHAnsi" w:hAnsiTheme="minorHAnsi" w:cstheme="minorHAnsi"/>
            <w:lang w:eastAsia="zh-CN"/>
          </w:rPr>
          <w:delText xml:space="preserve">evaluate whether the extended profile representation improves wind farm power prediction, a reconstruction experiment was conducted using observed meteorological variables and observed farm-scale power output. A LightGBM regression model </w:delText>
        </w:r>
      </w:del>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{"citationID":"W5NotuTd","properties":{"formattedCitation":"(Ke et al., 2017)","plainCitation":"(Ke et al., 2017)","noteIndex":0},"citationItems":[{"id":1970,"uris":["http://zotero.org/users/14274501/items/LEVXPNXT"],"itemData":{"id":1970,"type":"article-journal","container-title":"Advances in neural information processing systems","journalAbbreviation":"Adv. neural inf. process. syst.","language":"en","title":"Lightgbm: a highly efficient gradient boosting decision tree","title-short":"Lightgbm","volume":"30","author":[{"family":"Ke","given":"Guolin"},{"family":"Meng","given":"Qi"},{"family":"Finley","given":"Thomas"},{"family":"Wang","given":"Taifeng"},{"family":"Chen","given":"Wei"},{"family":"Ma","given":"Weidong"},{"family":"Ye","given":"Qiwei"},{"family":"Liu","given":"Tie-Yan"}],"issued":{"date-parts":[["2017"]]}}}],"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w:t>
      </w:r>
      <w:proofErr w:type="spellStart"/>
      <w:r>
        <w:rPr>
          <w:rFonts w:asciiTheme="minorHAnsi" w:hAnsiTheme="minorHAnsi" w:cstheme="minorHAnsi"/>
          <w:lang w:eastAsia="zh-CN"/>
        </w:rPr>
        <w:t>Ke</w:t>
      </w:r>
      <w:proofErr w:type="spellEnd"/>
      <w:r>
        <w:rPr>
          <w:rFonts w:asciiTheme="minorHAnsi" w:hAnsiTheme="minorHAnsi" w:cstheme="minorHAnsi"/>
          <w:lang w:eastAsia="zh-CN"/>
        </w:rPr>
        <w:t xml:space="preserve"> et al., 2017)</w:t>
      </w:r>
      <w:r>
        <w:rPr>
          <w:rFonts w:asciiTheme="minorHAnsi" w:hAnsiTheme="minorHAnsi" w:cstheme="minorHAnsi"/>
          <w:lang w:eastAsia="zh-CN"/>
        </w:rPr>
        <w:fldChar w:fldCharType="end"/>
      </w:r>
      <w:r>
        <w:rPr>
          <w:rFonts w:asciiTheme="minorHAnsi" w:hAnsiTheme="minorHAnsi" w:cstheme="minorHAnsi" w:hint="eastAsia"/>
          <w:lang w:eastAsia="zh-CN"/>
        </w:rPr>
        <w:t xml:space="preserve"> </w:t>
      </w:r>
      <w:ins w:id="35" w:author="win" w:date="2026-04-14T15:22:00Z">
        <w:r w:rsidR="00702B81" w:rsidRPr="00702B81">
          <w:rPr>
            <w:rFonts w:asciiTheme="minorHAnsi" w:hAnsiTheme="minorHAnsi" w:cstheme="minorHAnsi"/>
            <w:lang w:eastAsia="zh-CN"/>
          </w:rPr>
          <w:t>trained on observed meteorological variables and farm-scale power output.</w:t>
        </w:r>
      </w:ins>
      <w:del w:id="36" w:author="win" w:date="2026-04-14T15:22:00Z">
        <w:r w:rsidDel="00702B81">
          <w:rPr>
            <w:rFonts w:asciiTheme="minorHAnsi" w:hAnsiTheme="minorHAnsi" w:cstheme="minorHAnsi"/>
            <w:lang w:eastAsia="zh-CN"/>
          </w:rPr>
          <w:delText>was trained to learn the relationship between wind measurements and total power production.</w:delText>
        </w:r>
      </w:del>
      <w:r>
        <w:rPr>
          <w:rFonts w:asciiTheme="minorHAnsi" w:hAnsiTheme="minorHAnsi" w:cstheme="minorHAnsi"/>
          <w:lang w:eastAsia="zh-CN"/>
        </w:rPr>
        <w:t xml:space="preserve"> Three input configurations were tested: hub-height wind speed only (HH, 70 m), Standard REWS integrating wind speeds within the rotor-swept layer (SR, 30–70 m), and Extended REWS incorporating surface-layer wind speed (ER, 10–70 m). </w:t>
      </w:r>
      <w:r w:rsidRPr="00B60316">
        <w:rPr>
          <w:rFonts w:asciiTheme="minorHAnsi" w:hAnsiTheme="minorHAnsi" w:cstheme="minorHAnsi"/>
          <w:lang w:eastAsia="zh-CN"/>
        </w:rPr>
        <w:t xml:space="preserve">Models were trained on a subset of the observational dataset and evaluated on withheld test samples. </w:t>
      </w:r>
      <w:r w:rsidR="00B60316" w:rsidRPr="00B60316">
        <w:rPr>
          <w:rFonts w:asciiTheme="minorHAnsi" w:hAnsiTheme="minorHAnsi" w:cstheme="minorHAnsi"/>
          <w:lang w:eastAsia="zh-CN"/>
        </w:rPr>
        <w:t>Performance was assessed on the full test set and separately on test samples under free-stream and wake-influenced conditions.</w:t>
      </w:r>
      <w:r w:rsidRPr="00B60316">
        <w:rPr>
          <w:rFonts w:asciiTheme="minorHAnsi" w:hAnsiTheme="minorHAnsi" w:cstheme="minorHAnsi" w:hint="eastAsia"/>
          <w:lang w:eastAsia="zh-CN"/>
        </w:rPr>
        <w:t xml:space="preserve"> </w:t>
      </w:r>
      <w:r w:rsidRPr="00B60316">
        <w:rPr>
          <w:rFonts w:asciiTheme="minorHAnsi" w:hAnsiTheme="minorHAnsi" w:cstheme="minorHAnsi"/>
          <w:lang w:eastAsia="zh-CN"/>
        </w:rPr>
        <w:t>Full implementation details, including model hyperparameters, data filtering, and train–test splitting procedures, are documented in Text S3.</w:t>
      </w:r>
      <w:r w:rsidRPr="00B60316">
        <w:rPr>
          <w:rFonts w:asciiTheme="minorHAnsi" w:hAnsiTheme="minorHAnsi" w:cstheme="minorHAnsi" w:hint="eastAsia"/>
          <w:lang w:eastAsia="zh-CN"/>
        </w:rPr>
        <w:t xml:space="preserve"> </w:t>
      </w:r>
      <w:r w:rsidRPr="00B60316">
        <w:rPr>
          <w:rFonts w:asciiTheme="minorHAnsi" w:hAnsiTheme="minorHAnsi" w:cstheme="minorHAnsi"/>
          <w:lang w:eastAsia="zh-CN"/>
        </w:rPr>
        <w:t>To examine whether the regression model exploits physically meaningful information rather than statistical</w:t>
      </w:r>
      <w:r>
        <w:rPr>
          <w:rFonts w:asciiTheme="minorHAnsi" w:hAnsiTheme="minorHAnsi" w:cstheme="minorHAnsi"/>
          <w:lang w:eastAsia="zh-CN"/>
        </w:rPr>
        <w:t xml:space="preserve"> artifacts, </w:t>
      </w:r>
      <w:proofErr w:type="spellStart"/>
      <w:r>
        <w:rPr>
          <w:rFonts w:asciiTheme="minorHAnsi" w:hAnsiTheme="minorHAnsi" w:cstheme="minorHAnsi"/>
          <w:lang w:eastAsia="zh-CN"/>
        </w:rPr>
        <w:t>SHapley</w:t>
      </w:r>
      <w:proofErr w:type="spellEnd"/>
      <w:r>
        <w:rPr>
          <w:rFonts w:asciiTheme="minorHAnsi" w:hAnsiTheme="minorHAnsi" w:cstheme="minorHAnsi"/>
          <w:lang w:eastAsia="zh-CN"/>
        </w:rPr>
        <w:t xml:space="preserve"> Additive </w:t>
      </w:r>
      <w:proofErr w:type="spellStart"/>
      <w:r>
        <w:rPr>
          <w:rFonts w:asciiTheme="minorHAnsi" w:hAnsiTheme="minorHAnsi" w:cstheme="minorHAnsi"/>
          <w:lang w:eastAsia="zh-CN"/>
        </w:rPr>
        <w:t>exPlanations</w:t>
      </w:r>
      <w:proofErr w:type="spellEnd"/>
      <w:r>
        <w:rPr>
          <w:rFonts w:asciiTheme="minorHAnsi" w:hAnsiTheme="minorHAnsi" w:cstheme="minorHAnsi"/>
          <w:lang w:eastAsia="zh-CN"/>
        </w:rPr>
        <w:t xml:space="preserve"> (SHAP) were applied to quantify the contribution of each input variable</w:t>
      </w:r>
      <w:r>
        <w:rPr>
          <w:rFonts w:asciiTheme="minorHAnsi" w:hAnsiTheme="minorHAnsi" w:cstheme="minorHAnsi" w:hint="eastAsia"/>
          <w:lang w:eastAsia="zh-CN"/>
        </w:rPr>
        <w:t xml:space="preserve">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{"citationID":"oO8kuhSX","properties":{"formattedCitation":"(Lundberg &amp; Lee, 2017)","plainCitation":"(Lundberg &amp; Lee, 2017)","noteIndex":0},"citationItems":[{"id":1971,"uris":["http://zotero.org/users/14274501/items/6ESH4HYK"],"itemData":{"id":1971,"type":"article-journal","container-title":"Advances in neural information processing systems","journalAbbreviation":"Adv. neural inf. process. syst.","language":"en","title":"A unified approach to interpreting model predictions","volume":"30","author":[{"family":"Lundberg","given":"Scott M"},{"family":"Lee","given":"Su-In"}],"issued":{"date-parts":[["2017"]]}}}],"schema":"https://github.com/citation-style-language/schema/raw/master/csl-citation.json"}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(Lundberg &amp; Lee, 2017)</w:t>
      </w:r>
      <w:r>
        <w:rPr>
          <w:rFonts w:asciiTheme="minorHAnsi" w:hAnsiTheme="minorHAnsi" w:cstheme="minorHAnsi"/>
          <w:lang w:eastAsia="zh-CN"/>
        </w:rPr>
        <w:fldChar w:fldCharType="end"/>
      </w:r>
      <w:r>
        <w:rPr>
          <w:rFonts w:asciiTheme="minorHAnsi" w:hAnsiTheme="minorHAnsi" w:cstheme="minorHAnsi"/>
          <w:lang w:eastAsia="zh-CN"/>
        </w:rPr>
        <w:t>. SHAP analysis was conducted separately for free-stream and wake-influenced conditions to assess whether variable importance aligns with the regime-dependent vertical structure identified in Section 4.1.</w:t>
      </w:r>
    </w:p>
    <w:bookmarkEnd w:id="31"/>
    <w:p w14:paraId="7D44BC60" w14:textId="77777777" w:rsidR="000A29B4" w:rsidRDefault="0093274C">
      <w:pPr>
        <w:pStyle w:val="Heading-Secondary"/>
        <w:rPr>
          <w:rFonts w:asciiTheme="minorHAnsi" w:hAnsiTheme="minorHAnsi" w:cstheme="minorHAnsi"/>
          <w:lang w:eastAsia="zh-CN"/>
        </w:rPr>
      </w:pPr>
      <w:r>
        <w:rPr>
          <w:rFonts w:asciiTheme="minorHAnsi" w:hAnsiTheme="minorHAnsi" w:cstheme="minorHAnsi"/>
          <w:lang w:eastAsia="zh-CN"/>
        </w:rPr>
        <w:t>2.4 Day-Ahead Forecast Experiment</w:t>
      </w:r>
    </w:p>
    <w:p w14:paraId="50FBA436" w14:textId="77777777"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To assess operational relevance, day-ahead forecasting experiments were conducted using meteorological variables predicted by the WRF model. Following common practice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{"citationID":"D9CTle4U","properties":{"formattedCitation":"(Cassola &amp; Burlando, 2012)","plainCitation":"(Cassola &amp; Burlando, 2012)","noteIndex":0},"citationItems":[{"id":2035,"uris":["http://zotero.org/users/14274501/items/ILLUG3IK"],"itemData":{"id":2035,"type":"article-journal","abstract":"Despite the major progress made by Numerical Weather Prediction (NWP) in the last decades, meteorological models are usually unable to provide reliable surface wind speed forecasts, especially in complex topography regions, because of shortcomings in horizontal resolution, physical parameterisations, initial and boundary conditions. In order to reduce these drawbacks, one of the most successful approaches is the Kalman ﬁltering technique, which combines recursively observations and model forecasts to minimise the corresponding biases. In meteorology, Kalman ﬁlters are widely used to improve the prediction of variables characterised by well-deﬁned cyclicities, whereas the evolution of wind speed is usually too irregular. In the present paper, the Kalman ﬁlter is analysed in order to ﬁnd the best conﬁguration for wind speed and wind power forecast. The procedure has been tested, in a hindcast mode, with 2-yearlong data sets of wind speed provided by a NWP model and two anemometric stations located in the eastern Liguria (Italy). It is shown that, tuning time step and forecast horizon of the ﬁlter, this methodology is capable to provide signiﬁcant forecast improvement with respect to the wind speed model direct output, especially when used for very short-term forecast. In this conﬁguration, Kalman-ﬁltered wind speed data have been used to forecast the wind energy output of the nearby wind farm of Varese Ligure. After 2 years of testing, the percentage error between simulated and measured wind energy values was still very low and showed a stable evolution.","container-title":"Applied Energy","DOI":"10.1016/j.apenergy.2012.03.054","ISSN":"03062619","journalAbbreviation":"Applied Energy","language":"en","page":"154-166","source":"DOI.org (Crossref)","title":"Wind speed and wind energy forecast through Kalman filtering of Numerical Weather Prediction model output","volume":"99","author":[{"family":"Cassola","given":"Federico"},{"family":"Burlando","given":"Massimiliano"}],"issued":{"date-parts":[["2012",11]]}}}],"schema":"https://github.com/citation-style-language/schema/raw/master/csl-citation.json"}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(Cassola &amp; Burlando, 2012)</w:t>
      </w:r>
      <w:r>
        <w:rPr>
          <w:rFonts w:asciiTheme="minorHAnsi" w:hAnsiTheme="minorHAnsi" w:cstheme="minorHAnsi"/>
          <w:lang w:eastAsia="zh-CN"/>
        </w:rPr>
        <w:fldChar w:fldCharType="end"/>
      </w:r>
      <w:r>
        <w:rPr>
          <w:rFonts w:asciiTheme="minorHAnsi" w:hAnsiTheme="minorHAnsi" w:cstheme="minorHAnsi"/>
          <w:lang w:eastAsia="zh-CN"/>
        </w:rPr>
        <w:t>, predicted variables were bias-corrected against observations before being used for power prediction. The same three input configurations evaluated in the reconstruction experiment—hub-height wind speed only (HH), Standard REWS integrating wind speeds within the rotor-swept layer (SR), and Extended REWS including surface-layer wind speed (ER)—were applied to the bias-corrected WRF outputs. Temperature was included as a predictor in all configurations</w:t>
      </w:r>
      <w:r>
        <w:rPr>
          <w:rFonts w:asciiTheme="minorHAnsi" w:hAnsiTheme="minorHAnsi" w:cstheme="minorHAnsi" w:hint="eastAsia"/>
          <w:lang w:eastAsia="zh-CN"/>
        </w:rPr>
        <w:t xml:space="preserve"> </w:t>
      </w:r>
      <w:r>
        <w:rPr>
          <w:rFonts w:asciiTheme="minorHAnsi" w:hAnsiTheme="minorHAnsi" w:cstheme="minorHAnsi"/>
          <w:lang w:eastAsia="zh-CN"/>
        </w:rPr>
        <w:t>(Text S4).</w:t>
      </w:r>
    </w:p>
    <w:p w14:paraId="1EBBA544" w14:textId="40CA5283" w:rsidR="00F9727D" w:rsidRDefault="00F9727D">
      <w:pPr>
        <w:pStyle w:val="Text"/>
        <w:rPr>
          <w:rFonts w:asciiTheme="minorHAnsi" w:hAnsiTheme="minorHAnsi" w:cstheme="minorHAnsi"/>
          <w:lang w:eastAsia="zh-CN"/>
        </w:rPr>
      </w:pPr>
      <w:r w:rsidRPr="00F9727D">
        <w:rPr>
          <w:rFonts w:asciiTheme="minorHAnsi" w:hAnsiTheme="minorHAnsi" w:cstheme="minorHAnsi"/>
          <w:lang w:eastAsia="zh-CN"/>
        </w:rPr>
        <w:t xml:space="preserve">In addition to these baseline configurations, </w:t>
      </w:r>
      <w:ins w:id="37" w:author="win" w:date="2026-04-14T15:28:00Z">
        <w:r w:rsidR="00A46A14" w:rsidRPr="00A46A14">
          <w:rPr>
            <w:rFonts w:asciiTheme="minorHAnsi" w:hAnsiTheme="minorHAnsi" w:cstheme="minorHAnsi"/>
            <w:lang w:eastAsia="zh-CN"/>
          </w:rPr>
          <w:t>a wind-direction-aware (WDA) forecasting strategy was implemented to reflect regime-dependent behavior.</w:t>
        </w:r>
      </w:ins>
      <w:del w:id="38" w:author="win" w:date="2026-04-14T15:28:00Z">
        <w:r w:rsidRPr="00A46A14" w:rsidDel="00A46A14">
          <w:rPr>
            <w:rFonts w:asciiTheme="minorHAnsi" w:hAnsiTheme="minorHAnsi" w:cstheme="minorHAnsi"/>
            <w:lang w:eastAsia="zh-CN"/>
          </w:rPr>
          <w:delText>a</w:delText>
        </w:r>
        <w:r w:rsidRPr="00F9727D" w:rsidDel="00A46A14">
          <w:rPr>
            <w:rFonts w:asciiTheme="minorHAnsi" w:hAnsiTheme="minorHAnsi" w:cstheme="minorHAnsi"/>
            <w:lang w:eastAsia="zh-CN"/>
          </w:rPr>
          <w:delText xml:space="preserve"> sector-based forecasting experiment was implemented to reflect regime-dependent behavior.</w:delText>
        </w:r>
      </w:del>
      <w:r w:rsidRPr="00F9727D">
        <w:rPr>
          <w:rFonts w:asciiTheme="minorHAnsi" w:hAnsiTheme="minorHAnsi" w:cstheme="minorHAnsi"/>
          <w:lang w:eastAsia="zh-CN"/>
        </w:rPr>
        <w:t xml:space="preserve"> Forecasts were partitioned into free-stream conditions (225°–315°), wake-influenced conditions (45°–135°), and transitional directions (remaining sectors) based on 70-m wind direction predicted by WRF. During forecasting, the sector was determined from the predicted wind direction, and the corresponding sector-specific model was applied. </w:t>
      </w:r>
      <w:del w:id="39" w:author="win" w:date="2026-04-14T15:29:00Z">
        <w:r w:rsidRPr="00F9727D" w:rsidDel="00A46A14">
          <w:rPr>
            <w:rFonts w:asciiTheme="minorHAnsi" w:hAnsiTheme="minorHAnsi" w:cstheme="minorHAnsi"/>
            <w:lang w:eastAsia="zh-CN"/>
          </w:rPr>
          <w:delText xml:space="preserve">This sector-based forecasting experiment is referred to as the wind-direction-aware (WDA) approach in the following sections. </w:delText>
        </w:r>
      </w:del>
      <w:r w:rsidRPr="00F9727D">
        <w:rPr>
          <w:rFonts w:asciiTheme="minorHAnsi" w:hAnsiTheme="minorHAnsi" w:cstheme="minorHAnsi"/>
          <w:lang w:eastAsia="zh-CN"/>
        </w:rPr>
        <w:t>The input variables for each sector were determined based on SHAP-derived feature importance from the reconstruction experiment (Section 4.3): for the free-stream sector, wind speeds at 10 m, 50 m, and 70 m were used; for the wake-influenced sector, wind speeds at 10 m, 30 m, and 70 m were used; for the transitional sector, wind speeds at all four heights were used. In all sectors, 10-m temperature was included as an additional predictor. Full implementation details are documented in Text S4.</w:t>
      </w:r>
    </w:p>
    <w:p w14:paraId="1D9B4F6A" w14:textId="1BB5D890" w:rsidR="00A745FF" w:rsidRDefault="00A745FF">
      <w:pPr>
        <w:pStyle w:val="Text"/>
        <w:rPr>
          <w:rFonts w:asciiTheme="minorHAnsi" w:hAnsiTheme="minorHAnsi" w:cstheme="minorHAnsi"/>
          <w:highlight w:val="yellow"/>
          <w:lang w:eastAsia="zh-CN"/>
        </w:rPr>
      </w:pPr>
      <w:r w:rsidRPr="00A745FF">
        <w:rPr>
          <w:rFonts w:asciiTheme="minorHAnsi" w:hAnsiTheme="minorHAnsi" w:cstheme="minorHAnsi"/>
          <w:lang w:eastAsia="zh-CN"/>
        </w:rPr>
        <w:lastRenderedPageBreak/>
        <w:t>All</w:t>
      </w:r>
      <w:r w:rsidR="00EE2CA2">
        <w:rPr>
          <w:rFonts w:asciiTheme="minorHAnsi" w:hAnsiTheme="minorHAnsi" w:cstheme="minorHAnsi"/>
          <w:lang w:eastAsia="zh-CN"/>
        </w:rPr>
        <w:t xml:space="preserve"> four</w:t>
      </w:r>
      <w:r w:rsidRPr="00A745FF">
        <w:rPr>
          <w:rFonts w:asciiTheme="minorHAnsi" w:hAnsiTheme="minorHAnsi" w:cstheme="minorHAnsi"/>
          <w:lang w:eastAsia="zh-CN"/>
        </w:rPr>
        <w:t xml:space="preserve"> forecasting strategies followed a two-stage learning framework. In the first stage, each meteorological variable was individually bias-corrected using a </w:t>
      </w:r>
      <w:proofErr w:type="spellStart"/>
      <w:r w:rsidRPr="00A745FF">
        <w:rPr>
          <w:rFonts w:asciiTheme="minorHAnsi" w:hAnsiTheme="minorHAnsi" w:cstheme="minorHAnsi"/>
          <w:lang w:eastAsia="zh-CN"/>
        </w:rPr>
        <w:t>L</w:t>
      </w:r>
      <w:r w:rsidR="007E0B68">
        <w:rPr>
          <w:rFonts w:asciiTheme="minorHAnsi" w:hAnsiTheme="minorHAnsi" w:cstheme="minorHAnsi"/>
          <w:lang w:eastAsia="zh-CN"/>
        </w:rPr>
        <w:t>ightGBM</w:t>
      </w:r>
      <w:proofErr w:type="spellEnd"/>
      <w:r w:rsidR="007E0B68">
        <w:rPr>
          <w:rFonts w:asciiTheme="minorHAnsi" w:hAnsiTheme="minorHAnsi" w:cstheme="minorHAnsi"/>
          <w:lang w:eastAsia="zh-CN"/>
        </w:rPr>
        <w:t xml:space="preserve"> model trained to map WRF</w:t>
      </w:r>
      <w:r w:rsidRPr="00A745FF">
        <w:rPr>
          <w:rFonts w:asciiTheme="minorHAnsi" w:hAnsiTheme="minorHAnsi" w:cstheme="minorHAnsi"/>
          <w:lang w:eastAsia="zh-CN"/>
        </w:rPr>
        <w:t xml:space="preserve"> outputs to the corresponding observed variable. In the second stage, the bias-corrected meteorological variables were used as inputs to a separately trained </w:t>
      </w:r>
      <w:proofErr w:type="spellStart"/>
      <w:r w:rsidRPr="00A745FF">
        <w:rPr>
          <w:rFonts w:asciiTheme="minorHAnsi" w:hAnsiTheme="minorHAnsi" w:cstheme="minorHAnsi"/>
          <w:lang w:eastAsia="zh-CN"/>
        </w:rPr>
        <w:t>LightGBM</w:t>
      </w:r>
      <w:proofErr w:type="spellEnd"/>
      <w:r w:rsidRPr="00A745FF">
        <w:rPr>
          <w:rFonts w:asciiTheme="minorHAnsi" w:hAnsiTheme="minorHAnsi" w:cstheme="minorHAnsi"/>
          <w:lang w:eastAsia="zh-CN"/>
        </w:rPr>
        <w:t xml:space="preserve"> power prediction model. For the HH, SR, and ER strategies, a single power model was trained on the full dataset using the respective input configurations. For the WDA strategy, three independent power models were trained separately within the free-stream, wake-influenced, and transitional sectors </w:t>
      </w:r>
      <w:ins w:id="40" w:author="win" w:date="2026-04-14T15:24:00Z">
        <w:r w:rsidR="0031212E" w:rsidRPr="0031212E">
          <w:rPr>
            <w:rFonts w:asciiTheme="minorHAnsi" w:hAnsiTheme="minorHAnsi" w:cstheme="minorHAnsi"/>
            <w:lang w:eastAsia="zh-CN"/>
          </w:rPr>
          <w:t>using sector-specific input configurations</w:t>
        </w:r>
      </w:ins>
      <w:del w:id="41" w:author="win" w:date="2026-04-14T15:24:00Z">
        <w:r w:rsidRPr="00A745FF" w:rsidDel="0031212E">
          <w:rPr>
            <w:rFonts w:asciiTheme="minorHAnsi" w:hAnsiTheme="minorHAnsi" w:cstheme="minorHAnsi"/>
            <w:lang w:eastAsia="zh-CN"/>
          </w:rPr>
          <w:delText>using the ER input configuration</w:delText>
        </w:r>
      </w:del>
      <w:r w:rsidRPr="00A745FF">
        <w:rPr>
          <w:rFonts w:asciiTheme="minorHAnsi" w:hAnsiTheme="minorHAnsi" w:cstheme="minorHAnsi"/>
          <w:lang w:eastAsia="zh-CN"/>
        </w:rPr>
        <w:t>; during prediction, the se</w:t>
      </w:r>
      <w:r w:rsidR="007E0B68">
        <w:rPr>
          <w:rFonts w:asciiTheme="minorHAnsi" w:hAnsiTheme="minorHAnsi" w:cstheme="minorHAnsi"/>
          <w:lang w:eastAsia="zh-CN"/>
        </w:rPr>
        <w:t>ctor was determined from the WRF</w:t>
      </w:r>
      <w:r w:rsidRPr="00A745FF">
        <w:rPr>
          <w:rFonts w:asciiTheme="minorHAnsi" w:hAnsiTheme="minorHAnsi" w:cstheme="minorHAnsi"/>
          <w:lang w:eastAsia="zh-CN"/>
        </w:rPr>
        <w:t>-predicted 70-m wind direction, and the corresponding model was applied.</w:t>
      </w:r>
    </w:p>
    <w:p w14:paraId="47AEAD5F" w14:textId="77777777" w:rsidR="000A29B4" w:rsidRDefault="0093274C">
      <w:pPr>
        <w:pStyle w:val="Heading-Secondary"/>
        <w:rPr>
          <w:rFonts w:asciiTheme="minorHAnsi" w:hAnsiTheme="minorHAnsi" w:cstheme="minorHAnsi"/>
          <w:lang w:eastAsia="zh-CN"/>
        </w:rPr>
      </w:pPr>
      <w:r>
        <w:rPr>
          <w:rFonts w:asciiTheme="minorHAnsi" w:hAnsiTheme="minorHAnsi" w:cstheme="minorHAnsi"/>
          <w:lang w:eastAsia="zh-CN"/>
        </w:rPr>
        <w:t>2.5 Statistical Testing</w:t>
      </w:r>
    </w:p>
    <w:p w14:paraId="133DEDEE" w14:textId="77777777"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Model performance was evaluated using coefficient of determination (R²), root mean square error (RMSE), and Spearman correlation coefficient computed against observed farm-scale power output. Statistical significance of performance differences between modeling strategies was assessed using the Diebold-Mariano test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{"citationID":"ziQd8N3B","properties":{"formattedCitation":"(Diebold &amp; Mariano, 1995)","plainCitation":"(Diebold &amp; Mariano, 1995)","noteIndex":0},"citationItems":[{"id":"MPHYvanQ/rktDV0Si","uris":["http://zotero.org/users/14274501/items/EE5UVVJG"],"itemData":{"id":1807,"type":"article-journal","container-title":"Journal of Business &amp; Economic Statistics","DOI":"10.1080/07350015.1995.10524599","ISSN":"0735-0015","issue":"3","journalAbbreviation":"Journal of Business &amp; Economic Statistics","page":"253-263","publisher":"Taylor &amp; Francis","title":"Comparing Predictive Accuracy","volume":"13","author":[{"family":"Diebold","given":"Francis X."},{"family":"Mariano","given":"Roberto S."}],"issued":{"date-parts":[["1995",7,1]]}}}],"schema":"https://github.com/citation-style-language/schema/raw/master/csl-citation.json"}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(Diebold &amp; Mariano, 1995)</w:t>
      </w:r>
      <w:r>
        <w:rPr>
          <w:rFonts w:asciiTheme="minorHAnsi" w:hAnsiTheme="minorHAnsi" w:cstheme="minorHAnsi"/>
          <w:lang w:eastAsia="zh-CN"/>
        </w:rPr>
        <w:fldChar w:fldCharType="end"/>
      </w:r>
      <w:r>
        <w:rPr>
          <w:rFonts w:asciiTheme="minorHAnsi" w:hAnsiTheme="minorHAnsi" w:cstheme="minorHAnsi"/>
          <w:lang w:eastAsia="zh-CN"/>
        </w:rPr>
        <w:t>, which accounts for temporal autocorrelation in forecast errors when comparing predictive accuracy of competing models.</w:t>
      </w:r>
    </w:p>
    <w:p w14:paraId="49DD83D3" w14:textId="77777777" w:rsidR="000A29B4" w:rsidRDefault="0093274C">
      <w:pPr>
        <w:pStyle w:val="Heading-Main"/>
        <w:rPr>
          <w:rFonts w:asciiTheme="minorHAnsi" w:hAnsiTheme="minorHAnsi" w:cstheme="minorHAnsi"/>
          <w:lang w:eastAsia="zh-CN"/>
        </w:rPr>
      </w:pPr>
      <w:r>
        <w:rPr>
          <w:rFonts w:asciiTheme="minorHAnsi" w:hAnsiTheme="minorHAnsi" w:cstheme="minorHAnsi"/>
        </w:rPr>
        <w:t>3 Data</w:t>
      </w:r>
    </w:p>
    <w:p w14:paraId="5217109D" w14:textId="77777777" w:rsidR="000A29B4" w:rsidRDefault="0093274C">
      <w:pPr>
        <w:pStyle w:val="Heading-Secondary"/>
        <w:rPr>
          <w:rFonts w:asciiTheme="minorHAnsi" w:hAnsiTheme="minorHAnsi" w:cstheme="minorHAnsi"/>
          <w:lang w:eastAsia="zh-CN"/>
        </w:rPr>
      </w:pPr>
      <w:r>
        <w:rPr>
          <w:rFonts w:asciiTheme="minorHAnsi" w:hAnsiTheme="minorHAnsi" w:cstheme="minorHAnsi"/>
          <w:lang w:eastAsia="zh-CN"/>
        </w:rPr>
        <w:t>3.1 Site and Observational Data</w:t>
      </w:r>
    </w:p>
    <w:p w14:paraId="59E54481" w14:textId="338A7154"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Observational data were collected from a 201 MW wind farm located on flat terrain in the desert Gobi of the Hexi Corridor, Gansu, China (96.8114°E, 40.2053°N). The farm comprises 134 wind turbines, each with a rated capacity of 1.5 MW, a hub height of 61.5 m, and a rotor diameter of </w:t>
      </w:r>
      <w:r w:rsidRPr="00B60316">
        <w:rPr>
          <w:rFonts w:asciiTheme="minorHAnsi" w:hAnsiTheme="minorHAnsi" w:cstheme="minorHAnsi"/>
          <w:lang w:eastAsia="zh-CN"/>
        </w:rPr>
        <w:t xml:space="preserve">82 m. </w:t>
      </w:r>
      <w:del w:id="42" w:author="win" w:date="2026-04-14T15:49:00Z">
        <w:r w:rsidRPr="00B60316" w:rsidDel="009E2954">
          <w:rPr>
            <w:rFonts w:asciiTheme="minorHAnsi" w:hAnsiTheme="minorHAnsi" w:cstheme="minorHAnsi"/>
            <w:lang w:eastAsia="zh-CN"/>
          </w:rPr>
          <w:delText xml:space="preserve">A 70 m meteorological mast is situated 586 m west of the first turbine row at the western boundary of the farm (Figure 1). </w:delText>
        </w:r>
      </w:del>
      <w:ins w:id="43" w:author="win" w:date="2026-04-14T15:49:00Z">
        <w:r w:rsidR="009E2954" w:rsidRPr="009E2954">
          <w:rPr>
            <w:rFonts w:asciiTheme="minorHAnsi" w:hAnsiTheme="minorHAnsi" w:cstheme="minorHAnsi"/>
            <w:lang w:eastAsia="zh-CN"/>
          </w:rPr>
          <w:t>A 70-m meteorological mast is situated 586 m west of the farm's western boundary (Figure S1).</w:t>
        </w:r>
        <w:r w:rsidR="009E2954">
          <w:rPr>
            <w:rFonts w:asciiTheme="minorHAnsi" w:hAnsiTheme="minorHAnsi" w:cstheme="minorHAnsi"/>
            <w:lang w:eastAsia="zh-CN"/>
          </w:rPr>
          <w:t xml:space="preserve"> </w:t>
        </w:r>
      </w:ins>
      <w:proofErr w:type="gramStart"/>
      <w:r w:rsidRPr="00B60316">
        <w:rPr>
          <w:rFonts w:asciiTheme="minorHAnsi" w:hAnsiTheme="minorHAnsi" w:cstheme="minorHAnsi"/>
          <w:lang w:eastAsia="zh-CN"/>
        </w:rPr>
        <w:t>Vertical</w:t>
      </w:r>
      <w:proofErr w:type="gramEnd"/>
      <w:r>
        <w:rPr>
          <w:rFonts w:asciiTheme="minorHAnsi" w:hAnsiTheme="minorHAnsi" w:cstheme="minorHAnsi"/>
          <w:lang w:eastAsia="zh-CN"/>
        </w:rPr>
        <w:t xml:space="preserve"> wind profiles were characterized using wind speed measurements from cup anemometers at four heights (10 m, 30 m, 50 m, and 70 m), provided by the operator, from May 2021 to October 2022 at 15-minute intervals. In this study, the 10 m measurement represents the surface layer, while the 70 m level is used as a near-hub-height reference because it is the closest available measurement height to the turbine hub height.</w:t>
      </w:r>
    </w:p>
    <w:p w14:paraId="4B81F12A" w14:textId="7750F04F" w:rsidR="000A29B4" w:rsidRDefault="0093274C">
      <w:pPr>
        <w:pStyle w:val="Text"/>
        <w:rPr>
          <w:rFonts w:asciiTheme="minorHAnsi" w:hAnsiTheme="minorHAnsi" w:cstheme="minorHAnsi"/>
          <w:lang w:eastAsia="zh-CN"/>
        </w:rPr>
      </w:pPr>
      <w:del w:id="44" w:author="win" w:date="2026-04-14T15:51:00Z">
        <w:r w:rsidDel="007C752F">
          <w:rPr>
            <w:rFonts w:asciiTheme="minorHAnsi" w:hAnsiTheme="minorHAnsi" w:cstheme="minorHAnsi"/>
            <w:lang w:eastAsia="zh-CN"/>
          </w:rPr>
          <w:delText>All observational data underwent a standardized quality-control and preprocessing procedure consistent with that described in Xia et al.</w:delText>
        </w:r>
      </w:del>
      <w:ins w:id="45" w:author="win" w:date="2026-04-14T15:51:00Z">
        <w:r w:rsidR="007C752F" w:rsidRPr="007C752F">
          <w:rPr>
            <w:rFonts w:asciiTheme="minorHAnsi" w:hAnsiTheme="minorHAnsi" w:cstheme="minorHAnsi"/>
            <w:lang w:eastAsia="zh-CN"/>
          </w:rPr>
          <w:t>All observational data underwent standardized quality-control consistent with Xia et al.</w:t>
        </w:r>
      </w:ins>
      <w:r>
        <w:rPr>
          <w:rFonts w:asciiTheme="minorHAnsi" w:hAnsiTheme="minorHAnsi" w:cstheme="minorHAnsi"/>
          <w:lang w:eastAsia="zh-CN"/>
        </w:rPr>
        <w:t xml:space="preserve">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{"citationID":"zJ39nmx5","properties":{"formattedCitation":"(2026; 2026)","plainCitation":"(2026; 2026)","noteIndex":0},"citationItems":[{"id":2061,"uris":["http://zotero.org/users/14274501/items/XKBA5IZS"],"itemData":{"id":2061,"type":"article-journal","abstract":"Accurate wind speed forecasting is essential for renewable energy integration. However, the relative contributions of global numerical weather prediction (NWP) selection, regional downscaling, and artificial intelligence (AI) post-processing within operational forecasting chains remain poorly quantified. This study systematically evaluates ECMWF HRES and GFS within a unified framework integrating Weather Research and Forecasting (WRF) downscaling and Pyraformer-based AI correction, using three years of observations from wind farms in northwestern China's Gobi region. Three principal findings emerge. First, ECMWF HRES consistently outperforms GFS, with average advantages of 3–4 % RMSE reduction that increase systematically with forecast lead time. Second, AI post-processing contributes approximately 20 % RMSE reduction compared to 3–4 % from NWP switching. AI effectiveness diminishes at extended lead times while NWP quality differences become more pronounced. Third, forecast activity metrics expose a critical limitation invisible to traditional error measures. AI corrections systematically suppress forecast variability by 20–30 %, degrading extreme event representation essential for operational decisions. These findings demonstrate that AI post-processing delivers five-to six-fold greater improvements than premium NWP subscriptions, reshaping resource allocation priorities. The results provide practical guidance for forecasting system design and highlight the necessity of evaluation frameworks balancing error reduction with variability preservation.","container-title":"Renewable Energy","DOI":"10.1016/j.renene.2026.125263","ISSN":"09601481","journalAbbreviation":"Renewable Energy","language":"en","page":"125263","source":"DOI.org (Crossref)","title":"Comparative evaluation of ECMWF and GFS for operational day-ahead wind speed forecasting","volume":"261","author":[{"family":"Xia","given":"Xin"},{"family":"Luo","given":"Yong"},{"family":"Li","given":"Peidu"},{"family":"Chang","given":"Rui"}],"issued":{"date-parts":[["2026",4]]}},"label":"page","suppress-author":true},{"id":2034,"uris":["http://zotero.org/users/14274501/items/ZCWVXAUW"],"itemData":{"id":2034,"type":"article-journal","abstract":"Accurate short-term (0–72 h) forecasting of wind speed and power is essential for wind energy integration, yet remains hindered by persistent biases in Numerical Weather Prediction (NWP) models. This study presents the first systematic evaluation of Transformer-based time series forecasting (TSF) models for post-processing Weather Research and Forecasting (WRF) simulations. Using three years (2020 2022) of data from four operational wind farms in northwestern China, we assessed Pyraformer, Autoformer, Reformer, and other TSF variants. Multi-resolution architectures, particularly Pyraformer, demonstrate clear superiority. Compared to raw WRF hub-height wind speeds, Pyraformer reduces root mean squared error (RMSE) by up to 27 %, and relative to other Transformers, improves power forecasting accuracy by 3–6 % and qualification rate by 3–9 %. Mechanistic analysis reveals that decomposition-based Transformers fail by spuriously fitting temporal trends in stationary WRF biases, while multi-resolution architectures effectively correct these regime-dependent errors through scaleaware attention. A unified evaluation framework shows that nonlinear wind-to-power conversion amplifies meteorological uncertainties, resulting in consistently higher normalized errors in power forecasts than in wind speed forecasts across lead times and wind regimes. All methods are implemented within an integrated Global Forecast System (GFS)-WRF-AI pipeline. These findings offer mechanistic insights for next-generation hybrid forecasting model development and demonstrate the potential of advanced TSF architectures for operational wind power forecasting.","container-title":"Applied Energy","DOI":"10.1016/j.apenergy.2025.127070","ISSN":"03062619","journalAbbreviation":"Applied Energy","language":"en","page":"127070","source":"DOI.org (Crossref)","title":"Systematic evaluation of transformer-based time series forecasting models for post-processing WRF-simulated wind speed and predicting short-term power output","volume":"403","author":[{"family":"Xia","given":"Xin"},{"family":"Luo","given":"Yong"},{"family":"Li","given":"Peidu"},{"family":"Chang","given":"Rui"},{"family":"Liao","given":"Zhouyi"},{"family":"Huang","given":"Lei"}],"issued":{"date-parts":[["2026",1]]}},"label":"page","suppress-author":true}],"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(2026a; 2026b)</w:t>
      </w:r>
      <w:r>
        <w:rPr>
          <w:rFonts w:asciiTheme="minorHAnsi" w:hAnsiTheme="minorHAnsi" w:cstheme="minorHAnsi"/>
          <w:lang w:eastAsia="zh-CN"/>
        </w:rPr>
        <w:fldChar w:fldCharType="end"/>
      </w:r>
      <w:del w:id="46" w:author="win" w:date="2026-04-14T15:53:00Z">
        <w:r w:rsidDel="00A31919">
          <w:rPr>
            <w:rFonts w:asciiTheme="minorHAnsi" w:hAnsiTheme="minorHAnsi" w:cstheme="minorHAnsi"/>
            <w:lang w:eastAsia="zh-CN"/>
          </w:rPr>
          <w:delText>.</w:delText>
        </w:r>
      </w:del>
      <w:ins w:id="47" w:author="win" w:date="2026-04-14T15:53:00Z">
        <w:r w:rsidR="00A31919" w:rsidRPr="00A31919">
          <w:rPr>
            <w:rFonts w:asciiTheme="minorHAnsi" w:hAnsiTheme="minorHAnsi" w:cstheme="minorHAnsi"/>
            <w:lang w:eastAsia="zh-CN"/>
          </w:rPr>
          <w:t xml:space="preserve">, including removal of missing, invalid, and physically implausible values </w:t>
        </w:r>
      </w:ins>
      <w:ins w:id="48" w:author="win" w:date="2026-04-14T15:54:00Z">
        <w:r w:rsidR="00A31919">
          <w:rPr>
            <w:rFonts w:asciiTheme="minorHAnsi" w:hAnsiTheme="minorHAnsi" w:cstheme="minorHAnsi"/>
            <w:lang w:eastAsia="zh-CN"/>
          </w:rPr>
          <w:t>(outside 0–30 m s</w:t>
        </w:r>
        <w:r w:rsidR="00A31919">
          <w:rPr>
            <w:rFonts w:asciiTheme="minorHAnsi" w:hAnsiTheme="minorHAnsi" w:cstheme="minorHAnsi"/>
            <w:vertAlign w:val="superscript"/>
            <w:lang w:eastAsia="zh-CN"/>
          </w:rPr>
          <w:t>-1</w:t>
        </w:r>
        <w:r w:rsidR="00A31919">
          <w:rPr>
            <w:rFonts w:asciiTheme="minorHAnsi" w:hAnsiTheme="minorHAnsi" w:cstheme="minorHAnsi"/>
            <w:lang w:eastAsia="zh-CN"/>
          </w:rPr>
          <w:t>)</w:t>
        </w:r>
      </w:ins>
      <w:ins w:id="49" w:author="win" w:date="2026-04-14T15:53:00Z">
        <w:r w:rsidR="00A31919" w:rsidRPr="00A31919">
          <w:rPr>
            <w:rFonts w:asciiTheme="minorHAnsi" w:hAnsiTheme="minorHAnsi" w:cstheme="minorHAnsi"/>
            <w:lang w:eastAsia="zh-CN"/>
          </w:rPr>
          <w:t>, interpolation of short gaps (≤2 consecutive time steps), and exclusion of statistical outliers exceeding three standard deviations from monthly means. Records were temporally synchronized with WRF outputs, and no additional filtering was applied to preserve realistic operational variability.</w:t>
        </w:r>
      </w:ins>
      <w:del w:id="50" w:author="win" w:date="2026-04-14T15:54:00Z">
        <w:r w:rsidDel="00A31919">
          <w:rPr>
            <w:rFonts w:asciiTheme="minorHAnsi" w:hAnsiTheme="minorHAnsi" w:cstheme="minorHAnsi"/>
            <w:lang w:eastAsia="zh-CN"/>
          </w:rPr>
          <w:delText xml:space="preserve"> Briefly, missing or invalid values were identified and removed. Short gaps (</w:delText>
        </w:r>
        <w:r w:rsidDel="00A31919">
          <w:rPr>
            <w:rFonts w:asciiTheme="minorHAnsi" w:hAnsiTheme="minorHAnsi" w:cstheme="minorHAnsi" w:hint="eastAsia"/>
            <w:lang w:eastAsia="zh-CN"/>
          </w:rPr>
          <w:delText>≤</w:delText>
        </w:r>
        <w:r w:rsidDel="00A31919">
          <w:rPr>
            <w:rFonts w:asciiTheme="minorHAnsi" w:hAnsiTheme="minorHAnsi" w:cstheme="minorHAnsi"/>
            <w:lang w:eastAsia="zh-CN"/>
          </w:rPr>
          <w:delText xml:space="preserve"> 2 consecutive time steps) were filled using linear interpolation, while longer gaps were excluded from model training and evaluation. Physically implausible wind speeds (outside 0–30 m s⁻¹) and statistical outliers exceeding three standard deviations from monthly means were removed. All observational records were temporally synchronized with WRF outputs to ensure exact alignment for forecasting experiments. No additional filtering (e.g., removal of low-wind or curtailment periods) was applied in order to preserve realistic operational variability.</w:delText>
        </w:r>
      </w:del>
    </w:p>
    <w:p w14:paraId="530DAC1A" w14:textId="77777777" w:rsidR="000A29B4" w:rsidRDefault="0093274C">
      <w:pPr>
        <w:pStyle w:val="Heading-Secondary"/>
        <w:rPr>
          <w:rFonts w:asciiTheme="minorHAnsi" w:hAnsiTheme="minorHAnsi" w:cstheme="minorHAnsi"/>
          <w:lang w:eastAsia="zh-CN"/>
        </w:rPr>
      </w:pPr>
      <w:r>
        <w:rPr>
          <w:rFonts w:asciiTheme="minorHAnsi" w:hAnsiTheme="minorHAnsi" w:cstheme="minorHAnsi"/>
          <w:lang w:eastAsia="zh-CN"/>
        </w:rPr>
        <w:t>3.2 NWP Data</w:t>
      </w:r>
    </w:p>
    <w:p w14:paraId="4E904519" w14:textId="3E14D584" w:rsidR="000A29B4" w:rsidRDefault="0093274C">
      <w:pPr>
        <w:pStyle w:val="Text"/>
        <w:rPr>
          <w:rFonts w:asciiTheme="minorHAnsi" w:hAnsiTheme="minorHAnsi" w:cstheme="minorHAnsi"/>
          <w:lang w:eastAsia="zh-CN"/>
        </w:rPr>
      </w:pPr>
      <w:del w:id="51" w:author="win" w:date="2026-04-14T15:56:00Z">
        <w:r w:rsidDel="00950A53">
          <w:rPr>
            <w:rFonts w:asciiTheme="minorHAnsi" w:hAnsiTheme="minorHAnsi" w:cstheme="minorHAnsi"/>
            <w:lang w:eastAsia="zh-CN"/>
          </w:rPr>
          <w:delText xml:space="preserve">Day-ahead forecasting experiments employed two WRF version 4.2 dynamical downscaling datasets initialized from different global forecast systems. The first dataset was driven by the ECMWF Integrated Forecasting System (hereafter EC-WRF), and the second was driven by the NCEP Global Forecast System (hereafter GFS-WRF). Both downscaling systems used identical WRF configurations, including physics parameterizations and nesting strategies, to ensure comparability. </w:delText>
        </w:r>
      </w:del>
      <w:ins w:id="52" w:author="win" w:date="2026-04-14T15:56:00Z">
        <w:r w:rsidR="00950A53" w:rsidRPr="00950A53">
          <w:rPr>
            <w:rFonts w:asciiTheme="minorHAnsi" w:hAnsiTheme="minorHAnsi" w:cstheme="minorHAnsi"/>
            <w:lang w:eastAsia="zh-CN"/>
          </w:rPr>
          <w:t>Day-ahead forecasting employed two WRF version 4.2 dynamical downscaling datasets: one driven by the ECMWF Integrated Forecasting System (EC-WRF) and one by the NCEP Global Forecast System (GFS-WRF), both using identical WRF configurations to ensure comparability.</w:t>
        </w:r>
      </w:ins>
      <w:ins w:id="53" w:author="win" w:date="2026-04-14T15:58:00Z">
        <w:r w:rsidR="0096468A" w:rsidRPr="0096468A">
          <w:t xml:space="preserve"> </w:t>
        </w:r>
        <w:r w:rsidR="0096468A" w:rsidRPr="0096468A">
          <w:rPr>
            <w:rFonts w:asciiTheme="minorHAnsi" w:hAnsiTheme="minorHAnsi" w:cstheme="minorHAnsi"/>
            <w:lang w:eastAsia="zh-CN"/>
          </w:rPr>
          <w:t xml:space="preserve">Following operational requirements, forecasts targeting Day+1 (00:00–23:45 Beijing Time) were </w:t>
        </w:r>
        <w:r w:rsidR="0096468A" w:rsidRPr="0096468A">
          <w:rPr>
            <w:rFonts w:asciiTheme="minorHAnsi" w:hAnsiTheme="minorHAnsi" w:cstheme="minorHAnsi"/>
            <w:lang w:eastAsia="zh-CN"/>
          </w:rPr>
          <w:lastRenderedPageBreak/>
          <w:t xml:space="preserve">initialized daily at 20:00 Beijing Time, with the first 28 hours treated as spin-up. Forecast hours 28–52 were extracted, </w:t>
        </w:r>
        <w:proofErr w:type="spellStart"/>
        <w:r w:rsidR="0096468A" w:rsidRPr="0096468A">
          <w:rPr>
            <w:rFonts w:asciiTheme="minorHAnsi" w:hAnsiTheme="minorHAnsi" w:cstheme="minorHAnsi"/>
            <w:lang w:eastAsia="zh-CN"/>
          </w:rPr>
          <w:t>bilinearly</w:t>
        </w:r>
        <w:proofErr w:type="spellEnd"/>
        <w:r w:rsidR="0096468A" w:rsidRPr="0096468A">
          <w:rPr>
            <w:rFonts w:asciiTheme="minorHAnsi" w:hAnsiTheme="minorHAnsi" w:cstheme="minorHAnsi"/>
            <w:lang w:eastAsia="zh-CN"/>
          </w:rPr>
          <w:t xml:space="preserve"> interpolated to the mast location, and vertically interpolated t</w:t>
        </w:r>
        <w:r w:rsidR="0096468A">
          <w:rPr>
            <w:rFonts w:asciiTheme="minorHAnsi" w:hAnsiTheme="minorHAnsi" w:cstheme="minorHAnsi"/>
            <w:lang w:eastAsia="zh-CN"/>
          </w:rPr>
          <w:t>o the four observation heights</w:t>
        </w:r>
      </w:ins>
      <w:del w:id="54" w:author="win" w:date="2026-04-14T15:58:00Z">
        <w:r w:rsidDel="0096468A">
          <w:rPr>
            <w:rFonts w:asciiTheme="minorHAnsi" w:hAnsiTheme="minorHAnsi" w:cstheme="minorHAnsi"/>
            <w:lang w:eastAsia="zh-CN"/>
          </w:rPr>
          <w:delText>Following operational requirements of local grid dispatch centers, forecasts targeting the next-day 24-hour period (Day+1, 00:00–23:45 Beijing Time) were initialized daily at 20:00 Beijing Time. A 28-hour lead time accounts for data transmission, computation, and reporting constraints, with the first 28 hours treated as model spin-up. Forecast hours 28–52 were extracted for evaluation, bilinearly interpolated to the meteorological mast location, and vertically interpolated to the four observation heights (10 m, 30 m, 50 m, and 70 m)</w:delText>
        </w:r>
      </w:del>
      <w:r>
        <w:rPr>
          <w:rFonts w:asciiTheme="minorHAnsi" w:hAnsiTheme="minorHAnsi" w:cstheme="minorHAnsi"/>
          <w:lang w:eastAsia="zh-CN"/>
        </w:rPr>
        <w:t>.</w:t>
      </w:r>
      <w:r>
        <w:rPr>
          <w:rFonts w:asciiTheme="minorHAnsi" w:hAnsiTheme="minorHAnsi" w:cstheme="minorHAnsi" w:hint="eastAsia"/>
          <w:lang w:eastAsia="zh-CN"/>
        </w:rPr>
        <w:t xml:space="preserve"> </w:t>
      </w:r>
      <w:ins w:id="55" w:author="win" w:date="2026-04-14T15:58:00Z">
        <w:r w:rsidR="0096468A" w:rsidRPr="0096468A">
          <w:rPr>
            <w:rFonts w:asciiTheme="minorHAnsi" w:hAnsiTheme="minorHAnsi" w:cstheme="minorHAnsi"/>
            <w:lang w:eastAsia="zh-CN"/>
          </w:rPr>
          <w:t>Full WRF configuration and validat</w:t>
        </w:r>
        <w:r w:rsidR="0096468A">
          <w:rPr>
            <w:rFonts w:asciiTheme="minorHAnsi" w:hAnsiTheme="minorHAnsi" w:cstheme="minorHAnsi"/>
            <w:lang w:eastAsia="zh-CN"/>
          </w:rPr>
          <w:t xml:space="preserve">ion are documented </w:t>
        </w:r>
      </w:ins>
      <w:del w:id="56" w:author="win" w:date="2026-04-14T15:58:00Z">
        <w:r w:rsidDel="0096468A">
          <w:rPr>
            <w:rFonts w:asciiTheme="minorHAnsi" w:hAnsiTheme="minorHAnsi" w:cstheme="minorHAnsi"/>
            <w:lang w:eastAsia="zh-CN"/>
          </w:rPr>
          <w:delText xml:space="preserve">The WRF configuration and baseline validation of the operational framework are documented </w:delText>
        </w:r>
      </w:del>
      <w:r>
        <w:rPr>
          <w:rFonts w:asciiTheme="minorHAnsi" w:hAnsiTheme="minorHAnsi" w:cstheme="minorHAnsi"/>
          <w:lang w:eastAsia="zh-CN"/>
        </w:rPr>
        <w:t xml:space="preserve">in Xia et al.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{"citationID":"YhDNwsq6","properties":{"formattedCitation":"(2026)","plainCitation":"(2026)","noteIndex":0},"citationItems":[{"id":2061,"uris":["http://zotero.org/users/14274501/items/XKBA5IZS"],"itemData":{"id":2061,"type":"article-journal","abstract":"Accurate wind speed forecasting is essential for renewable energy integration. However, the relative contributions of global numerical weather prediction (NWP) selection, regional downscaling, and artificial intelligence (AI) post-processing within operational forecasting chains remain poorly quantified. This study systematically evaluates ECMWF HRES and GFS within a unified framework integrating Weather Research and Forecasting (WRF) downscaling and Pyraformer-based AI correction, using three years of observations from wind farms in northwestern China's Gobi region. Three principal findings emerge. First, ECMWF HRES consistently outperforms GFS, with average advantages of 3–4 % RMSE reduction that increase systematically with forecast lead time. Second, AI post-processing contributes approximately 20 % RMSE reduction compared to 3–4 % from NWP switching. AI effectiveness diminishes at extended lead times while NWP quality differences become more pronounced. Third, forecast activity metrics expose a critical limitation invisible to traditional error measures. AI corrections systematically suppress forecast variability by 20–30 %, degrading extreme event representation essential for operational decisions. These findings demonstrate that AI post-processing delivers five-to six-fold greater improvements than premium NWP subscriptions, reshaping resource allocation priorities. The results provide practical guidance for forecasting system design and highlight the necessity of evaluation frameworks balancing error reduction with variability preservation.","container-title":"Renewable Energy","DOI":"10.1016/j.renene.2026.125263","ISSN":"09601481","journalAbbreviation":"Renewable Energy","language":"en","page":"125263","source":"DOI.org (Crossref)","title":"Comparative evaluation of ECMWF and GFS for operational day-ahead wind speed forecasting","volume":"261","author":[{"family":"Xia","given":"Xin"},{"family":"Luo","given":"Yong"},{"family":"Li","given":"Peidu"},{"family":"Chang","given":"Rui"}],"issued":{"date-parts":[["2026",4]]}},"suppress-author":true}],"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(2026a)</w:t>
      </w:r>
      <w:r>
        <w:rPr>
          <w:rFonts w:asciiTheme="minorHAnsi" w:hAnsiTheme="minorHAnsi" w:cstheme="minorHAnsi"/>
          <w:lang w:eastAsia="zh-CN"/>
        </w:rPr>
        <w:fldChar w:fldCharType="end"/>
      </w:r>
      <w:del w:id="57" w:author="win" w:date="2026-04-14T15:58:00Z">
        <w:r w:rsidDel="0096468A">
          <w:rPr>
            <w:rFonts w:asciiTheme="minorHAnsi" w:hAnsiTheme="minorHAnsi" w:cstheme="minorHAnsi"/>
            <w:lang w:eastAsia="zh-CN"/>
          </w:rPr>
          <w:delText>, and the same setup is adopted here to ensure methodological consistency</w:delText>
        </w:r>
      </w:del>
      <w:r>
        <w:rPr>
          <w:rFonts w:asciiTheme="minorHAnsi" w:hAnsiTheme="minorHAnsi" w:cstheme="minorHAnsi"/>
          <w:lang w:eastAsia="zh-CN"/>
        </w:rPr>
        <w:t xml:space="preserve">. </w:t>
      </w:r>
    </w:p>
    <w:p w14:paraId="0FB7C041" w14:textId="77777777" w:rsidR="000A29B4" w:rsidRDefault="0093274C">
      <w:pPr>
        <w:pStyle w:val="Heading-Main"/>
        <w:rPr>
          <w:rFonts w:asciiTheme="minorHAnsi" w:hAnsiTheme="minorHAnsi" w:cstheme="minorHAnsi"/>
          <w:lang w:eastAsia="zh-CN"/>
        </w:rPr>
      </w:pPr>
      <w:r>
        <w:rPr>
          <w:rFonts w:asciiTheme="minorHAnsi" w:hAnsiTheme="minorHAnsi" w:cstheme="minorHAnsi"/>
        </w:rPr>
        <w:t xml:space="preserve">4 Results </w:t>
      </w:r>
      <w:r>
        <w:rPr>
          <w:rFonts w:asciiTheme="minorHAnsi" w:hAnsiTheme="minorHAnsi" w:cstheme="minorHAnsi"/>
          <w:lang w:eastAsia="zh-CN"/>
        </w:rPr>
        <w:t>and Discussion</w:t>
      </w:r>
    </w:p>
    <w:p w14:paraId="17572DDF" w14:textId="77777777" w:rsidR="000A29B4" w:rsidRDefault="0093274C">
      <w:pPr>
        <w:pStyle w:val="Heading-Secondary"/>
        <w:rPr>
          <w:rFonts w:ascii="Arial" w:eastAsia="宋体" w:hAnsi="Arial" w:cs="Arial"/>
          <w:b/>
          <w:color w:val="1A1C1E"/>
          <w:sz w:val="21"/>
          <w:szCs w:val="21"/>
          <w:lang w:eastAsia="zh-CN"/>
        </w:rPr>
      </w:pPr>
      <w:r>
        <w:rPr>
          <w:rFonts w:asciiTheme="minorHAnsi" w:hAnsiTheme="minorHAnsi" w:cstheme="minorHAnsi"/>
        </w:rPr>
        <w:t>4.1. Observational Evidence: Vertical Correlation Structure and Flow-Regime Dependency</w:t>
      </w:r>
    </w:p>
    <w:p w14:paraId="06877698" w14:textId="4F934F22" w:rsidR="000A29B4" w:rsidRDefault="0093274C">
      <w:pPr>
        <w:pStyle w:val="Text"/>
        <w:rPr>
          <w:rFonts w:asciiTheme="minorHAnsi" w:hAnsiTheme="minorHAnsi" w:cstheme="minorHAnsi"/>
          <w:lang w:eastAsia="zh-CN"/>
        </w:rPr>
      </w:pPr>
      <w:bookmarkStart w:id="58" w:name="OLE_LINK2"/>
      <w:r>
        <w:rPr>
          <w:rFonts w:asciiTheme="minorHAnsi" w:hAnsiTheme="minorHAnsi" w:cstheme="minorHAnsi"/>
          <w:lang w:eastAsia="zh-CN"/>
        </w:rPr>
        <w:t xml:space="preserve">The meteorological mast, </w:t>
      </w:r>
      <w:r w:rsidR="00614EE6" w:rsidRPr="00614EE6">
        <w:rPr>
          <w:rFonts w:asciiTheme="minorHAnsi" w:hAnsiTheme="minorHAnsi" w:cstheme="minorHAnsi"/>
          <w:lang w:eastAsia="zh-CN"/>
        </w:rPr>
        <w:t>positioned 586 m west of the we</w:t>
      </w:r>
      <w:r w:rsidR="00614EE6">
        <w:rPr>
          <w:rFonts w:asciiTheme="minorHAnsi" w:hAnsiTheme="minorHAnsi" w:cstheme="minorHAnsi"/>
          <w:lang w:eastAsia="zh-CN"/>
        </w:rPr>
        <w:t>stern boundary of the wind farm</w:t>
      </w:r>
      <w:r>
        <w:rPr>
          <w:rFonts w:asciiTheme="minorHAnsi" w:hAnsiTheme="minorHAnsi" w:cstheme="minorHAnsi"/>
          <w:lang w:eastAsia="zh-CN"/>
        </w:rPr>
        <w:t>, captures two distinct inflow regimes determined by wind direction</w:t>
      </w:r>
      <w:ins w:id="59" w:author="win" w:date="2026-04-14T16:03:00Z">
        <w:r w:rsidR="007140BD">
          <w:rPr>
            <w:rFonts w:asciiTheme="minorHAnsi" w:hAnsiTheme="minorHAnsi" w:cstheme="minorHAnsi"/>
            <w:lang w:eastAsia="zh-CN"/>
          </w:rPr>
          <w:t xml:space="preserve"> (Figure 1</w:t>
        </w:r>
        <w:r w:rsidR="007140BD">
          <w:rPr>
            <w:rFonts w:asciiTheme="minorHAnsi" w:hAnsiTheme="minorHAnsi" w:cstheme="minorHAnsi"/>
            <w:lang w:eastAsia="zh-CN"/>
          </w:rPr>
          <w:t>A)</w:t>
        </w:r>
        <w:r w:rsidR="00007441">
          <w:rPr>
            <w:rFonts w:asciiTheme="minorHAnsi" w:hAnsiTheme="minorHAnsi" w:cstheme="minorHAnsi"/>
            <w:lang w:eastAsia="zh-CN"/>
          </w:rPr>
          <w:t>:</w:t>
        </w:r>
      </w:ins>
      <w:del w:id="60" w:author="win" w:date="2026-04-14T16:03:00Z">
        <w:r w:rsidDel="00007441">
          <w:rPr>
            <w:rFonts w:asciiTheme="minorHAnsi" w:hAnsiTheme="minorHAnsi" w:cstheme="minorHAnsi"/>
            <w:lang w:eastAsia="zh-CN"/>
          </w:rPr>
          <w:delText>.</w:delText>
        </w:r>
      </w:del>
      <w:r>
        <w:rPr>
          <w:rFonts w:asciiTheme="minorHAnsi" w:hAnsiTheme="minorHAnsi" w:cstheme="minorHAnsi"/>
          <w:lang w:eastAsia="zh-CN"/>
        </w:rPr>
        <w:t xml:space="preserve"> </w:t>
      </w:r>
      <w:del w:id="61" w:author="win" w:date="2026-04-14T16:03:00Z">
        <w:r w:rsidDel="00007441">
          <w:rPr>
            <w:rFonts w:asciiTheme="minorHAnsi" w:hAnsiTheme="minorHAnsi" w:cstheme="minorHAnsi"/>
            <w:lang w:eastAsia="zh-CN"/>
          </w:rPr>
          <w:delText xml:space="preserve">As shown in the wind rose (Figure 2A), </w:delText>
        </w:r>
      </w:del>
      <w:r>
        <w:rPr>
          <w:rFonts w:asciiTheme="minorHAnsi" w:hAnsiTheme="minorHAnsi" w:cstheme="minorHAnsi"/>
          <w:lang w:eastAsia="zh-CN"/>
        </w:rPr>
        <w:t>westerly winds represent free-stream conditions, whereas easterly winds correspond to wake-influenced conditions. This configuration provides a natural experimental setting for studying the relationship between vertical wind measurements and farm-scale power generation.</w:t>
      </w:r>
    </w:p>
    <w:p w14:paraId="15DD49A3" w14:textId="0ED7FB64" w:rsidR="000A29B4" w:rsidRDefault="0093274C" w:rsidP="00A91D88">
      <w:pPr>
        <w:pStyle w:val="Text"/>
        <w:rPr>
          <w:rFonts w:asciiTheme="minorHAnsi" w:hAnsiTheme="minorHAnsi" w:cstheme="minorHAnsi"/>
          <w:lang w:eastAsia="zh-CN"/>
        </w:rPr>
        <w:pPrChange w:id="62" w:author="win" w:date="2026-04-14T16:05:00Z">
          <w:pPr>
            <w:pStyle w:val="Text"/>
          </w:pPr>
        </w:pPrChange>
      </w:pPr>
      <w:r>
        <w:rPr>
          <w:rFonts w:asciiTheme="minorHAnsi" w:hAnsiTheme="minorHAnsi" w:cstheme="minorHAnsi"/>
          <w:lang w:eastAsia="zh-CN"/>
        </w:rPr>
        <w:t xml:space="preserve">Contrary to conventional expectations, analysis of the full dataset shows that 10-m wind speed exhibits a slightly higher Spearman correlation with total farm power (r </w:t>
      </w:r>
      <w:r>
        <w:rPr>
          <w:rFonts w:asciiTheme="minorHAnsi" w:hAnsiTheme="minorHAnsi" w:cstheme="minorHAnsi" w:hint="eastAsia"/>
          <w:lang w:eastAsia="zh-CN"/>
        </w:rPr>
        <w:t>≈</w:t>
      </w:r>
      <w:r>
        <w:rPr>
          <w:rFonts w:asciiTheme="minorHAnsi" w:hAnsiTheme="minorHAnsi" w:cstheme="minorHAnsi"/>
          <w:lang w:eastAsia="zh-CN"/>
        </w:rPr>
        <w:t xml:space="preserve"> 0.81) than hub-height wind speed at 70 m (r </w:t>
      </w:r>
      <w:r>
        <w:rPr>
          <w:rFonts w:asciiTheme="minorHAnsi" w:hAnsiTheme="minorHAnsi" w:cstheme="minorHAnsi" w:hint="eastAsia"/>
          <w:lang w:eastAsia="zh-CN"/>
        </w:rPr>
        <w:t>≈</w:t>
      </w:r>
      <w:r>
        <w:rPr>
          <w:rFonts w:asciiTheme="minorHAnsi" w:hAnsiTheme="minorHAnsi" w:cstheme="minorHAnsi"/>
          <w:lang w:eastAsia="zh-CN"/>
        </w:rPr>
        <w:t xml:space="preserve"> 0.79) (Figure </w:t>
      </w:r>
      <w:ins w:id="63" w:author="win" w:date="2026-04-14T16:12:00Z">
        <w:r w:rsidR="006F776D">
          <w:rPr>
            <w:rFonts w:asciiTheme="minorHAnsi" w:hAnsiTheme="minorHAnsi" w:cstheme="minorHAnsi"/>
            <w:lang w:eastAsia="zh-CN"/>
          </w:rPr>
          <w:t>1</w:t>
        </w:r>
      </w:ins>
      <w:del w:id="64" w:author="win" w:date="2026-04-14T16:12:00Z">
        <w:r w:rsidDel="006F776D">
          <w:rPr>
            <w:rFonts w:asciiTheme="minorHAnsi" w:hAnsiTheme="minorHAnsi" w:cstheme="minorHAnsi"/>
            <w:lang w:eastAsia="zh-CN"/>
          </w:rPr>
          <w:delText>2</w:delText>
        </w:r>
      </w:del>
      <w:r>
        <w:rPr>
          <w:rFonts w:asciiTheme="minorHAnsi" w:hAnsiTheme="minorHAnsi" w:cstheme="minorHAnsi"/>
          <w:lang w:eastAsia="zh-CN"/>
        </w:rPr>
        <w:t xml:space="preserve">B, black line). </w:t>
      </w:r>
      <w:ins w:id="65" w:author="win" w:date="2026-04-14T16:05:00Z">
        <w:r w:rsidR="00A91D88" w:rsidRPr="00A91D88">
          <w:rPr>
            <w:rFonts w:asciiTheme="minorHAnsi" w:hAnsiTheme="minorHAnsi" w:cstheme="minorHAnsi"/>
            <w:lang w:eastAsia="zh-CN"/>
          </w:rPr>
          <w:t>This result challenges the conventional reliance on hub-height or rotor-layer wind speed for farm-scale power representation</w:t>
        </w:r>
        <w:r w:rsidR="00A91D88">
          <w:rPr>
            <w:rFonts w:asciiTheme="minorHAnsi" w:hAnsiTheme="minorHAnsi" w:cstheme="minorHAnsi"/>
            <w:lang w:eastAsia="zh-CN"/>
          </w:rPr>
          <w:t xml:space="preserve"> </w:t>
        </w:r>
      </w:ins>
      <w:del w:id="66" w:author="win" w:date="2026-04-14T16:05:00Z">
        <w:r w:rsidDel="00A91D88">
          <w:rPr>
            <w:rFonts w:asciiTheme="minorHAnsi" w:hAnsiTheme="minorHAnsi" w:cstheme="minorHAnsi"/>
            <w:lang w:eastAsia="zh-CN"/>
          </w:rPr>
          <w:delText xml:space="preserve">This result challenges both the reliance on hub-height wind speed and the assumption underlying REWS that wind confined to the rotor-swept layer most effectively represents farm-scale power generation </w:delText>
        </w:r>
      </w:del>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{"citationID":"9q0clQbz","properties":{"formattedCitation":"(Mahoney et al., 2012; Wagner et al., 2009; Ye et al., 2017)","plainCitation":"(Mahoney et al., 2012; Wagner et al., 2009; Ye et al., 2017)","noteIndex":0},"citationItems":[{"id":1768,"uris":["http://zotero.org/users/14274501/items/5TJHB4EM"],"itemData":{"id":1768,"type":"article-journal","abstract":"Wind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Ellen"}],"issued":{"date-parts":[["2012",10]]}}},{"id":1756,"uris":["http://zotero.org/users/14274501/items/3UCCBBT6"],"itemData":{"id":1756,"type":"article-journal","abstract":"Abstract\n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hub‐height wind speeds between 6 m s\n              −1\n              and 8 m s\n              −1\n              are normalized at 7 m s\n              −1\n              and grouped to a number of mean shear profiles. The energy in the profiles varies considerably for the same hub‐height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account. Electrical power is found to correlate significantly better to the equivalent wind speed than to the single point hub‐height wind speed. Copyright © 2008 John Wiley &amp; Sons, Ltd.","container-title":"Wind Energy","DOI":"10.1002/we.297","ISSN":"1095-4244,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E."}],"issued":{"date-parts":[["2009",5]]}}},{"id":1763,"uris":["http://zotero.org/users/14274501/items/UEB3S88X"],"itemData":{"id":1763,"type":"article-journal","abstract":"Large-scale integration of wind energy into power systems may cause operational problems due to the stochastic nature of wind. A short-term wind power prediction model based on physical approach and spatial correlation is proposed to characterize the uncertainty and dependence structure of wind turbines' outputs in the wind farm. Firstly, continuous partial differential equation of each wind turbine has been developed according to its speciﬁc spatial location and the layout of its neighboring correlated wind turbines. Then, spatial correlation matrix of wind speed is derived by discretizing differential equation at each wind turbine using a ﬁnite volume method (FVM). Wind speed at each turbine is acquired by solving the relevant differential equation under given boundary conditions. Finally, the wind speed is converted to wind power production via a practical power curve model. Prediction results showed that the spatial correlation model can accurately characterize the correlations among outputs of wind turbines and reduce the error of short-term wind power prediction.","container-title":"Renewable Energy","DOI":"10.1016/j.renene.2016.09.069","ISSN":"09601481","journalAbbreviation":"Renewable Energy","language":"en","page":"1067-1074","source":"DOI.org (Crossref)","title":"Short-term wind power prediction based on spatial model","volume":"101","author":[{"family":"Ye","given":"Lin"},{"family":"Zhao","given":"Yongning"},{"family":"Zeng","given":"Cheng"},{"family":"Zhang","given":"Cihang"}],"issued":{"date-parts":[["2017",2]]}}}],"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(Mahoney et al., 2012; Wagner et al., 2009; Ye et al., 2017)</w:t>
      </w:r>
      <w:r>
        <w:rPr>
          <w:rFonts w:asciiTheme="minorHAnsi" w:hAnsiTheme="minorHAnsi" w:cstheme="minorHAnsi"/>
          <w:lang w:eastAsia="zh-CN"/>
        </w:rPr>
        <w:fldChar w:fldCharType="end"/>
      </w:r>
      <w:r>
        <w:rPr>
          <w:rFonts w:asciiTheme="minorHAnsi" w:hAnsiTheme="minorHAnsi" w:cstheme="minorHAnsi"/>
          <w:lang w:eastAsia="zh-CN"/>
        </w:rPr>
        <w:t>. The complete pairwise Spearman correlation matrix, including inter-height correlations, is provided in Figure S</w:t>
      </w:r>
      <w:ins w:id="67" w:author="win" w:date="2026-04-14T16:12:00Z">
        <w:r w:rsidR="006F776D">
          <w:rPr>
            <w:rFonts w:asciiTheme="minorHAnsi" w:hAnsiTheme="minorHAnsi" w:cstheme="minorHAnsi"/>
            <w:lang w:eastAsia="zh-CN"/>
          </w:rPr>
          <w:t>2</w:t>
        </w:r>
      </w:ins>
      <w:del w:id="68" w:author="win" w:date="2026-04-14T16:12:00Z">
        <w:r w:rsidDel="006F776D">
          <w:rPr>
            <w:rFonts w:asciiTheme="minorHAnsi" w:hAnsiTheme="minorHAnsi" w:cstheme="minorHAnsi"/>
            <w:lang w:eastAsia="zh-CN"/>
          </w:rPr>
          <w:delText>1</w:delText>
        </w:r>
      </w:del>
      <w:r>
        <w:rPr>
          <w:rFonts w:asciiTheme="minorHAnsi" w:hAnsiTheme="minorHAnsi" w:cstheme="minorHAnsi"/>
          <w:lang w:eastAsia="zh-CN"/>
        </w:rPr>
        <w:t>.</w:t>
      </w:r>
    </w:p>
    <w:p w14:paraId="655EB054" w14:textId="3AECF90A" w:rsidR="000A29B4" w:rsidRDefault="0093274C">
      <w:pPr>
        <w:pStyle w:val="Text"/>
        <w:rPr>
          <w:rFonts w:asciiTheme="minorHAnsi" w:hAnsiTheme="minorHAnsi" w:cstheme="minorHAnsi"/>
          <w:lang w:eastAsia="zh-CN"/>
        </w:rPr>
      </w:pPr>
      <w:r>
        <w:rPr>
          <w:rFonts w:asciiTheme="minorHAnsi" w:hAnsiTheme="minorHAnsi" w:cstheme="minorHAnsi"/>
        </w:rPr>
        <w:t xml:space="preserve">When partitioned by flow regime, this apparent anomaly is resolved. Under free-stream conditions (Figure </w:t>
      </w:r>
      <w:ins w:id="69" w:author="win" w:date="2026-04-14T16:12:00Z">
        <w:r w:rsidR="00C71846">
          <w:rPr>
            <w:rFonts w:asciiTheme="minorHAnsi" w:hAnsiTheme="minorHAnsi" w:cstheme="minorHAnsi"/>
          </w:rPr>
          <w:t>1</w:t>
        </w:r>
      </w:ins>
      <w:del w:id="70" w:author="win" w:date="2026-04-14T16:12:00Z">
        <w:r w:rsidDel="00C71846">
          <w:rPr>
            <w:rFonts w:asciiTheme="minorHAnsi" w:hAnsiTheme="minorHAnsi" w:cstheme="minorHAnsi"/>
          </w:rPr>
          <w:delText>2</w:delText>
        </w:r>
      </w:del>
      <w:r>
        <w:rPr>
          <w:rFonts w:asciiTheme="minorHAnsi" w:hAnsiTheme="minorHAnsi" w:cstheme="minorHAnsi"/>
        </w:rPr>
        <w:t xml:space="preserve">B, red line), correlation increases with height and peaks at 70 m (r </w:t>
      </w:r>
      <w:r>
        <w:rPr>
          <w:rFonts w:asciiTheme="minorHAnsi" w:hAnsiTheme="minorHAnsi" w:cstheme="minorHAnsi" w:hint="eastAsia"/>
        </w:rPr>
        <w:t>≈</w:t>
      </w:r>
      <w:r>
        <w:rPr>
          <w:rFonts w:asciiTheme="minorHAnsi" w:hAnsiTheme="minorHAnsi" w:cstheme="minorHAnsi"/>
        </w:rPr>
        <w:t xml:space="preserve"> 0.83), consistent with expectations based on vertical shear structure. Under wake-influenced</w:t>
      </w:r>
      <w:r>
        <w:rPr>
          <w:rFonts w:asciiTheme="minorHAnsi" w:hAnsiTheme="minorHAnsi" w:cstheme="minorHAnsi" w:hint="eastAsia"/>
          <w:lang w:eastAsia="zh-CN"/>
        </w:rPr>
        <w:t xml:space="preserve"> </w:t>
      </w:r>
      <w:r>
        <w:rPr>
          <w:rFonts w:asciiTheme="minorHAnsi" w:hAnsiTheme="minorHAnsi" w:cstheme="minorHAnsi"/>
        </w:rPr>
        <w:t xml:space="preserve">conditions (Figure </w:t>
      </w:r>
      <w:ins w:id="71" w:author="win" w:date="2026-04-14T16:12:00Z">
        <w:r w:rsidR="00C71846">
          <w:rPr>
            <w:rFonts w:asciiTheme="minorHAnsi" w:hAnsiTheme="minorHAnsi" w:cstheme="minorHAnsi"/>
          </w:rPr>
          <w:t>1</w:t>
        </w:r>
      </w:ins>
      <w:del w:id="72" w:author="win" w:date="2026-04-14T16:12:00Z">
        <w:r w:rsidDel="00C71846">
          <w:rPr>
            <w:rFonts w:asciiTheme="minorHAnsi" w:hAnsiTheme="minorHAnsi" w:cstheme="minorHAnsi"/>
          </w:rPr>
          <w:delText>2</w:delText>
        </w:r>
      </w:del>
      <w:r>
        <w:rPr>
          <w:rFonts w:asciiTheme="minorHAnsi" w:hAnsiTheme="minorHAnsi" w:cstheme="minorHAnsi"/>
        </w:rPr>
        <w:t xml:space="preserve">B, blue line), however, correlation at 70 m decreases substantially (r </w:t>
      </w:r>
      <w:r>
        <w:rPr>
          <w:rFonts w:asciiTheme="minorHAnsi" w:hAnsiTheme="minorHAnsi" w:cstheme="minorHAnsi" w:hint="eastAsia"/>
        </w:rPr>
        <w:t>≈</w:t>
      </w:r>
      <w:r>
        <w:rPr>
          <w:rFonts w:asciiTheme="minorHAnsi" w:hAnsiTheme="minorHAnsi" w:cstheme="minorHAnsi"/>
        </w:rPr>
        <w:t xml:space="preserve"> 0.70), while correlation at 10 m remains high (r </w:t>
      </w:r>
      <w:r>
        <w:rPr>
          <w:rFonts w:asciiTheme="minorHAnsi" w:hAnsiTheme="minorHAnsi" w:cstheme="minorHAnsi" w:hint="eastAsia"/>
        </w:rPr>
        <w:t>≈</w:t>
      </w:r>
      <w:r>
        <w:rPr>
          <w:rFonts w:asciiTheme="minorHAnsi" w:hAnsiTheme="minorHAnsi" w:cstheme="minorHAnsi"/>
        </w:rPr>
        <w:t xml:space="preserve"> 0.78). The higher overall correlation at 10 m therefore arises from degradation of the hub-height signal under wake-influenced conditions</w:t>
      </w:r>
      <w:r>
        <w:rPr>
          <w:rFonts w:asciiTheme="minorHAnsi" w:hAnsiTheme="minorHAnsi" w:cstheme="minorHAnsi" w:hint="eastAsia"/>
          <w:lang w:eastAsia="zh-CN"/>
        </w:rPr>
        <w:t xml:space="preserve"> r</w:t>
      </w:r>
      <w:r>
        <w:rPr>
          <w:rFonts w:asciiTheme="minorHAnsi" w:hAnsiTheme="minorHAnsi" w:cstheme="minorHAnsi"/>
        </w:rPr>
        <w:t>ather than from enhanced predictive power of near-surface wind.</w:t>
      </w:r>
    </w:p>
    <w:p w14:paraId="7C9F769B" w14:textId="7304537A"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This regime-dependent difference is also reflected in the vertical wind profiles (Figure </w:t>
      </w:r>
      <w:ins w:id="73" w:author="win" w:date="2026-04-14T16:12:00Z">
        <w:r w:rsidR="00C71846">
          <w:rPr>
            <w:rFonts w:asciiTheme="minorHAnsi" w:hAnsiTheme="minorHAnsi" w:cstheme="minorHAnsi"/>
            <w:lang w:eastAsia="zh-CN"/>
          </w:rPr>
          <w:t>1</w:t>
        </w:r>
      </w:ins>
      <w:del w:id="74" w:author="win" w:date="2026-04-14T16:12:00Z">
        <w:r w:rsidDel="00C71846">
          <w:rPr>
            <w:rFonts w:asciiTheme="minorHAnsi" w:hAnsiTheme="minorHAnsi" w:cstheme="minorHAnsi"/>
            <w:lang w:eastAsia="zh-CN"/>
          </w:rPr>
          <w:delText>2</w:delText>
        </w:r>
      </w:del>
      <w:r>
        <w:rPr>
          <w:rFonts w:asciiTheme="minorHAnsi" w:hAnsiTheme="minorHAnsi" w:cstheme="minorHAnsi"/>
          <w:lang w:eastAsia="zh-CN"/>
        </w:rPr>
        <w:t xml:space="preserve">C and </w:t>
      </w:r>
      <w:ins w:id="75" w:author="win" w:date="2026-04-14T16:12:00Z">
        <w:r w:rsidR="00C71846">
          <w:rPr>
            <w:rFonts w:asciiTheme="minorHAnsi" w:hAnsiTheme="minorHAnsi" w:cstheme="minorHAnsi"/>
            <w:lang w:eastAsia="zh-CN"/>
          </w:rPr>
          <w:t>1</w:t>
        </w:r>
      </w:ins>
      <w:del w:id="76" w:author="win" w:date="2026-04-14T16:12:00Z">
        <w:r w:rsidDel="00C71846">
          <w:rPr>
            <w:rFonts w:asciiTheme="minorHAnsi" w:hAnsiTheme="minorHAnsi" w:cstheme="minorHAnsi"/>
            <w:lang w:eastAsia="zh-CN"/>
          </w:rPr>
          <w:delText>2</w:delText>
        </w:r>
      </w:del>
      <w:r>
        <w:rPr>
          <w:rFonts w:asciiTheme="minorHAnsi" w:hAnsiTheme="minorHAnsi" w:cstheme="minorHAnsi"/>
          <w:lang w:eastAsia="zh-CN"/>
        </w:rPr>
        <w:t xml:space="preserve">D). Under free-stream conditions, wind speed increases smoothly from the surface to hub height, consistent with a typical shear structure. Under wake-influenced conditions, wind speeds between 30 m and 70 m are reduced and exhibit larger variability compared with free-stream flow. </w:t>
      </w:r>
      <w:ins w:id="77" w:author="win" w:date="2026-04-14T16:06:00Z">
        <w:r w:rsidR="002B713B" w:rsidRPr="002B713B">
          <w:rPr>
            <w:rFonts w:asciiTheme="minorHAnsi" w:hAnsiTheme="minorHAnsi" w:cstheme="minorHAnsi"/>
            <w:lang w:eastAsia="zh-CN"/>
          </w:rPr>
          <w:t xml:space="preserve">These changes reflect turbine-induced momentum extraction and enhanced </w:t>
        </w:r>
        <w:proofErr w:type="spellStart"/>
        <w:r w:rsidR="002B713B" w:rsidRPr="002B713B">
          <w:rPr>
            <w:rFonts w:asciiTheme="minorHAnsi" w:hAnsiTheme="minorHAnsi" w:cstheme="minorHAnsi"/>
            <w:lang w:eastAsia="zh-CN"/>
          </w:rPr>
          <w:t>turbulence</w:t>
        </w:r>
      </w:ins>
      <w:del w:id="78" w:author="win" w:date="2026-04-14T16:06:00Z">
        <w:r w:rsidDel="002B713B">
          <w:rPr>
            <w:rFonts w:asciiTheme="minorHAnsi" w:hAnsiTheme="minorHAnsi" w:cstheme="minorHAnsi"/>
            <w:lang w:eastAsia="zh-CN"/>
          </w:rPr>
          <w:delText>These</w:delText>
        </w:r>
        <w:proofErr w:type="spellEnd"/>
        <w:r w:rsidDel="002B713B">
          <w:rPr>
            <w:rFonts w:asciiTheme="minorHAnsi" w:hAnsiTheme="minorHAnsi" w:cstheme="minorHAnsi"/>
            <w:lang w:eastAsia="zh-CN"/>
          </w:rPr>
          <w:delText xml:space="preserve"> changes indicate that turbine-induced momentum extraction and turbulence alter the hub-height wind signal</w:delText>
        </w:r>
      </w:del>
      <w:r>
        <w:rPr>
          <w:rFonts w:asciiTheme="minorHAnsi" w:hAnsiTheme="minorHAnsi" w:cstheme="minorHAnsi"/>
          <w:lang w:eastAsia="zh-CN"/>
        </w:rPr>
        <w:t xml:space="preserve">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{"citationID":"eNC2L1JJ","properties":{"formattedCitation":"(Barthelmie et al., 2007; Feroz et al., 2020)","plainCitation":"(Barthelmie et al., 2007; Feroz et al., 2020)","noteIndex":0},"citationItems":[{"id":1749,"uris":["http://zotero.org/users/14274501/items/7SBSEFPR"],"itemData":{"id":1749,"type":"article-journal","abstract":"Abstract\n            Understanding of power losses and turbulence increase due to wind turbine wake interactions in large offshore wind farms is crucial to optimizing wind farm design. Power losses and turbulence increase due to wakes are quantified based on observations from Middelgrunden and state‐of‐the‐art models. Observed power losses due solely to wakes are approximately 10% on average. These are relatively high for a single line of wind turbines due in part to the close spacing of the wind farm. The wind farm model Wind Analysis and Application Program (WAsP) is shown to capture wake losses despite operating beyond its specifications for turbine spacing. The paper describes two methods of estimating turbulence intensity: one based on the mean and standard deviation (SD) of wind speed from the nacelle anemometer, the other from mean power output and its SD. Observations from the nacelle anemometer indicate turbulence intensity which is around 9% higher in absolute terms than those derived from the power measurements. For comparison, turbulence intensity is also derived from wind speed and SD from a meteorological mast at the same site prior to wind farm construction. Despite differences in the measurement height and period, overall agreement is better between the turbulence intensity derived from power measurements and the meteorological mast than with those derived from data from the nacelle anemometers. The turbulence in wind farm model indicates turbulence increase of the order 20% in absolute terms for flow directly along the row which is in good agreement with the observations. Copyright © 2007 John Wiley &amp; Sons, Ltd.","container-title":"Wind Energy","DOI":"10.1002/we.238","ISSN":"1095-4244, 1099-1824","issue":"6","journalAbbreviation":"Wind Energy","language":"en","license":"http://onlinelibrary.wiley.com/termsAndConditions#vor","page":"517-528","source":"DOI.org (Crossref)","title":"Modelling and measurements of power losses and turbulence intensity in wind turbine wakes at Middelgrunden offshore wind farm","volume":"10","author":[{"family":"Barthelmie","given":"R. J."},{"family":"Frandsen","given":"S. T."},{"family":"Nielsen","given":"M. N."},{"family":"Pryor","given":"S. C."},{"family":"Rethore","given":"P.‐E."},{"family":"Jørgensen","given":"H. E."}],"issued":{"date-parts":[["2007",11]]}}},{"id":1748,"uris":["http://zotero.org/users/14274501/items/IK6DQM6L"],"itemData":{"id":1748,"type":"article-journal","abstract":"Forecasting skills for a wind farm would significantly degrade if the complex wake effects of the upstream wind farms are excluded, especially when they are spatially close to each other. In this study, the Weather Research and Forecasting (WRF) model has been used to predict wind speed and power for a wind farm in Pakistan in the presence of wake interference from neighboring wind farms for two different seasons. Forecasting is done for two different cases i.e. without and with inter-farm wake effects, and different statistical error parameters were evaluated based on the real observations. A significant reduction in errors was observed in the latter case. For instance, the mean absolute errors in wind speed prediction were reduced by 7.7% and 14% in June (summer) and January (winter) respectively, by the inclusion of inter-farm wake effects. Similarly, an improved forecast of power output was obtained by incorporating the interaction of upstream wind farms i.e. a reduction of 15% and 26% in the normalized mean absolute error in power output values was observed for June and January, respectively. However, the prediction accuracy of power output substantially deteriorated in the winter season.","container-title":"Sustainable Energy Technologies and Assessments","DOI":"10.1016/j.seta.2020.100882","ISSN":"22131388","journalAbbreviation":"Sustainable Energy Technologies and Assessments","language":"en","page":"100882","source":"DOI.org (Crossref)","title":"Wind speed and power forecasting of a utility-scale wind farm with inter-farm wake interference and seasonal variation","volume":"42","author":[{"family":"Feroz","given":"Raja M. Asim"},{"family":"Javed","given":"Adeel"},{"family":"Syed","given":"Abdul Haseeb"},{"family":"Kazmi","given":"Syed Ali Abbas"},{"family":"Uddin","given":"Emad"}],"issued":{"date-parts":[["2020",12]]}}}],"schema":"https://github.com/citation-style-language/schema/raw/master/csl-citation.json"}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w:t>
      </w:r>
      <w:proofErr w:type="spellStart"/>
      <w:r>
        <w:rPr>
          <w:rFonts w:asciiTheme="minorHAnsi" w:hAnsiTheme="minorHAnsi" w:cstheme="minorHAnsi"/>
          <w:lang w:eastAsia="zh-CN"/>
        </w:rPr>
        <w:t>Barthelmie</w:t>
      </w:r>
      <w:proofErr w:type="spellEnd"/>
      <w:r>
        <w:rPr>
          <w:rFonts w:asciiTheme="minorHAnsi" w:hAnsiTheme="minorHAnsi" w:cstheme="minorHAnsi"/>
          <w:lang w:eastAsia="zh-CN"/>
        </w:rPr>
        <w:t xml:space="preserve"> et al., 2007; Feroz et al., 2020)</w:t>
      </w:r>
      <w:r>
        <w:rPr>
          <w:rFonts w:asciiTheme="minorHAnsi" w:hAnsiTheme="minorHAnsi" w:cstheme="minorHAnsi"/>
          <w:lang w:eastAsia="zh-CN"/>
        </w:rPr>
        <w:fldChar w:fldCharType="end"/>
      </w:r>
      <w:r>
        <w:rPr>
          <w:rFonts w:asciiTheme="minorHAnsi" w:hAnsiTheme="minorHAnsi" w:cstheme="minorHAnsi"/>
          <w:lang w:eastAsia="zh-CN"/>
        </w:rPr>
        <w:t xml:space="preserve">. In contrast, the distribution of 10-m wind speed is nearly identical between free-stream and wake-influenced conditions, suggesting that this level </w:t>
      </w:r>
      <w:r w:rsidR="009315BB">
        <w:rPr>
          <w:rFonts w:asciiTheme="minorHAnsi" w:hAnsiTheme="minorHAnsi" w:cstheme="minorHAnsi" w:hint="eastAsia"/>
          <w:lang w:eastAsia="zh-CN"/>
        </w:rPr>
        <w:t>is much less influenced by the</w:t>
      </w:r>
      <w:r w:rsidR="009315BB">
        <w:rPr>
          <w:rFonts w:asciiTheme="minorHAnsi" w:hAnsiTheme="minorHAnsi" w:cstheme="minorHAnsi"/>
          <w:lang w:eastAsia="zh-CN"/>
        </w:rPr>
        <w:t xml:space="preserve"> wake</w:t>
      </w:r>
      <w:r w:rsidR="009315BB">
        <w:rPr>
          <w:rFonts w:asciiTheme="minorHAnsi" w:hAnsiTheme="minorHAnsi" w:cstheme="minorHAnsi" w:hint="eastAsia"/>
          <w:lang w:eastAsia="zh-CN"/>
        </w:rPr>
        <w:t xml:space="preserve"> than the above </w:t>
      </w:r>
      <w:r>
        <w:rPr>
          <w:rFonts w:asciiTheme="minorHAnsi" w:hAnsiTheme="minorHAnsi" w:cstheme="minorHAnsi"/>
          <w:lang w:eastAsia="zh-CN"/>
        </w:rPr>
        <w:t>layer and continues to reflect the background atmospheric inflow.</w:t>
      </w:r>
    </w:p>
    <w:p w14:paraId="73B03CEC" w14:textId="143F1A67"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Collectively, these observations (Figure </w:t>
      </w:r>
      <w:ins w:id="79" w:author="win" w:date="2026-04-14T16:13:00Z">
        <w:r w:rsidR="00C71846">
          <w:rPr>
            <w:rFonts w:asciiTheme="minorHAnsi" w:hAnsiTheme="minorHAnsi" w:cstheme="minorHAnsi"/>
            <w:lang w:eastAsia="zh-CN"/>
          </w:rPr>
          <w:t>1</w:t>
        </w:r>
      </w:ins>
      <w:del w:id="80" w:author="win" w:date="2026-04-14T16:13:00Z">
        <w:r w:rsidDel="00C71846">
          <w:rPr>
            <w:rFonts w:asciiTheme="minorHAnsi" w:hAnsiTheme="minorHAnsi" w:cstheme="minorHAnsi"/>
            <w:lang w:eastAsia="zh-CN"/>
          </w:rPr>
          <w:delText>2</w:delText>
        </w:r>
      </w:del>
      <w:r>
        <w:rPr>
          <w:rFonts w:asciiTheme="minorHAnsi" w:hAnsiTheme="minorHAnsi" w:cstheme="minorHAnsi"/>
          <w:lang w:eastAsia="zh-CN"/>
        </w:rPr>
        <w:t>) demonstrate that the higher correlation at 10 m arises from vertical inhomogeneity of wake propagation, with the 10-m level remaining outside cumulative wake effects and thus more representative of the background atmospheric state.</w:t>
      </w:r>
      <w:r>
        <w:rPr>
          <w:rFonts w:asciiTheme="minorHAnsi" w:hAnsiTheme="minorHAnsi" w:cstheme="minorHAnsi" w:hint="eastAsia"/>
          <w:lang w:eastAsia="zh-CN"/>
        </w:rPr>
        <w:t xml:space="preserve"> </w:t>
      </w:r>
      <w:r>
        <w:rPr>
          <w:rFonts w:asciiTheme="minorHAnsi" w:hAnsiTheme="minorHAnsi" w:cstheme="minorHAnsi"/>
          <w:lang w:eastAsia="zh-CN"/>
        </w:rPr>
        <w:t xml:space="preserve">This observational evidence provides justification for transitioning from single hub-height measurements to a multi-height representation that includes surface-layer measurements, </w:t>
      </w:r>
      <w:r>
        <w:rPr>
          <w:rFonts w:asciiTheme="minorHAnsi" w:hAnsiTheme="minorHAnsi" w:cstheme="minorHAnsi"/>
          <w:lang w:eastAsia="zh-CN"/>
        </w:rPr>
        <w:lastRenderedPageBreak/>
        <w:t xml:space="preserve">consistent with the recognition in rotor-equivalent wind speed studies that vertical profile information is essential for accurate power characterization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{"citationID":"KWCb2eoJ","properties":{"unsorted":true,"formattedCitation":"(Wagner et al., 2009; Sasser et al., 2022)","plainCitation":"(Wagner et al., 2009; Sasser et al., 2022)","noteIndex":0},"citationItems":[{"id":1756,"uris":["http://zotero.org/users/14274501/items/3UCCBBT6"],"itemData":{"id":1756,"type":"article-journal","abstract":"Abstract\n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hub‐height wind speeds between 6 m s\n              −1\n              and 8 m s\n              −1\n              are normalized at 7 m s\n              −1\n              and grouped to a number of mean shear profiles. The energy in the profiles varies considerably for the same hub‐height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account. Electrical power is found to correlate significantly better to the equivalent wind speed than to the single point hub‐height wind speed. Copyright © 2008 John Wiley &amp; Sons, Ltd.","container-title":"Wind Energy","DOI":"10.1002/we.297","ISSN":"1095-4244,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E."}],"issued":{"date-parts":[["2009",5]]}}},{"id":1754,"uris":["http://zotero.org/users/14274501/items/45YLP2JC"],"itemData":{"id":1754,"type":"article-journal","abstract":"To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proﬁles and meteorological characteristics to be able to predict power responses according to physical patterns. The decision tree model was trained for four vertical wind proﬁle classiﬁcations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classiﬁed vertical wind proﬁle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(Wagner et al., 2009; Sasser et al., 2022)</w:t>
      </w:r>
      <w:r>
        <w:rPr>
          <w:rFonts w:asciiTheme="minorHAnsi" w:hAnsiTheme="minorHAnsi" w:cstheme="minorHAnsi"/>
          <w:lang w:eastAsia="zh-CN"/>
        </w:rPr>
        <w:fldChar w:fldCharType="end"/>
      </w:r>
      <w:r>
        <w:rPr>
          <w:rFonts w:asciiTheme="minorHAnsi" w:hAnsiTheme="minorHAnsi" w:cstheme="minorHAnsi"/>
          <w:lang w:eastAsia="zh-CN"/>
        </w:rPr>
        <w:t xml:space="preserve">. However, conventional REWS approaches integrate wind speeds only within the rotor-swept area (typically 30–70 m), neglecting the role of surface-layer observations. </w:t>
      </w:r>
      <w:bookmarkEnd w:id="58"/>
      <w:r>
        <w:rPr>
          <w:rFonts w:asciiTheme="minorHAnsi" w:hAnsiTheme="minorHAnsi" w:cstheme="minorHAnsi"/>
          <w:lang w:eastAsia="zh-CN"/>
        </w:rPr>
        <w:t>These findings motivate the use of an extended profile that incorporates 10-m measurements, recognizing that surface-layer wind can represent farm-scale power variability through vertical atmospheric coupling.</w:t>
      </w:r>
    </w:p>
    <w:p w14:paraId="4B1E2178" w14:textId="77777777" w:rsidR="000A29B4" w:rsidRDefault="0093274C">
      <w:pPr>
        <w:pStyle w:val="Heading-Secondary"/>
        <w:rPr>
          <w:rFonts w:asciiTheme="minorHAnsi" w:hAnsiTheme="minorHAnsi" w:cstheme="minorHAnsi"/>
          <w:lang w:eastAsia="zh-CN"/>
        </w:rPr>
      </w:pPr>
      <w:bookmarkStart w:id="81" w:name="OLE_LINK3"/>
      <w:r>
        <w:rPr>
          <w:rFonts w:asciiTheme="minorHAnsi" w:hAnsiTheme="minorHAnsi" w:cstheme="minorHAnsi" w:hint="eastAsia"/>
          <w:lang w:eastAsia="zh-CN"/>
        </w:rPr>
        <w:t>4</w:t>
      </w:r>
      <w:r>
        <w:rPr>
          <w:rFonts w:asciiTheme="minorHAnsi" w:hAnsiTheme="minorHAnsi" w:cstheme="minorHAnsi"/>
        </w:rPr>
        <w:t>.2. Scale-Dependent Coupling</w:t>
      </w:r>
      <w:r>
        <w:rPr>
          <w:rFonts w:asciiTheme="minorHAnsi" w:hAnsiTheme="minorHAnsi" w:cstheme="minorHAnsi" w:hint="eastAsia"/>
          <w:lang w:eastAsia="zh-CN"/>
        </w:rPr>
        <w:t xml:space="preserve"> </w:t>
      </w:r>
      <w:r>
        <w:rPr>
          <w:rFonts w:asciiTheme="minorHAnsi" w:hAnsiTheme="minorHAnsi" w:cstheme="minorHAnsi"/>
        </w:rPr>
        <w:t>and Vertical Structure Consistency</w:t>
      </w:r>
    </w:p>
    <w:p w14:paraId="5DF6DC9F" w14:textId="1C09ADF6" w:rsidR="000A29B4" w:rsidRDefault="0093274C">
      <w:pPr>
        <w:pStyle w:val="Text"/>
        <w:rPr>
          <w:rFonts w:asciiTheme="minorHAnsi" w:hAnsiTheme="minorHAnsi" w:cstheme="minorHAnsi"/>
          <w:lang w:eastAsia="zh-CN"/>
        </w:rPr>
      </w:pPr>
      <w:del w:id="82" w:author="win" w:date="2026-04-14T16:12:00Z">
        <w:r w:rsidDel="00E81FD6">
          <w:delText xml:space="preserve"> </w:delText>
        </w:r>
      </w:del>
      <w:r>
        <w:rPr>
          <w:rFonts w:asciiTheme="minorHAnsi" w:hAnsiTheme="minorHAnsi" w:cstheme="minorHAnsi"/>
          <w:lang w:eastAsia="zh-CN"/>
        </w:rPr>
        <w:t xml:space="preserve">Section 4.1 showed that 10-m wind speed remains representative of the background atmospheric state under wake-influenced conditions. Whether 10-m wind can also represent farm-scale power variability depends on the time scales at which power responds and on the degree of vertical coherence </w:t>
      </w:r>
      <w:r w:rsidR="00472837" w:rsidRPr="00472837">
        <w:rPr>
          <w:rFonts w:asciiTheme="minorHAnsi" w:hAnsiTheme="minorHAnsi" w:cstheme="minorHAnsi"/>
          <w:lang w:eastAsia="zh-CN"/>
        </w:rPr>
        <w:t xml:space="preserve">(quantified </w:t>
      </w:r>
      <w:r w:rsidR="00472837">
        <w:rPr>
          <w:rFonts w:asciiTheme="minorHAnsi" w:hAnsiTheme="minorHAnsi" w:cstheme="minorHAnsi"/>
          <w:lang w:eastAsia="zh-CN"/>
        </w:rPr>
        <w:t>as the Spearman correlation</w:t>
      </w:r>
      <w:r w:rsidR="00472837" w:rsidRPr="00472837">
        <w:rPr>
          <w:rFonts w:asciiTheme="minorHAnsi" w:hAnsiTheme="minorHAnsi" w:cstheme="minorHAnsi"/>
          <w:lang w:eastAsia="zh-CN"/>
        </w:rPr>
        <w:t>)</w:t>
      </w:r>
      <w:r w:rsidR="00472837">
        <w:rPr>
          <w:rFonts w:asciiTheme="minorHAnsi" w:hAnsiTheme="minorHAnsi" w:cstheme="minorHAnsi"/>
          <w:lang w:eastAsia="zh-CN"/>
        </w:rPr>
        <w:t xml:space="preserve"> </w:t>
      </w:r>
      <w:r>
        <w:rPr>
          <w:rFonts w:asciiTheme="minorHAnsi" w:hAnsiTheme="minorHAnsi" w:cstheme="minorHAnsi"/>
          <w:lang w:eastAsia="zh-CN"/>
        </w:rPr>
        <w:t>across heights. If farm-scale power is dominated by variability at time scales where 10-m and rotor-layer winds evolve coherently, then surface-layer wind may capture the relevant atmospheric signal.</w:t>
      </w:r>
    </w:p>
    <w:p w14:paraId="1734FA29" w14:textId="7E084CB8"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Scale-resolved variance analysis (Figure </w:t>
      </w:r>
      <w:ins w:id="83" w:author="win" w:date="2026-04-14T16:27:00Z">
        <w:r w:rsidR="00BD0065">
          <w:rPr>
            <w:rFonts w:asciiTheme="minorHAnsi" w:hAnsiTheme="minorHAnsi" w:cstheme="minorHAnsi"/>
            <w:lang w:eastAsia="zh-CN"/>
          </w:rPr>
          <w:t>2</w:t>
        </w:r>
      </w:ins>
      <w:del w:id="84" w:author="win" w:date="2026-04-14T16:27:00Z">
        <w:r w:rsidDel="00BD0065">
          <w:rPr>
            <w:rFonts w:asciiTheme="minorHAnsi" w:hAnsiTheme="minorHAnsi" w:cstheme="minorHAnsi"/>
            <w:lang w:eastAsia="zh-CN"/>
          </w:rPr>
          <w:delText>3</w:delText>
        </w:r>
      </w:del>
      <w:r>
        <w:rPr>
          <w:rFonts w:asciiTheme="minorHAnsi" w:hAnsiTheme="minorHAnsi" w:cstheme="minorHAnsi"/>
          <w:lang w:eastAsia="zh-CN"/>
        </w:rPr>
        <w:t xml:space="preserve">A) distinguishes </w:t>
      </w:r>
      <w:r w:rsidR="000526A1" w:rsidRPr="000526A1">
        <w:rPr>
          <w:rFonts w:asciiTheme="minorHAnsi" w:hAnsiTheme="minorHAnsi" w:cstheme="minorHAnsi"/>
          <w:lang w:eastAsia="zh-CN"/>
        </w:rPr>
        <w:t xml:space="preserve">sub-daily </w:t>
      </w:r>
      <w:r>
        <w:rPr>
          <w:rFonts w:asciiTheme="minorHAnsi" w:hAnsiTheme="minorHAnsi" w:cstheme="minorHAnsi"/>
          <w:lang w:eastAsia="zh-CN"/>
        </w:rPr>
        <w:t xml:space="preserve">wake-related variability from </w:t>
      </w:r>
      <w:r w:rsidR="000526A1" w:rsidRPr="000526A1">
        <w:rPr>
          <w:rFonts w:asciiTheme="minorHAnsi" w:hAnsiTheme="minorHAnsi" w:cstheme="minorHAnsi"/>
          <w:lang w:eastAsia="zh-CN"/>
        </w:rPr>
        <w:t>synoptic-scale</w:t>
      </w:r>
      <w:r w:rsidR="000526A1">
        <w:rPr>
          <w:rFonts w:asciiTheme="minorHAnsi" w:hAnsiTheme="minorHAnsi" w:cstheme="minorHAnsi"/>
          <w:lang w:eastAsia="zh-CN"/>
        </w:rPr>
        <w:t xml:space="preserve"> </w:t>
      </w:r>
      <w:r>
        <w:rPr>
          <w:rFonts w:asciiTheme="minorHAnsi" w:hAnsiTheme="minorHAnsi" w:cstheme="minorHAnsi"/>
          <w:lang w:eastAsia="zh-CN"/>
        </w:rPr>
        <w:t xml:space="preserve">atmospheric variability. At </w:t>
      </w:r>
      <w:r w:rsidR="003166A2">
        <w:rPr>
          <w:rFonts w:asciiTheme="minorHAnsi" w:hAnsiTheme="minorHAnsi" w:cstheme="minorHAnsi"/>
          <w:lang w:eastAsia="zh-CN"/>
        </w:rPr>
        <w:t xml:space="preserve">sub-daily </w:t>
      </w:r>
      <w:r>
        <w:rPr>
          <w:rFonts w:asciiTheme="minorHAnsi" w:hAnsiTheme="minorHAnsi" w:cstheme="minorHAnsi"/>
          <w:lang w:eastAsia="zh-CN"/>
        </w:rPr>
        <w:t>periods</w:t>
      </w:r>
      <w:r w:rsidR="003166A2">
        <w:rPr>
          <w:rFonts w:asciiTheme="minorHAnsi" w:hAnsiTheme="minorHAnsi" w:cstheme="minorHAnsi"/>
          <w:lang w:eastAsia="zh-CN"/>
        </w:rPr>
        <w:t>,</w:t>
      </w:r>
      <w:r>
        <w:rPr>
          <w:rFonts w:asciiTheme="minorHAnsi" w:hAnsiTheme="minorHAnsi" w:cstheme="minorHAnsi"/>
          <w:lang w:eastAsia="zh-CN"/>
        </w:rPr>
        <w:t xml:space="preserve"> wind-speed variance at 70 m is </w:t>
      </w:r>
      <w:r w:rsidR="002715F4" w:rsidRPr="002715F4">
        <w:rPr>
          <w:rFonts w:asciiTheme="minorHAnsi" w:hAnsiTheme="minorHAnsi" w:cstheme="minorHAnsi"/>
          <w:lang w:eastAsia="zh-CN"/>
        </w:rPr>
        <w:t>notably</w:t>
      </w:r>
      <w:r w:rsidR="002715F4">
        <w:rPr>
          <w:rFonts w:asciiTheme="minorHAnsi" w:hAnsiTheme="minorHAnsi" w:cstheme="minorHAnsi"/>
          <w:lang w:eastAsia="zh-CN"/>
        </w:rPr>
        <w:t xml:space="preserve"> </w:t>
      </w:r>
      <w:r>
        <w:rPr>
          <w:rFonts w:asciiTheme="minorHAnsi" w:hAnsiTheme="minorHAnsi" w:cstheme="minorHAnsi"/>
          <w:lang w:eastAsia="zh-CN"/>
        </w:rPr>
        <w:t xml:space="preserve">higher under wake-influenced conditions than under free-stream conditions, reflecting additional variability introduced by turbine interactions. In contrast, </w:t>
      </w:r>
      <w:r w:rsidR="000526A1">
        <w:rPr>
          <w:rFonts w:asciiTheme="minorHAnsi" w:hAnsiTheme="minorHAnsi" w:cstheme="minorHAnsi"/>
          <w:lang w:eastAsia="zh-CN"/>
        </w:rPr>
        <w:t>at synoptic and longer periods</w:t>
      </w:r>
      <w:r>
        <w:rPr>
          <w:rFonts w:asciiTheme="minorHAnsi" w:hAnsiTheme="minorHAnsi" w:cstheme="minorHAnsi"/>
          <w:lang w:eastAsia="zh-CN"/>
        </w:rPr>
        <w:t>, variance levels at 10 m and 70 m become nearly indistinguishable under both free-stream and wake-influenced conditions. This behavior indicates that low-frequency variability is governed primarily by large-scale atmospheric forcing, which exerts a relatively uniform influence across the vertical column</w:t>
      </w:r>
      <w:ins w:id="85" w:author="win" w:date="2026-04-14T16:26:00Z">
        <w:r w:rsidR="005A7C39">
          <w:rPr>
            <w:rFonts w:asciiTheme="minorHAnsi" w:hAnsiTheme="minorHAnsi" w:cstheme="minorHAnsi"/>
            <w:lang w:eastAsia="zh-CN"/>
          </w:rPr>
          <w:t xml:space="preserve"> </w:t>
        </w:r>
        <w:r w:rsidR="005A7C39" w:rsidRPr="005A7C39">
          <w:rPr>
            <w:rFonts w:asciiTheme="minorHAnsi" w:hAnsiTheme="minorHAnsi" w:cstheme="minorHAnsi"/>
            <w:lang w:eastAsia="zh-CN"/>
          </w:rPr>
          <w:t>(see Text S1 for a discussion of limitations at the longest periods)</w:t>
        </w:r>
      </w:ins>
      <w:r>
        <w:rPr>
          <w:rFonts w:asciiTheme="minorHAnsi" w:hAnsiTheme="minorHAnsi" w:cstheme="minorHAnsi"/>
          <w:lang w:eastAsia="zh-CN"/>
        </w:rPr>
        <w:t>.</w:t>
      </w:r>
      <w:del w:id="86" w:author="win" w:date="2026-04-14T16:26:00Z">
        <w:r w:rsidDel="005A7C39">
          <w:rPr>
            <w:rFonts w:asciiTheme="minorHAnsi" w:hAnsiTheme="minorHAnsi" w:cstheme="minorHAnsi"/>
            <w:lang w:eastAsia="zh-CN"/>
          </w:rPr>
          <w:delText xml:space="preserve"> The convergence at longer periods suggests that low-frequency variability is increasingly associated with large-scale atmospheric processes, although features at the longest periods should be interpreted with caution, as they are constrained by the limited record length and involve only a small number of low-frequency cycles.</w:delText>
        </w:r>
      </w:del>
    </w:p>
    <w:p w14:paraId="18532E81" w14:textId="1A1F491C"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Vertical coherence analysis (Figure </w:t>
      </w:r>
      <w:ins w:id="87" w:author="win" w:date="2026-04-14T16:28:00Z">
        <w:r w:rsidR="00BD0065">
          <w:rPr>
            <w:rFonts w:asciiTheme="minorHAnsi" w:hAnsiTheme="minorHAnsi" w:cstheme="minorHAnsi"/>
            <w:lang w:eastAsia="zh-CN"/>
          </w:rPr>
          <w:t>2</w:t>
        </w:r>
      </w:ins>
      <w:del w:id="88" w:author="win" w:date="2026-04-14T16:28:00Z">
        <w:r w:rsidDel="00BD0065">
          <w:rPr>
            <w:rFonts w:asciiTheme="minorHAnsi" w:hAnsiTheme="minorHAnsi" w:cstheme="minorHAnsi"/>
            <w:lang w:eastAsia="zh-CN"/>
          </w:rPr>
          <w:delText>3</w:delText>
        </w:r>
      </w:del>
      <w:r>
        <w:rPr>
          <w:rFonts w:asciiTheme="minorHAnsi" w:hAnsiTheme="minorHAnsi" w:cstheme="minorHAnsi"/>
          <w:lang w:eastAsia="zh-CN"/>
        </w:rPr>
        <w:t xml:space="preserve">B, upper panels) further supports this separation. At short time scales, coherence between 10 m and 70 m wind speeds is reduced under wake-influenced conditions. With increasing averaging period, coherence increases steadily and approaches similar values under both regimes at synoptic time scales. </w:t>
      </w:r>
      <w:ins w:id="89" w:author="win" w:date="2026-04-14T17:16:00Z">
        <w:r w:rsidR="00406D48" w:rsidRPr="00406D48">
          <w:rPr>
            <w:rFonts w:asciiTheme="minorHAnsi" w:hAnsiTheme="minorHAnsi" w:cstheme="minorHAnsi"/>
            <w:lang w:eastAsia="zh-CN"/>
          </w:rPr>
          <w:t>The correlation with power output (Figure 2B, lower panels) shows a consistent pattern: weak at hourly scales but increasing substantially toward one t</w:t>
        </w:r>
        <w:r w:rsidR="00406D48">
          <w:rPr>
            <w:rFonts w:asciiTheme="minorHAnsi" w:hAnsiTheme="minorHAnsi" w:cstheme="minorHAnsi"/>
            <w:lang w:eastAsia="zh-CN"/>
          </w:rPr>
          <w:t>o three days under both regimes</w:t>
        </w:r>
      </w:ins>
      <w:del w:id="90" w:author="win" w:date="2026-04-14T17:16:00Z">
        <w:r w:rsidDel="00406D48">
          <w:rPr>
            <w:rFonts w:asciiTheme="minorHAnsi" w:hAnsiTheme="minorHAnsi" w:cstheme="minorHAnsi"/>
            <w:lang w:eastAsia="zh-CN"/>
          </w:rPr>
          <w:delText xml:space="preserve">The correlation with power output (Figure </w:delText>
        </w:r>
      </w:del>
      <w:del w:id="91" w:author="win" w:date="2026-04-14T16:28:00Z">
        <w:r w:rsidDel="00BD0065">
          <w:rPr>
            <w:rFonts w:asciiTheme="minorHAnsi" w:hAnsiTheme="minorHAnsi" w:cstheme="minorHAnsi"/>
            <w:lang w:eastAsia="zh-CN"/>
          </w:rPr>
          <w:delText>3</w:delText>
        </w:r>
      </w:del>
      <w:del w:id="92" w:author="win" w:date="2026-04-14T17:16:00Z">
        <w:r w:rsidDel="00406D48">
          <w:rPr>
            <w:rFonts w:asciiTheme="minorHAnsi" w:hAnsiTheme="minorHAnsi" w:cstheme="minorHAnsi"/>
            <w:lang w:eastAsia="zh-CN"/>
          </w:rPr>
          <w:delText>B, lower panels) shows a consistent pattern. At hourly scales, correlations between wind speed and total power remain weak. As the averaging period increases toward one to three days, correlations increase substantially under both free-stream and wake-influenced conditions</w:delText>
        </w:r>
      </w:del>
      <w:r>
        <w:rPr>
          <w:rFonts w:asciiTheme="minorHAnsi" w:hAnsiTheme="minorHAnsi" w:cstheme="minorHAnsi"/>
          <w:lang w:eastAsia="zh-CN"/>
        </w:rPr>
        <w:t>. These results indicate that farm-scale power variability is primarily associated with synoptic-scale atmospheric forcing rather than short-scale wake-driven fluctuations.</w:t>
      </w:r>
    </w:p>
    <w:p w14:paraId="0E98DA18" w14:textId="655AEF3F"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The large vertical separation between 10 m and the rotor-swept layer raises the question of whether the vertical structure remains coherent across regimes. EOF analysis provides this insight. The first EOF mode explains more than 93% of total vertical variance in all cases (Figure </w:t>
      </w:r>
      <w:ins w:id="93" w:author="win" w:date="2026-04-14T16:28:00Z">
        <w:r w:rsidR="00BD0065">
          <w:rPr>
            <w:rFonts w:asciiTheme="minorHAnsi" w:hAnsiTheme="minorHAnsi" w:cstheme="minorHAnsi"/>
            <w:lang w:eastAsia="zh-CN"/>
          </w:rPr>
          <w:t>2</w:t>
        </w:r>
      </w:ins>
      <w:del w:id="94" w:author="win" w:date="2026-04-14T16:28:00Z">
        <w:r w:rsidDel="00BD0065">
          <w:rPr>
            <w:rFonts w:asciiTheme="minorHAnsi" w:hAnsiTheme="minorHAnsi" w:cstheme="minorHAnsi"/>
            <w:lang w:eastAsia="zh-CN"/>
          </w:rPr>
          <w:delText>3</w:delText>
        </w:r>
      </w:del>
      <w:r>
        <w:rPr>
          <w:rFonts w:asciiTheme="minorHAnsi" w:hAnsiTheme="minorHAnsi" w:cstheme="minorHAnsi"/>
          <w:lang w:eastAsia="zh-CN"/>
        </w:rPr>
        <w:t>C), with nearly identical contributions under free-stream (93.2%) and wake-influenced (93.5%) conditions. The spatial pattern of this dominant mode remains nearly unchanged between regimes, indicating that wake effects modify the mean wind profile but exert limited influence on the primary mode of temporal variability. Under synoptic-scale forcing, the vertical wind profile evolves as a coherent structure governed by a single dominant mode in both free-stream and wake-influenced</w:t>
      </w:r>
      <w:ins w:id="95" w:author="win" w:date="2026-04-14T17:14:00Z">
        <w:r w:rsidR="006C06A7">
          <w:rPr>
            <w:rFonts w:asciiTheme="minorHAnsi" w:hAnsiTheme="minorHAnsi" w:cstheme="minorHAnsi"/>
            <w:lang w:eastAsia="zh-CN"/>
          </w:rPr>
          <w:t xml:space="preserve"> conditions</w:t>
        </w:r>
      </w:ins>
      <w:del w:id="96" w:author="win" w:date="2026-04-14T16:29:00Z">
        <w:r w:rsidDel="00BD0065">
          <w:rPr>
            <w:rFonts w:asciiTheme="minorHAnsi" w:hAnsiTheme="minorHAnsi" w:cstheme="minorHAnsi"/>
            <w:lang w:eastAsia="zh-CN"/>
          </w:rPr>
          <w:delText xml:space="preserve"> conditions</w:delText>
        </w:r>
      </w:del>
      <w:r>
        <w:rPr>
          <w:rFonts w:asciiTheme="minorHAnsi" w:hAnsiTheme="minorHAnsi" w:cstheme="minorHAnsi"/>
          <w:lang w:eastAsia="zh-CN"/>
        </w:rPr>
        <w:t>.</w:t>
      </w:r>
    </w:p>
    <w:p w14:paraId="18F38F0E" w14:textId="07A25335" w:rsidR="000A29B4" w:rsidRDefault="00406D48">
      <w:pPr>
        <w:pStyle w:val="Text"/>
        <w:rPr>
          <w:rFonts w:asciiTheme="minorHAnsi" w:hAnsiTheme="minorHAnsi" w:cstheme="minorHAnsi"/>
          <w:lang w:eastAsia="zh-CN"/>
        </w:rPr>
      </w:pPr>
      <w:ins w:id="97" w:author="win" w:date="2026-04-14T17:17:00Z">
        <w:r w:rsidRPr="00406D48">
          <w:rPr>
            <w:rFonts w:asciiTheme="minorHAnsi" w:hAnsiTheme="minorHAnsi" w:cstheme="minorHAnsi"/>
            <w:lang w:eastAsia="zh-CN"/>
          </w:rPr>
          <w:lastRenderedPageBreak/>
          <w:t>The ability of surface-layer wind to scale profile intensity is examined through its regression with PC1 amplitude.</w:t>
        </w:r>
        <w:r>
          <w:rPr>
            <w:rFonts w:asciiTheme="minorHAnsi" w:hAnsiTheme="minorHAnsi" w:cstheme="minorHAnsi"/>
            <w:lang w:eastAsia="zh-CN"/>
          </w:rPr>
          <w:t xml:space="preserve"> </w:t>
        </w:r>
      </w:ins>
      <w:del w:id="98" w:author="win" w:date="2026-04-14T17:17:00Z">
        <w:r w:rsidR="0093274C" w:rsidDel="00406D48">
          <w:rPr>
            <w:rFonts w:asciiTheme="minorHAnsi" w:hAnsiTheme="minorHAnsi" w:cstheme="minorHAnsi"/>
            <w:lang w:eastAsia="zh-CN"/>
          </w:rPr>
          <w:delText xml:space="preserve">The ability of surface-layer wind speed to scale profile intensity (quantified as the amplitude of the first EOF mode) is examined through its relationship with the first principal component amplitude. </w:delText>
        </w:r>
      </w:del>
      <w:r w:rsidR="0093274C">
        <w:rPr>
          <w:rFonts w:asciiTheme="minorHAnsi" w:hAnsiTheme="minorHAnsi" w:cstheme="minorHAnsi"/>
          <w:lang w:eastAsia="zh-CN"/>
        </w:rPr>
        <w:t xml:space="preserve">Strong linear correlations are observed between 10-m wind speed and PC1, with nearly identical regression slopes under free-stream and wake-influenced conditions (0.65 and 0.66; Figure </w:t>
      </w:r>
      <w:ins w:id="99" w:author="win" w:date="2026-04-14T16:29:00Z">
        <w:r w:rsidR="00BD0065">
          <w:rPr>
            <w:rFonts w:asciiTheme="minorHAnsi" w:hAnsiTheme="minorHAnsi" w:cstheme="minorHAnsi"/>
            <w:lang w:eastAsia="zh-CN"/>
          </w:rPr>
          <w:t>2</w:t>
        </w:r>
      </w:ins>
      <w:del w:id="100" w:author="win" w:date="2026-04-14T16:29:00Z">
        <w:r w:rsidR="0093274C" w:rsidDel="00BD0065">
          <w:rPr>
            <w:rFonts w:asciiTheme="minorHAnsi" w:hAnsiTheme="minorHAnsi" w:cstheme="minorHAnsi"/>
            <w:lang w:eastAsia="zh-CN"/>
          </w:rPr>
          <w:delText>3</w:delText>
        </w:r>
      </w:del>
      <w:r w:rsidR="0093274C">
        <w:rPr>
          <w:rFonts w:asciiTheme="minorHAnsi" w:hAnsiTheme="minorHAnsi" w:cstheme="minorHAnsi"/>
          <w:lang w:eastAsia="zh-CN"/>
        </w:rPr>
        <w:t>D). In contrast, the regression slope between 70-m wind speed and PC1 differs more substantially between regimes (0.54 to 0.62), indicating that wake effects alter the scaling capability of hub-height wind. The relationship between 10-m wind speed and column-integrated variability remains stable across regimes, even under wake-influenced conditions.</w:t>
      </w:r>
    </w:p>
    <w:p w14:paraId="52C3D8BD" w14:textId="52C97910"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Taken together, these results show that farm-scale power variability is controlled primarily by synoptic-scale atmospheric forcing. </w:t>
      </w:r>
      <w:del w:id="101" w:author="win" w:date="2026-04-14T17:17:00Z">
        <w:r w:rsidDel="00FD0ACA">
          <w:rPr>
            <w:rFonts w:asciiTheme="minorHAnsi" w:hAnsiTheme="minorHAnsi" w:cstheme="minorHAnsi"/>
            <w:lang w:eastAsia="zh-CN"/>
          </w:rPr>
          <w:delText xml:space="preserve">At these scales, wind speeds across the vertical column are strongly coupled and governed by a stable structural mode. </w:delText>
        </w:r>
      </w:del>
      <w:r>
        <w:rPr>
          <w:rFonts w:asciiTheme="minorHAnsi" w:hAnsiTheme="minorHAnsi" w:cstheme="minorHAnsi"/>
          <w:lang w:eastAsia="zh-CN"/>
        </w:rPr>
        <w:t>Because 10-m wind speed varies coherently with this dominant mode and exhibits consistent scaling behavior across regimes, surface-layer observations can represent the atmospheric state that drives farm-scale power variability. These findings provide the physical basis for extending vertical wind representation beyond the rotor-swept layer.</w:t>
      </w:r>
      <w:del w:id="102" w:author="win" w:date="2026-04-14T17:17:00Z">
        <w:r w:rsidDel="00FD0ACA">
          <w:rPr>
            <w:rFonts w:asciiTheme="minorHAnsi" w:hAnsiTheme="minorHAnsi" w:cstheme="minorHAnsi"/>
            <w:lang w:eastAsia="zh-CN"/>
          </w:rPr>
          <w:delText xml:space="preserve"> </w:delText>
        </w:r>
      </w:del>
    </w:p>
    <w:bookmarkEnd w:id="81"/>
    <w:p w14:paraId="3E5E9D88" w14:textId="77777777" w:rsidR="000A29B4" w:rsidRDefault="0093274C">
      <w:pPr>
        <w:pStyle w:val="Heading-Secondary"/>
        <w:rPr>
          <w:rFonts w:asciiTheme="minorHAnsi" w:hAnsiTheme="minorHAnsi" w:cstheme="minorHAnsi"/>
        </w:rPr>
      </w:pPr>
      <w:r>
        <w:rPr>
          <w:rFonts w:asciiTheme="minorHAnsi" w:hAnsiTheme="minorHAnsi" w:cstheme="minorHAnsi" w:hint="eastAsia"/>
          <w:lang w:eastAsia="zh-CN"/>
        </w:rPr>
        <w:t>4</w:t>
      </w:r>
      <w:r>
        <w:rPr>
          <w:rFonts w:asciiTheme="minorHAnsi" w:hAnsiTheme="minorHAnsi" w:cstheme="minorHAnsi"/>
        </w:rPr>
        <w:t>.3. Evaluation of the Extended Profile Representation</w:t>
      </w:r>
      <w:r>
        <w:rPr>
          <w:rFonts w:asciiTheme="minorHAnsi" w:hAnsiTheme="minorHAnsi" w:cstheme="minorHAnsi" w:hint="eastAsia"/>
          <w:lang w:eastAsia="zh-CN"/>
        </w:rPr>
        <w:t xml:space="preserve"> </w:t>
      </w:r>
      <w:r>
        <w:rPr>
          <w:rFonts w:asciiTheme="minorHAnsi" w:hAnsiTheme="minorHAnsi" w:cstheme="minorHAnsi"/>
        </w:rPr>
        <w:t>via Power Reconstruction</w:t>
      </w:r>
    </w:p>
    <w:p w14:paraId="4ECE4033" w14:textId="39D9C313"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Sections 4.1 and 4.2 established the physical basis for extending vertical wind representation beyond the rotor-swept layer. </w:t>
      </w:r>
      <w:r w:rsidR="008F2F03" w:rsidRPr="008F2F03">
        <w:rPr>
          <w:rFonts w:asciiTheme="minorHAnsi" w:hAnsiTheme="minorHAnsi" w:cstheme="minorHAnsi"/>
          <w:lang w:eastAsia="zh-CN"/>
        </w:rPr>
        <w:t xml:space="preserve">To test whether this representation improves farm-scale power prediction, a </w:t>
      </w:r>
      <w:proofErr w:type="spellStart"/>
      <w:r w:rsidR="008F2F03" w:rsidRPr="008F2F03">
        <w:rPr>
          <w:rFonts w:asciiTheme="minorHAnsi" w:hAnsiTheme="minorHAnsi" w:cstheme="minorHAnsi"/>
          <w:lang w:eastAsia="zh-CN"/>
        </w:rPr>
        <w:t>LightGBM</w:t>
      </w:r>
      <w:proofErr w:type="spellEnd"/>
      <w:r w:rsidR="008F2F03" w:rsidRPr="008F2F03">
        <w:rPr>
          <w:rFonts w:asciiTheme="minorHAnsi" w:hAnsiTheme="minorHAnsi" w:cstheme="minorHAnsi"/>
          <w:lang w:eastAsia="zh-CN"/>
        </w:rPr>
        <w:t xml:space="preserve"> model is used to reconstruct total power from the three input configurations (HH, S</w:t>
      </w:r>
      <w:r w:rsidR="008F2F03">
        <w:rPr>
          <w:rFonts w:asciiTheme="minorHAnsi" w:hAnsiTheme="minorHAnsi" w:cstheme="minorHAnsi"/>
          <w:lang w:eastAsia="zh-CN"/>
        </w:rPr>
        <w:t>R, ER) described in Section 2.3</w:t>
      </w:r>
      <w:r>
        <w:rPr>
          <w:rFonts w:asciiTheme="minorHAnsi" w:hAnsiTheme="minorHAnsi" w:cstheme="minorHAnsi"/>
          <w:lang w:eastAsia="zh-CN"/>
        </w:rPr>
        <w:t>.</w:t>
      </w:r>
    </w:p>
    <w:p w14:paraId="5981BD8A" w14:textId="75F7BFDD"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Figure </w:t>
      </w:r>
      <w:ins w:id="103" w:author="win" w:date="2026-04-14T16:35:00Z">
        <w:r w:rsidR="00F133FD">
          <w:rPr>
            <w:rFonts w:asciiTheme="minorHAnsi" w:hAnsiTheme="minorHAnsi" w:cstheme="minorHAnsi"/>
            <w:lang w:eastAsia="zh-CN"/>
          </w:rPr>
          <w:t>3</w:t>
        </w:r>
      </w:ins>
      <w:del w:id="104" w:author="win" w:date="2026-04-14T16:35:00Z">
        <w:r w:rsidDel="00F133FD">
          <w:rPr>
            <w:rFonts w:asciiTheme="minorHAnsi" w:hAnsiTheme="minorHAnsi" w:cstheme="minorHAnsi"/>
            <w:lang w:eastAsia="zh-CN"/>
          </w:rPr>
          <w:delText>4</w:delText>
        </w:r>
      </w:del>
      <w:r>
        <w:rPr>
          <w:rFonts w:asciiTheme="minorHAnsi" w:hAnsiTheme="minorHAnsi" w:cstheme="minorHAnsi"/>
          <w:lang w:eastAsia="zh-CN"/>
        </w:rPr>
        <w:t xml:space="preserve">A shows that reconstruction accuracy improves systematically from HH (R² = 0.61) to SR (R² = 0.64) and further to ER (R² = 0.72). Including surface-layer wind therefore yields a clear improvement over models using only rotor-layer measurements. </w:t>
      </w:r>
      <w:del w:id="105" w:author="win" w:date="2026-04-14T16:40:00Z">
        <w:r w:rsidDel="009A7A24">
          <w:rPr>
            <w:rFonts w:asciiTheme="minorHAnsi" w:hAnsiTheme="minorHAnsi" w:cstheme="minorHAnsi"/>
            <w:lang w:eastAsia="zh-CN"/>
          </w:rPr>
          <w:delText>This result is consistent with Section 4.2, where 10-m wind speed was shown to scale the dominant vertical mode governing synoptic-scale variability.</w:delText>
        </w:r>
        <w:r w:rsidDel="009A7A24">
          <w:delText xml:space="preserve"> </w:delText>
        </w:r>
      </w:del>
      <w:r>
        <w:rPr>
          <w:rFonts w:asciiTheme="minorHAnsi" w:hAnsiTheme="minorHAnsi" w:cstheme="minorHAnsi"/>
          <w:lang w:eastAsia="zh-CN"/>
        </w:rPr>
        <w:t xml:space="preserve">To assess robustness across flow regimes, the test dataset is partitioned into free-stream and wake-influenced conditions. Figure </w:t>
      </w:r>
      <w:ins w:id="106" w:author="win" w:date="2026-04-14T16:35:00Z">
        <w:r w:rsidR="00F133FD">
          <w:rPr>
            <w:rFonts w:asciiTheme="minorHAnsi" w:hAnsiTheme="minorHAnsi" w:cstheme="minorHAnsi"/>
            <w:lang w:eastAsia="zh-CN"/>
          </w:rPr>
          <w:t>3</w:t>
        </w:r>
      </w:ins>
      <w:del w:id="107" w:author="win" w:date="2026-04-14T16:35:00Z">
        <w:r w:rsidDel="00F133FD">
          <w:rPr>
            <w:rFonts w:asciiTheme="minorHAnsi" w:hAnsiTheme="minorHAnsi" w:cstheme="minorHAnsi"/>
            <w:lang w:eastAsia="zh-CN"/>
          </w:rPr>
          <w:delText>4</w:delText>
        </w:r>
      </w:del>
      <w:r>
        <w:rPr>
          <w:rFonts w:asciiTheme="minorHAnsi" w:hAnsiTheme="minorHAnsi" w:cstheme="minorHAnsi"/>
          <w:lang w:eastAsia="zh-CN"/>
        </w:rPr>
        <w:t xml:space="preserve">B presents regime-dependent reconstruction performance using models trained on the full dataset. Under free-stream conditions, accuracy increases from HH (R² = 0.65) to SR (R² = 0.72) and further to ER (R² = 0.80). Under wake-influenced conditions, overall performance decreases, but the relative ordering remains consistent. HH drops to R² = 0.44 and SR to 0.53, whereas ER maintains substantially higher skill with R² = 0.71. </w:t>
      </w:r>
      <w:ins w:id="108" w:author="win" w:date="2026-04-14T16:43:00Z">
        <w:r w:rsidR="00A7025C" w:rsidRPr="00A7025C">
          <w:rPr>
            <w:rFonts w:asciiTheme="minorHAnsi" w:hAnsiTheme="minorHAnsi" w:cstheme="minorHAnsi"/>
            <w:lang w:eastAsia="zh-CN"/>
          </w:rPr>
          <w:t>This pattern indicates that surface-layer wind compensates for the degraded rotor-layer signal under wake-influenced conditions.</w:t>
        </w:r>
      </w:ins>
      <w:del w:id="109" w:author="win" w:date="2026-04-14T16:43:00Z">
        <w:r w:rsidDel="00A7025C">
          <w:rPr>
            <w:rFonts w:asciiTheme="minorHAnsi" w:hAnsiTheme="minorHAnsi" w:cstheme="minorHAnsi"/>
            <w:lang w:eastAsia="zh-CN"/>
          </w:rPr>
          <w:delText>This pattern indicates that when rotor-layer wind signals are degraded under wake-influenced conditions, including surface-layer wind information improves representation of the background atmospheric state that governs farm-scale power variability.</w:delText>
        </w:r>
      </w:del>
    </w:p>
    <w:p w14:paraId="61514F3E" w14:textId="638E750E" w:rsidR="000A29B4" w:rsidRDefault="0093274C">
      <w:pPr>
        <w:pStyle w:val="Text"/>
        <w:rPr>
          <w:rFonts w:asciiTheme="minorHAnsi" w:hAnsiTheme="minorHAnsi" w:cstheme="minorHAnsi"/>
          <w:lang w:eastAsia="zh-CN"/>
        </w:rPr>
      </w:pPr>
      <w:r>
        <w:rPr>
          <w:rFonts w:asciiTheme="minorHAnsi" w:hAnsiTheme="minorHAnsi" w:cstheme="minorHAnsi"/>
          <w:lang w:eastAsia="zh-CN"/>
        </w:rPr>
        <w:t>To assess whether the relative importance of input variables is consistent with the physical mechanisms identified in Sections 4.1 and 4.2, separate models are trained for free-stream and wake-influenced conditions, and SHAP</w:t>
      </w:r>
      <w:r>
        <w:rPr>
          <w:rFonts w:asciiTheme="minorHAnsi" w:hAnsiTheme="minorHAnsi" w:cstheme="minorHAnsi" w:hint="eastAsia"/>
          <w:lang w:eastAsia="zh-CN"/>
        </w:rPr>
        <w:t xml:space="preserve"> </w:t>
      </w:r>
      <w:r>
        <w:rPr>
          <w:rFonts w:asciiTheme="minorHAnsi" w:hAnsiTheme="minorHAnsi" w:cstheme="minorHAnsi"/>
          <w:lang w:eastAsia="zh-CN"/>
        </w:rPr>
        <w:t xml:space="preserve">is </w:t>
      </w:r>
      <w:r>
        <w:rPr>
          <w:rFonts w:asciiTheme="minorHAnsi" w:hAnsiTheme="minorHAnsi" w:cstheme="minorHAnsi" w:hint="eastAsia"/>
          <w:lang w:eastAsia="zh-CN"/>
        </w:rPr>
        <w:t>a</w:t>
      </w:r>
      <w:r>
        <w:rPr>
          <w:rFonts w:asciiTheme="minorHAnsi" w:hAnsiTheme="minorHAnsi" w:cstheme="minorHAnsi"/>
          <w:lang w:eastAsia="zh-CN"/>
        </w:rPr>
        <w:t xml:space="preserve">pplied to the corresponding test sets. Figure </w:t>
      </w:r>
      <w:ins w:id="110" w:author="win" w:date="2026-04-14T16:35:00Z">
        <w:r w:rsidR="00F133FD">
          <w:rPr>
            <w:rFonts w:asciiTheme="minorHAnsi" w:hAnsiTheme="minorHAnsi" w:cstheme="minorHAnsi"/>
            <w:lang w:eastAsia="zh-CN"/>
          </w:rPr>
          <w:t>3</w:t>
        </w:r>
      </w:ins>
      <w:del w:id="111" w:author="win" w:date="2026-04-14T16:35:00Z">
        <w:r w:rsidDel="00F133FD">
          <w:rPr>
            <w:rFonts w:asciiTheme="minorHAnsi" w:hAnsiTheme="minorHAnsi" w:cstheme="minorHAnsi"/>
            <w:lang w:eastAsia="zh-CN"/>
          </w:rPr>
          <w:delText>4</w:delText>
        </w:r>
      </w:del>
      <w:r>
        <w:rPr>
          <w:rFonts w:asciiTheme="minorHAnsi" w:hAnsiTheme="minorHAnsi" w:cstheme="minorHAnsi"/>
          <w:lang w:eastAsia="zh-CN"/>
        </w:rPr>
        <w:t>C reveals clear regime-dependent feature behavior.</w:t>
      </w:r>
      <w:r>
        <w:t xml:space="preserve"> </w:t>
      </w:r>
      <w:r>
        <w:rPr>
          <w:rFonts w:asciiTheme="minorHAnsi" w:hAnsiTheme="minorHAnsi" w:cstheme="minorHAnsi"/>
          <w:lang w:eastAsia="zh-CN"/>
        </w:rPr>
        <w:t>Under free-stream conditions, 10-m wind speed exhibits the largest SHAP contribution, followed closely by 70-m wind speed. Wind speeds at 30 m and 50 m contribute less and show similar magnitudes, indicating partial redundancy within the rotor-swept layer</w:t>
      </w:r>
      <w:r w:rsidRPr="00B95DC4">
        <w:rPr>
          <w:rFonts w:asciiTheme="minorHAnsi" w:hAnsiTheme="minorHAnsi" w:cstheme="minorHAnsi"/>
          <w:lang w:eastAsia="zh-CN"/>
          <w:rPrChange w:id="112" w:author="win" w:date="2026-04-14T16:46:00Z">
            <w:rPr>
              <w:rFonts w:asciiTheme="minorHAnsi" w:hAnsiTheme="minorHAnsi" w:cstheme="minorHAnsi"/>
              <w:lang w:eastAsia="zh-CN"/>
            </w:rPr>
          </w:rPrChange>
        </w:rPr>
        <w:t>. This pattern suggests that while hub-height wind remains important, the contrast between surface-layer and hub-height wind speeds plays a central role in characterizing vertical profile intensity under free-stream conditions, consistent with the vertical coupling results in Section 4.2.</w:t>
      </w:r>
      <w:r w:rsidRPr="00B95DC4">
        <w:rPr>
          <w:rFonts w:asciiTheme="minorHAnsi" w:hAnsiTheme="minorHAnsi" w:cstheme="minorHAnsi" w:hint="eastAsia"/>
          <w:lang w:eastAsia="zh-CN"/>
          <w:rPrChange w:id="113" w:author="win" w:date="2026-04-14T16:46:00Z">
            <w:rPr>
              <w:rFonts w:asciiTheme="minorHAnsi" w:hAnsiTheme="minorHAnsi" w:cstheme="minorHAnsi" w:hint="eastAsia"/>
              <w:lang w:eastAsia="zh-CN"/>
            </w:rPr>
          </w:rPrChange>
        </w:rPr>
        <w:t xml:space="preserve"> </w:t>
      </w:r>
      <w:r>
        <w:rPr>
          <w:rFonts w:asciiTheme="minorHAnsi" w:hAnsiTheme="minorHAnsi" w:cstheme="minorHAnsi"/>
          <w:lang w:eastAsia="zh-CN"/>
        </w:rPr>
        <w:t xml:space="preserve">Under wake-influenced conditions, feature importance shifts markedly. The contribution of 10-m wind speed increases further and </w:t>
      </w:r>
      <w:r>
        <w:rPr>
          <w:rFonts w:asciiTheme="minorHAnsi" w:hAnsiTheme="minorHAnsi" w:cstheme="minorHAnsi"/>
          <w:lang w:eastAsia="zh-CN"/>
        </w:rPr>
        <w:lastRenderedPageBreak/>
        <w:t xml:space="preserve">becomes dominant, whereas the contribution of 70-m wind speed decreases. Wind speeds within the rotor-swept layer show reduced influence relative to the surface layer. </w:t>
      </w:r>
      <w:ins w:id="114" w:author="win" w:date="2026-04-14T16:46:00Z">
        <w:r w:rsidR="00B95DC4" w:rsidRPr="00B95DC4">
          <w:rPr>
            <w:rFonts w:asciiTheme="minorHAnsi" w:hAnsiTheme="minorHAnsi" w:cstheme="minorHAnsi"/>
            <w:lang w:eastAsia="zh-CN"/>
          </w:rPr>
          <w:t>This shift is consistent with the findings in Sections 4.1 and 4.2.</w:t>
        </w:r>
      </w:ins>
      <w:del w:id="115" w:author="win" w:date="2026-04-14T16:46:00Z">
        <w:r w:rsidDel="00B95DC4">
          <w:rPr>
            <w:rFonts w:asciiTheme="minorHAnsi" w:hAnsiTheme="minorHAnsi" w:cstheme="minorHAnsi"/>
            <w:lang w:eastAsia="zh-CN"/>
          </w:rPr>
          <w:delText xml:space="preserve">This shift aligns with the regime-dependent degradation of hub-height correlation identified in Section 4.1 and with the stable scaling relationship between 10-m wind speed and the dominant vertical mode shown in Section 4.2. </w:delText>
        </w:r>
      </w:del>
      <w:del w:id="116" w:author="win" w:date="2026-04-14T16:45:00Z">
        <w:r w:rsidDel="00B95DC4">
          <w:rPr>
            <w:rFonts w:asciiTheme="minorHAnsi" w:hAnsiTheme="minorHAnsi" w:cstheme="minorHAnsi"/>
            <w:lang w:eastAsia="zh-CN"/>
          </w:rPr>
          <w:delText>In this regime, surface-layer wind better represents the large-scale atmospheric forcing that governs farm-scale power variability.</w:delText>
        </w:r>
      </w:del>
    </w:p>
    <w:p w14:paraId="0759DDE3" w14:textId="458945F4"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In addition to wind speed, 10-m temperature ranks among the most influential predictors under both regimes, consistent with the density dependence of wind power generation. </w:t>
      </w:r>
      <w:ins w:id="117" w:author="win" w:date="2026-04-14T16:47:00Z">
        <w:r w:rsidR="00FA5E01" w:rsidRPr="00FA5E01">
          <w:rPr>
            <w:rFonts w:asciiTheme="minorHAnsi" w:hAnsiTheme="minorHAnsi" w:cstheme="minorHAnsi"/>
            <w:lang w:eastAsia="zh-CN"/>
          </w:rPr>
          <w:t>SHAP-derived feature importance aligns with the physically established relationships above, supporting its interpretability in diagnosing model behavior</w:t>
        </w:r>
        <w:r w:rsidR="00FA5E01">
          <w:rPr>
            <w:rFonts w:asciiTheme="minorHAnsi" w:hAnsiTheme="minorHAnsi" w:cstheme="minorHAnsi"/>
            <w:lang w:eastAsia="zh-CN"/>
          </w:rPr>
          <w:t xml:space="preserve"> </w:t>
        </w:r>
      </w:ins>
      <w:del w:id="118" w:author="win" w:date="2026-04-14T16:47:00Z">
        <w:r w:rsidDel="00FA5E01">
          <w:rPr>
            <w:rFonts w:asciiTheme="minorHAnsi" w:hAnsiTheme="minorHAnsi" w:cstheme="minorHAnsi"/>
            <w:lang w:eastAsia="zh-CN"/>
          </w:rPr>
          <w:delText xml:space="preserve">The agreement between SHAP-derived feature importance and the physically established relationships identified earlier supports the interpretability of SHAP in diagnosing model behavior </w:delText>
        </w:r>
      </w:del>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{"citationID":"iJUDgR0A","properties":{"formattedCitation":"(Liao et al., 2024)","plainCitation":"(Liao et al., 2024)","noteIndex":0},"citationItems":[{"id":1827,"uris":["http://zotero.org/users/14274501/items/89TP87SW"],"itemData":{"id":1827,"type":"article-journal","abstract":"Advanced artificial intelligence (AI) models typically achieve high accuracy in wind power forecasting, but their internal mechanisms lack interpretability, which undermines user confidence in forecast value and strategy execution. To this end, this paper aims to investigate the interpretability of AI models, which is crucial but usually overlooked in wind power forecasting. Specifically, four model-agnostic explainable artificial intelligence (XAI) techniques (i.e., Shapley additive explanations, permutation feature importance, partial dependence plot, and local interpretable model-agnostic explanations) are tailored to provide global and instance interpretability for AI models in wind power forecasting. Then, several metrics are proposed to evaluate the trustworthiness of interpretations provided by XAI techniques. Simulation results demonstrate that the proposed XAI techniques can not only identify important features from wind power datasets, but also enable the understanding of the contribution of each feature to the forecast power output for a specific sample. Furthermore, the proposed evaluation metrics aid users in comprehensively assessing the trustworthiness of XAI techniques in wind power forecasting, enabling them to judiciously select suitable XAI techniques for their AI models.","container-title":"Applied Energy","DOI":"10.1016/j.apenergy.2024.124273","ISSN":"03062619","journalAbbreviation":"Applied Energy","language":"en","page":"124273","source":"DOI.org (Crossref)","title":"Can we trust explainable artificial intelligence in wind power forecasting?","volume":"376","author":[{"family":"Liao","given":"Wenlong"},{"family":"Fang","given":"Jiannong"},{"family":"Ye","given":"Lin"},{"family":"Bak-Jensen","given":"Birgitte"},{"family":"Yang","given":"Zhe"},{"family":"Porte-Agel","given":"Fernando"}],"issued":{"date-parts":[["2024",12]]}}}],"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(Liao et al., 2024)</w:t>
      </w:r>
      <w:r>
        <w:rPr>
          <w:rFonts w:asciiTheme="minorHAnsi" w:hAnsiTheme="minorHAnsi" w:cstheme="minorHAnsi"/>
          <w:lang w:eastAsia="zh-CN"/>
        </w:rPr>
        <w:fldChar w:fldCharType="end"/>
      </w:r>
      <w:r>
        <w:rPr>
          <w:rFonts w:asciiTheme="minorHAnsi" w:hAnsiTheme="minorHAnsi" w:cstheme="minorHAnsi"/>
          <w:lang w:eastAsia="zh-CN"/>
        </w:rPr>
        <w:t>. Taken together, these results indicate that the performance gains associated with Extended REWS arise from physically meaningful atmospheric information rather than statistical artifacts, thereby supporting the validity of extending vertical wind representation beyond the rotor-swept layer.</w:t>
      </w:r>
    </w:p>
    <w:p w14:paraId="1DA1F135" w14:textId="77777777" w:rsidR="000A29B4" w:rsidRDefault="0093274C">
      <w:pPr>
        <w:pStyle w:val="Heading-Secondary"/>
        <w:rPr>
          <w:rFonts w:asciiTheme="minorHAnsi" w:hAnsiTheme="minorHAnsi" w:cstheme="minorHAnsi"/>
        </w:rPr>
      </w:pPr>
      <w:r>
        <w:rPr>
          <w:rFonts w:asciiTheme="minorHAnsi" w:hAnsiTheme="minorHAnsi" w:cstheme="minorHAnsi" w:hint="eastAsia"/>
          <w:lang w:eastAsia="zh-CN"/>
        </w:rPr>
        <w:t>4.</w:t>
      </w:r>
      <w:r>
        <w:rPr>
          <w:rFonts w:asciiTheme="minorHAnsi" w:hAnsiTheme="minorHAnsi" w:cstheme="minorHAnsi"/>
        </w:rPr>
        <w:t>4. Operational Implications: Wind-Direction-Aware Strategy</w:t>
      </w:r>
    </w:p>
    <w:p w14:paraId="68AF4A61" w14:textId="0E91CEDF" w:rsidR="000A29B4" w:rsidRDefault="0093274C">
      <w:pPr>
        <w:pStyle w:val="Text"/>
        <w:rPr>
          <w:rFonts w:asciiTheme="minorHAnsi" w:hAnsiTheme="minorHAnsi" w:cstheme="minorHAnsi"/>
          <w:lang w:eastAsia="zh-CN"/>
        </w:rPr>
      </w:pPr>
      <w:del w:id="119" w:author="win" w:date="2026-04-14T16:51:00Z">
        <w:r w:rsidDel="0095482A">
          <w:rPr>
            <w:rFonts w:asciiTheme="minorHAnsi" w:hAnsiTheme="minorHAnsi" w:cstheme="minorHAnsi"/>
            <w:lang w:eastAsia="zh-CN"/>
          </w:rPr>
          <w:delText>Section 4.3 demonstrated that extending vertical wind representation improves power reconstruction when observational data are used as inputs. In operational forecasting, however, meteorological in</w:delText>
        </w:r>
        <w:r w:rsidR="008472D3" w:rsidDel="0095482A">
          <w:rPr>
            <w:rFonts w:asciiTheme="minorHAnsi" w:hAnsiTheme="minorHAnsi" w:cstheme="minorHAnsi"/>
            <w:lang w:eastAsia="zh-CN"/>
          </w:rPr>
          <w:delText xml:space="preserve">puts are provided by </w:delText>
        </w:r>
        <w:r w:rsidR="000A1EF5" w:rsidRPr="000A1EF5" w:rsidDel="0095482A">
          <w:rPr>
            <w:rFonts w:asciiTheme="minorHAnsi" w:hAnsiTheme="minorHAnsi" w:cstheme="minorHAnsi"/>
            <w:lang w:eastAsia="zh-CN"/>
          </w:rPr>
          <w:delText>NWP systems</w:delText>
        </w:r>
        <w:r w:rsidDel="0095482A">
          <w:rPr>
            <w:rFonts w:asciiTheme="minorHAnsi" w:hAnsiTheme="minorHAnsi" w:cstheme="minorHAnsi"/>
            <w:lang w:eastAsia="zh-CN"/>
          </w:rPr>
          <w:delText>, and their reliability varies across flow conditions. The regime-dependent feature behavior identified in Sections 4.1–4.3 suggests that a fixed set of input variables may not be optimal under all inflow regimes.</w:delText>
        </w:r>
      </w:del>
      <w:ins w:id="120" w:author="win" w:date="2026-04-14T16:51:00Z">
        <w:r w:rsidR="0095482A" w:rsidRPr="0095482A">
          <w:rPr>
            <w:rFonts w:asciiTheme="minorHAnsi" w:hAnsiTheme="minorHAnsi" w:cstheme="minorHAnsi"/>
            <w:lang w:eastAsia="zh-CN"/>
          </w:rPr>
          <w:t>Section 4.3 demonstrated that extended vertical wind representation improves power reconstruction. In operational forecasting, however, NWP-provided inputs vary in reliability across flow conditions, suggesting that a fixed input set may not be optimal under all inflow regimes.</w:t>
        </w:r>
      </w:ins>
    </w:p>
    <w:p w14:paraId="27C55A0F" w14:textId="7995F89D" w:rsidR="000A29B4" w:rsidRDefault="0093274C">
      <w:pPr>
        <w:pStyle w:val="Text"/>
        <w:rPr>
          <w:rFonts w:asciiTheme="minorHAnsi" w:hAnsiTheme="minorHAnsi" w:cstheme="minorHAnsi"/>
          <w:lang w:eastAsia="zh-CN"/>
        </w:rPr>
      </w:pPr>
      <w:r>
        <w:rPr>
          <w:rFonts w:asciiTheme="minorHAnsi" w:hAnsiTheme="minorHAnsi" w:cstheme="minorHAnsi"/>
          <w:lang w:eastAsia="zh-CN"/>
        </w:rPr>
        <w:t>To reflect this regime-dependent behavior, a WDA forecasting strategy is implemented for day-ahead prediction. Forecasts are partitioned into free-stream, wake-influenced, and transitional sectors based on 70-m wind direc</w:t>
      </w:r>
      <w:r w:rsidR="008472D3">
        <w:rPr>
          <w:rFonts w:asciiTheme="minorHAnsi" w:hAnsiTheme="minorHAnsi" w:cstheme="minorHAnsi"/>
          <w:lang w:eastAsia="zh-CN"/>
        </w:rPr>
        <w:t>tion predicted by WRF</w:t>
      </w:r>
      <w:r>
        <w:rPr>
          <w:rFonts w:asciiTheme="minorHAnsi" w:hAnsiTheme="minorHAnsi" w:cstheme="minorHAnsi"/>
          <w:lang w:eastAsia="zh-CN"/>
        </w:rPr>
        <w:t>. During forecasting, the sector is determined using the predicted wind direction, and the corresponding sector-specific model is applied.</w:t>
      </w:r>
      <w:del w:id="121" w:author="win" w:date="2026-04-14T16:52:00Z">
        <w:r w:rsidDel="00A47A61">
          <w:rPr>
            <w:rFonts w:asciiTheme="minorHAnsi" w:hAnsiTheme="minorHAnsi" w:cstheme="minorHAnsi"/>
            <w:lang w:eastAsia="zh-CN"/>
          </w:rPr>
          <w:delText xml:space="preserve"> Although wind direction forecasts are subject to uncertainty, this strategy remains effective in practice.</w:delText>
        </w:r>
      </w:del>
    </w:p>
    <w:p w14:paraId="591CBDBA" w14:textId="6BD24173" w:rsidR="000A29B4" w:rsidRDefault="00CD59BD">
      <w:pPr>
        <w:pStyle w:val="Text"/>
        <w:rPr>
          <w:rFonts w:asciiTheme="minorHAnsi" w:hAnsiTheme="minorHAnsi" w:cstheme="minorHAnsi"/>
          <w:lang w:eastAsia="zh-CN"/>
        </w:rPr>
      </w:pPr>
      <w:ins w:id="122" w:author="win" w:date="2026-04-14T16:55:00Z">
        <w:r w:rsidRPr="00CD59BD">
          <w:rPr>
            <w:rFonts w:asciiTheme="minorHAnsi" w:hAnsiTheme="minorHAnsi" w:cstheme="minorHAnsi"/>
            <w:lang w:eastAsia="zh-CN"/>
          </w:rPr>
          <w:t>Figures 4A and 4C present EC-WRF and GFS-WRF day-ahead for</w:t>
        </w:r>
        <w:r>
          <w:rPr>
            <w:rFonts w:asciiTheme="minorHAnsi" w:hAnsiTheme="minorHAnsi" w:cstheme="minorHAnsi"/>
            <w:lang w:eastAsia="zh-CN"/>
          </w:rPr>
          <w:t>ecast performance, respectively</w:t>
        </w:r>
      </w:ins>
      <w:del w:id="123" w:author="win" w:date="2026-04-14T16:55:00Z">
        <w:r w:rsidR="0093274C" w:rsidDel="00CD59BD">
          <w:rPr>
            <w:rFonts w:asciiTheme="minorHAnsi" w:hAnsiTheme="minorHAnsi" w:cstheme="minorHAnsi"/>
            <w:lang w:eastAsia="zh-CN"/>
          </w:rPr>
          <w:delText xml:space="preserve">Figure </w:delText>
        </w:r>
      </w:del>
      <w:del w:id="124" w:author="win" w:date="2026-04-14T16:35:00Z">
        <w:r w:rsidR="0093274C" w:rsidDel="00F133FD">
          <w:rPr>
            <w:rFonts w:asciiTheme="minorHAnsi" w:hAnsiTheme="minorHAnsi" w:cstheme="minorHAnsi"/>
            <w:lang w:eastAsia="zh-CN"/>
          </w:rPr>
          <w:delText>5</w:delText>
        </w:r>
      </w:del>
      <w:del w:id="125" w:author="win" w:date="2026-04-14T16:55:00Z">
        <w:r w:rsidR="0093274C" w:rsidDel="00CD59BD">
          <w:rPr>
            <w:rFonts w:asciiTheme="minorHAnsi" w:hAnsiTheme="minorHAnsi" w:cstheme="minorHAnsi"/>
            <w:lang w:eastAsia="zh-CN"/>
          </w:rPr>
          <w:delText xml:space="preserve">A and </w:delText>
        </w:r>
      </w:del>
      <w:del w:id="126" w:author="win" w:date="2026-04-14T16:35:00Z">
        <w:r w:rsidR="0093274C" w:rsidDel="00F133FD">
          <w:rPr>
            <w:rFonts w:asciiTheme="minorHAnsi" w:hAnsiTheme="minorHAnsi" w:cstheme="minorHAnsi"/>
            <w:lang w:eastAsia="zh-CN"/>
          </w:rPr>
          <w:delText>5</w:delText>
        </w:r>
      </w:del>
      <w:del w:id="127" w:author="win" w:date="2026-04-14T16:55:00Z">
        <w:r w:rsidR="0093274C" w:rsidDel="00CD59BD">
          <w:rPr>
            <w:rFonts w:asciiTheme="minorHAnsi" w:hAnsiTheme="minorHAnsi" w:cstheme="minorHAnsi"/>
            <w:lang w:eastAsia="zh-CN"/>
          </w:rPr>
          <w:delText>C present day-ahead forecast performance using EC-WRF and GFS-WRF inputs, respectively</w:delText>
        </w:r>
      </w:del>
      <w:r w:rsidR="0093274C">
        <w:rPr>
          <w:rFonts w:asciiTheme="minorHAnsi" w:hAnsiTheme="minorHAnsi" w:cstheme="minorHAnsi"/>
          <w:lang w:eastAsia="zh-CN"/>
        </w:rPr>
        <w:t xml:space="preserve">. For EC-WRF-driven forecasts, WDA achieves R² = 0.37 and RMSE = 32.12 MW, compared with R² = 0.28 (RMSE = 34.31 MW) for HH, R² = 0.32 (RMSE = 33.42 MW) for SR, and R² = 0.35 (RMSE = 32.78 MW) for ER. Similar improvements are observed for GFS-WRF-driven forecasts, where R² increases from 0.24 for HH to 0.35 for WDA, with SR and ER yielding intermediate performance. </w:t>
      </w:r>
      <w:r w:rsidR="00CC7039" w:rsidRPr="00CC7039">
        <w:rPr>
          <w:rFonts w:asciiTheme="minorHAnsi" w:hAnsiTheme="minorHAnsi" w:cstheme="minorHAnsi"/>
          <w:lang w:eastAsia="zh-CN"/>
        </w:rPr>
        <w:t>By adopting sector-specific input configurations informed by SHAP analysis—using three wind speed levels for free-stream and wake-influenced sectors while retaining all four levels for transitional sectors—WDA reduces redundant and wake-contaminated predictors and outperforms ER.</w:t>
      </w:r>
    </w:p>
    <w:p w14:paraId="35F2EDC4" w14:textId="2F04DE84"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Regime-resolved results (Figure </w:t>
      </w:r>
      <w:ins w:id="128" w:author="win" w:date="2026-04-14T16:35:00Z">
        <w:r w:rsidR="00F133FD">
          <w:rPr>
            <w:rFonts w:asciiTheme="minorHAnsi" w:hAnsiTheme="minorHAnsi" w:cstheme="minorHAnsi"/>
            <w:lang w:eastAsia="zh-CN"/>
          </w:rPr>
          <w:t>4</w:t>
        </w:r>
      </w:ins>
      <w:del w:id="129" w:author="win" w:date="2026-04-14T16:35:00Z">
        <w:r w:rsidDel="00F133FD">
          <w:rPr>
            <w:rFonts w:asciiTheme="minorHAnsi" w:hAnsiTheme="minorHAnsi" w:cstheme="minorHAnsi"/>
            <w:lang w:eastAsia="zh-CN"/>
          </w:rPr>
          <w:delText>5</w:delText>
        </w:r>
      </w:del>
      <w:r>
        <w:rPr>
          <w:rFonts w:asciiTheme="minorHAnsi" w:hAnsiTheme="minorHAnsi" w:cstheme="minorHAnsi"/>
          <w:lang w:eastAsia="zh-CN"/>
        </w:rPr>
        <w:t xml:space="preserve">B and </w:t>
      </w:r>
      <w:ins w:id="130" w:author="win" w:date="2026-04-14T16:35:00Z">
        <w:r w:rsidR="00F133FD">
          <w:rPr>
            <w:rFonts w:asciiTheme="minorHAnsi" w:hAnsiTheme="minorHAnsi" w:cstheme="minorHAnsi"/>
            <w:lang w:eastAsia="zh-CN"/>
          </w:rPr>
          <w:t>4</w:t>
        </w:r>
      </w:ins>
      <w:del w:id="131" w:author="win" w:date="2026-04-14T16:35:00Z">
        <w:r w:rsidDel="00F133FD">
          <w:rPr>
            <w:rFonts w:asciiTheme="minorHAnsi" w:hAnsiTheme="minorHAnsi" w:cstheme="minorHAnsi"/>
            <w:lang w:eastAsia="zh-CN"/>
          </w:rPr>
          <w:delText>5</w:delText>
        </w:r>
      </w:del>
      <w:r>
        <w:rPr>
          <w:rFonts w:asciiTheme="minorHAnsi" w:hAnsiTheme="minorHAnsi" w:cstheme="minorHAnsi"/>
          <w:lang w:eastAsia="zh-CN"/>
        </w:rPr>
        <w:t xml:space="preserve">D) clarify the source of improvement. Under wake-influenced conditions, the correlation between predicted and observed power increases from 0.59 (HH) to 0.66 (WDA) for EC-WRF-driven forecasts and from 0.59 to 0.63 for GFS-WRF-driven forecasts. In contrast, differences among configurations are relatively small under free-stream conditions. </w:t>
      </w:r>
      <w:ins w:id="132" w:author="win" w:date="2026-04-14T16:56:00Z">
        <w:r w:rsidR="00BD594B" w:rsidRPr="00BD594B">
          <w:rPr>
            <w:rFonts w:asciiTheme="minorHAnsi" w:hAnsiTheme="minorHAnsi" w:cstheme="minorHAnsi"/>
            <w:lang w:eastAsia="zh-CN"/>
          </w:rPr>
          <w:t>This is consistent with earlier findings on wake-relate</w:t>
        </w:r>
        <w:r w:rsidR="00BD594B">
          <w:rPr>
            <w:rFonts w:asciiTheme="minorHAnsi" w:hAnsiTheme="minorHAnsi" w:cstheme="minorHAnsi"/>
            <w:lang w:eastAsia="zh-CN"/>
          </w:rPr>
          <w:t>d hub-height signal degradation</w:t>
        </w:r>
      </w:ins>
      <w:del w:id="133" w:author="win" w:date="2026-04-14T16:56:00Z">
        <w:r w:rsidDel="00BD594B">
          <w:rPr>
            <w:rFonts w:asciiTheme="minorHAnsi" w:hAnsiTheme="minorHAnsi" w:cstheme="minorHAnsi"/>
            <w:lang w:eastAsia="zh-CN"/>
          </w:rPr>
          <w:delText>This pattern is consistent with earlier findings that hub-height wind is more susceptible to wake-related degradation, whereas surface-layer wind maintains a more stable relationship with the background atmospheric state</w:delText>
        </w:r>
      </w:del>
      <w:r>
        <w:rPr>
          <w:rFonts w:asciiTheme="minorHAnsi" w:hAnsiTheme="minorHAnsi" w:cstheme="minorHAnsi"/>
          <w:lang w:eastAsia="zh-CN"/>
        </w:rPr>
        <w:t xml:space="preserve">. Allowing input usage to vary with flow regime therefore yields the largest benefit under wake-influenced conditions. These results demonstrate that the physical understanding of scale-dependent vertical coupling can be translated into a simple operational strategy. </w:t>
      </w:r>
      <w:del w:id="134" w:author="win" w:date="2026-04-14T16:58:00Z">
        <w:r w:rsidDel="00A81E91">
          <w:rPr>
            <w:rFonts w:asciiTheme="minorHAnsi" w:hAnsiTheme="minorHAnsi" w:cstheme="minorHAnsi"/>
            <w:lang w:eastAsia="zh-CN"/>
          </w:rPr>
          <w:delText xml:space="preserve">Rather than relying on a fixed vertical representation, forecasting systems may benefit from adapting input usage according to inflow regime. </w:delText>
        </w:r>
      </w:del>
      <w:r>
        <w:rPr>
          <w:rFonts w:asciiTheme="minorHAnsi" w:hAnsiTheme="minorHAnsi" w:cstheme="minorHAnsi"/>
          <w:lang w:eastAsia="zh-CN"/>
        </w:rPr>
        <w:t xml:space="preserve">This approach complements recent efforts to account for wake effects in wind power post-processing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{"citationID":"tAVBgrg3","properties":{"formattedCitation":"(Romero-Barrera et al., 2026)","plainCitation":"(Romero-Barrera et al., 2026)","noteIndex":0},"citationItems":[{"id":2052,"uris":["http://zotero.org/users/14274501/items/ENGBUWPD"],"itemData":{"id":2052,"type":"article-journal","abstract":"This work presents a robust hybrid framework for short-term wind power forecasting, validated on the GECAMA wind farm in Spain, which comprises 69 turbines and has a nominal capacity exceeding 300 MW. The proposed approach combines three established physics-based wake models (Jensen, Bastankhah, Larsen) with five deep learning methods, further enhanced by input preprocessing via variational mode decomposition. Hourly energy production is forecasted using wind data from ECMWF, AROME, and ICON EU meteorological databases. Including wake models as input features helps reduce bias from meteorological signals by accounting for available wind turbines and physical effects, such as wake interactions and terrain. Adding previous forecast errors as features further boosts short-term accuracy. The hybrid models achieve error reductions of 40%–50% for one-hour-ahead forecasts, tapering to 1%–10% by 24 h. With variational mode decomposition (VMD), improvements reach 74%–77% for 3–6 h horizons and about 8% at 36 h. Across all horizons, VMD-enhanced models consistently outperform both standard hybrids and pure physical models. These results show that integrating wake modeling, deep learning, and advanced preprocessing is a practical way to improve wind power forecasts and support reliable electricity market decisions.","container-title":"Energy Conversion and Management","DOI":"10.1016/j.enconman.2025.120738","ISSN":"01968904","journalAbbreviation":"Energy Conversion and Management","language":"en","page":"120738","source":"DOI.org (Crossref)","title":"Short-term wind power forecasting integrating wake effect modeling with variational mode decomposition enhanced deep learning architectures","volume":"348","author":[{"family":"Romero-Barrera","given":"Antonio J."},{"family":"Sipols","given":"Ana E."},{"family":"Paricio-Garcia","given":"Alvaro"},{"family":"Lopez-Carmona","given":"Miguel A."}],"issued":{"date-parts":[["2026",1]]}}}],"schema":"https://github.com/citation-style-language/schema/raw/master/csl-citation.json"}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(Romero-Barrera et al., 2026)</w:t>
      </w:r>
      <w:r>
        <w:rPr>
          <w:rFonts w:asciiTheme="minorHAnsi" w:hAnsiTheme="minorHAnsi" w:cstheme="minorHAnsi"/>
          <w:lang w:eastAsia="zh-CN"/>
        </w:rPr>
        <w:fldChar w:fldCharType="end"/>
      </w:r>
      <w:r>
        <w:rPr>
          <w:rFonts w:asciiTheme="minorHAnsi" w:hAnsiTheme="minorHAnsi" w:cstheme="minorHAnsi"/>
          <w:lang w:eastAsia="zh-CN"/>
        </w:rPr>
        <w:t>.</w:t>
      </w:r>
    </w:p>
    <w:p w14:paraId="43984F58" w14:textId="0B1CE484" w:rsidR="000A29B4" w:rsidRDefault="0093274C">
      <w:pPr>
        <w:pStyle w:val="Text"/>
        <w:rPr>
          <w:rFonts w:asciiTheme="minorHAnsi" w:hAnsiTheme="minorHAnsi" w:cstheme="minorHAnsi"/>
          <w:lang w:eastAsia="zh-CN"/>
        </w:rPr>
      </w:pPr>
      <w:r>
        <w:rPr>
          <w:rFonts w:asciiTheme="minorHAnsi" w:hAnsiTheme="minorHAnsi" w:cstheme="minorHAnsi"/>
          <w:lang w:eastAsia="zh-CN"/>
        </w:rPr>
        <w:lastRenderedPageBreak/>
        <w:t xml:space="preserve">Several limitations should be noted. First, the analysis is based on a single wind farm in flat terrain, where vertical coupling between surface and rotor layers is relatively strong. The applicability of this strategy to complex terrain requires further multi-site evaluation. </w:t>
      </w:r>
      <w:del w:id="135" w:author="win" w:date="2026-04-14T16:59:00Z">
        <w:r w:rsidDel="006450ED">
          <w:rPr>
            <w:rFonts w:asciiTheme="minorHAnsi" w:hAnsiTheme="minorHAnsi" w:cstheme="minorHAnsi"/>
            <w:lang w:eastAsia="zh-CN"/>
          </w:rPr>
          <w:delText xml:space="preserve">In addition, forecasting performance may exhibit geographical dependence, as the relative importance of surface-layer winds can vary with site-specific boundary-layer characteristics and terrain complexity. </w:delText>
        </w:r>
      </w:del>
      <w:r>
        <w:rPr>
          <w:rFonts w:asciiTheme="minorHAnsi" w:hAnsiTheme="minorHAnsi" w:cstheme="minorHAnsi"/>
          <w:lang w:eastAsia="zh-CN"/>
        </w:rPr>
        <w:t>Second, the observational dataset is limited to mast measurements from 10 to 70 m, extending up to hub height but not above it. As a result, the role of wind structure in the upper part of the rotor-swept layer remains unexamined. This aspect warrants future investigation using scanning or profiling lidars, which can provide continuous wind profiles above hub height and across the full rotor layer. Third, implementation depends on the availability of multi-height observations and reliable wind-direction forecasts, which may vary across operational settings.</w:t>
      </w:r>
    </w:p>
    <w:p w14:paraId="4528C653" w14:textId="77777777" w:rsidR="000A29B4" w:rsidRDefault="0093274C">
      <w:pPr>
        <w:pStyle w:val="Heading-Main"/>
        <w:rPr>
          <w:rFonts w:asciiTheme="minorHAnsi" w:hAnsiTheme="minorHAnsi" w:cstheme="minorHAnsi"/>
          <w:lang w:eastAsia="zh-CN"/>
        </w:rPr>
      </w:pPr>
      <w:r>
        <w:rPr>
          <w:rFonts w:asciiTheme="minorHAnsi" w:hAnsiTheme="minorHAnsi" w:cstheme="minorHAnsi"/>
        </w:rPr>
        <w:t>5 Conclusions</w:t>
      </w:r>
    </w:p>
    <w:p w14:paraId="484D3272" w14:textId="7EEB96F0" w:rsidR="000A29B4" w:rsidRDefault="000F3622">
      <w:pPr>
        <w:pStyle w:val="Text"/>
        <w:rPr>
          <w:rFonts w:asciiTheme="minorHAnsi" w:hAnsiTheme="minorHAnsi" w:cstheme="minorHAnsi"/>
          <w:lang w:eastAsia="zh-CN"/>
        </w:rPr>
      </w:pPr>
      <w:r w:rsidRPr="000F3622">
        <w:rPr>
          <w:rFonts w:asciiTheme="minorHAnsi" w:hAnsiTheme="minorHAnsi" w:cstheme="minorHAnsi"/>
          <w:lang w:eastAsia="zh-CN"/>
        </w:rPr>
        <w:t>This study finds that 10-m surface-layer wind speed maintains a stronger correlation with farm-scale power than hub-height wind speed under wake-influenced conditions, explains the physical mechanisms underlying this observation, and proposes an extended profile forecasting approach grounded in this understanding</w:t>
      </w:r>
      <w:r w:rsidR="0093274C">
        <w:rPr>
          <w:rFonts w:asciiTheme="minorHAnsi" w:hAnsiTheme="minorHAnsi" w:cstheme="minorHAnsi"/>
          <w:lang w:eastAsia="zh-CN"/>
        </w:rPr>
        <w:t xml:space="preserve">. </w:t>
      </w:r>
      <w:ins w:id="136" w:author="win" w:date="2026-04-14T17:05:00Z">
        <w:r w:rsidR="00817B6F" w:rsidRPr="00817B6F">
          <w:rPr>
            <w:rFonts w:asciiTheme="minorHAnsi" w:hAnsiTheme="minorHAnsi" w:cstheme="minorHAnsi"/>
            <w:lang w:eastAsia="zh-CN"/>
          </w:rPr>
          <w:t>While REWS approaches recognize the importance of vertical structure, this study establishes that the relevant profile must extend below the rotor-swept layer under certain flow conditions.</w:t>
        </w:r>
      </w:ins>
      <w:del w:id="137" w:author="win" w:date="2026-04-14T17:02:00Z">
        <w:r w:rsidR="0093274C" w:rsidDel="00817B6F">
          <w:rPr>
            <w:rFonts w:asciiTheme="minorHAnsi" w:hAnsiTheme="minorHAnsi" w:cstheme="minorHAnsi"/>
            <w:lang w:eastAsia="zh-CN"/>
          </w:rPr>
          <w:delText xml:space="preserve">Our findings demonstrate that farm-scale power should be characterized through vertical wind profiles rather than single-height measurements such as conventional hub-height observations. </w:delText>
        </w:r>
      </w:del>
      <w:del w:id="138" w:author="win" w:date="2026-04-14T17:05:00Z">
        <w:r w:rsidR="0093274C" w:rsidDel="00817B6F">
          <w:rPr>
            <w:rFonts w:asciiTheme="minorHAnsi" w:hAnsiTheme="minorHAnsi" w:cstheme="minorHAnsi"/>
            <w:lang w:eastAsia="zh-CN"/>
          </w:rPr>
          <w:delText xml:space="preserve">While </w:delText>
        </w:r>
        <w:r w:rsidR="00730C5B" w:rsidRPr="00730C5B" w:rsidDel="00817B6F">
          <w:rPr>
            <w:rFonts w:asciiTheme="minorHAnsi" w:hAnsiTheme="minorHAnsi" w:cstheme="minorHAnsi"/>
            <w:lang w:eastAsia="zh-CN"/>
          </w:rPr>
          <w:delText>rotor-equiv</w:delText>
        </w:r>
        <w:r w:rsidR="00730C5B" w:rsidDel="00817B6F">
          <w:rPr>
            <w:rFonts w:asciiTheme="minorHAnsi" w:hAnsiTheme="minorHAnsi" w:cstheme="minorHAnsi"/>
            <w:lang w:eastAsia="zh-CN"/>
          </w:rPr>
          <w:delText>alent wind speed</w:delText>
        </w:r>
        <w:r w:rsidR="0093274C" w:rsidDel="00817B6F">
          <w:rPr>
            <w:rFonts w:asciiTheme="minorHAnsi" w:hAnsiTheme="minorHAnsi" w:cstheme="minorHAnsi"/>
            <w:lang w:eastAsia="zh-CN"/>
          </w:rPr>
          <w:delText xml:space="preserve"> approaches recognize the importance of vertical structure, this study establishes that the relevant profile must extend below the rotor-swept layer to represent the complete atmospheric state under certain flow conditions.</w:delText>
        </w:r>
      </w:del>
    </w:p>
    <w:p w14:paraId="78F36D64" w14:textId="65970445"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Regime-based partitioning is essential for understanding this vertical dependence. Under free-stream conditions, measurements at 10 m and 70 m provide complementary information for characterizing vertical shear and profile development, especially when wind speeds within the rotor-swept layer exhibit redundancy. </w:t>
      </w:r>
      <w:ins w:id="139" w:author="win" w:date="2026-04-14T17:07:00Z">
        <w:r w:rsidR="00D24F8C" w:rsidRPr="00D24F8C">
          <w:rPr>
            <w:rFonts w:asciiTheme="minorHAnsi" w:hAnsiTheme="minorHAnsi" w:cstheme="minorHAnsi"/>
            <w:lang w:eastAsia="zh-CN"/>
          </w:rPr>
          <w:t>Under wake-influenced conditions, the 10-m level remains largely unaffected by wakes and serves as a key indicator of overall inflow profile intensity.</w:t>
        </w:r>
        <w:r w:rsidR="00D24F8C">
          <w:rPr>
            <w:rFonts w:asciiTheme="minorHAnsi" w:hAnsiTheme="minorHAnsi" w:cstheme="minorHAnsi"/>
            <w:lang w:eastAsia="zh-CN"/>
          </w:rPr>
          <w:t xml:space="preserve"> </w:t>
        </w:r>
      </w:ins>
      <w:del w:id="140" w:author="win" w:date="2026-04-14T17:07:00Z">
        <w:r w:rsidDel="00D24F8C">
          <w:rPr>
            <w:rFonts w:asciiTheme="minorHAnsi" w:hAnsiTheme="minorHAnsi" w:cstheme="minorHAnsi"/>
            <w:lang w:eastAsia="zh-CN"/>
          </w:rPr>
          <w:delText xml:space="preserve">Under wake-influenced conditions, </w:delText>
        </w:r>
        <w:r w:rsidR="00E032B2" w:rsidRPr="00E032B2" w:rsidDel="00D24F8C">
          <w:rPr>
            <w:rFonts w:asciiTheme="minorHAnsi" w:hAnsiTheme="minorHAnsi" w:cstheme="minorHAnsi"/>
            <w:lang w:eastAsia="zh-CN"/>
          </w:rPr>
          <w:delText>the 10-m level remains much less influenced by wake effects than the levels above, as it is positione</w:delText>
        </w:r>
        <w:r w:rsidR="00E032B2" w:rsidDel="00D24F8C">
          <w:rPr>
            <w:rFonts w:asciiTheme="minorHAnsi" w:hAnsiTheme="minorHAnsi" w:cstheme="minorHAnsi"/>
            <w:lang w:eastAsia="zh-CN"/>
          </w:rPr>
          <w:delText>d below the primary wake volume</w:delText>
        </w:r>
        <w:r w:rsidDel="00D24F8C">
          <w:rPr>
            <w:rFonts w:asciiTheme="minorHAnsi" w:hAnsiTheme="minorHAnsi" w:cstheme="minorHAnsi"/>
            <w:lang w:eastAsia="zh-CN"/>
          </w:rPr>
          <w:delText xml:space="preserve">. However, its effectiveness does not solely stem from this shielding; rather, the 10-m wind speed serves as a key quantity for characterizing the intensity of the entire inflow profile. </w:delText>
        </w:r>
      </w:del>
      <w:r>
        <w:rPr>
          <w:rFonts w:asciiTheme="minorHAnsi" w:hAnsiTheme="minorHAnsi" w:cstheme="minorHAnsi"/>
          <w:lang w:eastAsia="zh-CN"/>
        </w:rPr>
        <w:t xml:space="preserve">Scale-resolved analysis reveals that at the synoptic timescales governing power variability, wind speeds vary coherently across the vertical column over flat terrain. </w:t>
      </w:r>
      <w:ins w:id="141" w:author="win" w:date="2026-04-14T17:08:00Z">
        <w:r w:rsidR="00AF0877" w:rsidRPr="00AF0877">
          <w:rPr>
            <w:rFonts w:asciiTheme="minorHAnsi" w:hAnsiTheme="minorHAnsi" w:cstheme="minorHAnsi"/>
            <w:lang w:eastAsia="zh-CN"/>
          </w:rPr>
          <w:t>EOF analysis shows that a single mode captures over 93% of vertical variance, enabling 10-m wind to serve as a consistent scaling factor for inflow profile intensity.</w:t>
        </w:r>
      </w:ins>
      <w:del w:id="142" w:author="win" w:date="2026-04-14T17:08:00Z">
        <w:r w:rsidDel="00AF0877">
          <w:rPr>
            <w:rFonts w:asciiTheme="minorHAnsi" w:hAnsiTheme="minorHAnsi" w:cstheme="minorHAnsi"/>
            <w:lang w:eastAsia="zh-CN"/>
          </w:rPr>
          <w:delText>This vertical coupling, quantified through EOF analysis where a single mode captures over 93% of variance, enables 10-m wind speed to function as a consistent scaling factor for the energy state of the entire inflow profile.</w:delText>
        </w:r>
      </w:del>
      <w:r>
        <w:rPr>
          <w:rFonts w:asciiTheme="minorHAnsi" w:hAnsiTheme="minorHAnsi" w:cstheme="minorHAnsi"/>
          <w:lang w:eastAsia="zh-CN"/>
        </w:rPr>
        <w:t xml:space="preserve"> Through this mechanism, near-surface observations provide a reliable reference for the atmospheric state driving power potential, even when rotor-layer measurements are degraded by wake effects.</w:t>
      </w:r>
    </w:p>
    <w:p w14:paraId="405F2867" w14:textId="38ED45D8" w:rsidR="000A29B4" w:rsidRPr="002F1643" w:rsidRDefault="00CC04F6" w:rsidP="002F1643">
      <w:pPr>
        <w:pStyle w:val="Text"/>
        <w:rPr>
          <w:rFonts w:asciiTheme="minorHAnsi" w:hAnsiTheme="minorHAnsi" w:cstheme="minorHAnsi"/>
          <w:lang w:eastAsia="zh-CN"/>
        </w:rPr>
      </w:pPr>
      <w:r w:rsidRPr="00CC04F6">
        <w:rPr>
          <w:rFonts w:asciiTheme="minorHAnsi" w:hAnsiTheme="minorHAnsi" w:cstheme="minorHAnsi"/>
          <w:lang w:eastAsia="zh-CN"/>
        </w:rPr>
        <w:t>Building on this physical understanding, the extended profile representation integrates surface-layer and rotor-layer wind information to improve power reconstruction accuracy. When further combined with regime-specific feature selection, a wind-direction-aware strategy yields systematic improvements in</w:t>
      </w:r>
      <w:r>
        <w:rPr>
          <w:rFonts w:asciiTheme="minorHAnsi" w:hAnsiTheme="minorHAnsi" w:cstheme="minorHAnsi"/>
          <w:lang w:eastAsia="zh-CN"/>
        </w:rPr>
        <w:t xml:space="preserve"> NWP-driven day-ahead forecasts</w:t>
      </w:r>
      <w:r w:rsidR="0093274C">
        <w:rPr>
          <w:rFonts w:asciiTheme="minorHAnsi" w:hAnsiTheme="minorHAnsi" w:cstheme="minorHAnsi"/>
          <w:lang w:eastAsia="zh-CN"/>
        </w:rPr>
        <w:t xml:space="preserve">. </w:t>
      </w:r>
      <w:ins w:id="143" w:author="win" w:date="2026-04-14T17:10:00Z">
        <w:r w:rsidR="00AF0877" w:rsidRPr="00AF0877">
          <w:rPr>
            <w:rFonts w:asciiTheme="minorHAnsi" w:hAnsiTheme="minorHAnsi" w:cstheme="minorHAnsi"/>
            <w:lang w:eastAsia="zh-CN"/>
          </w:rPr>
          <w:t>These results indicate that input selection should follow governing atmospheric scales and flow regimes, not solely measurement height proximit</w:t>
        </w:r>
        <w:r w:rsidR="00AF0877">
          <w:rPr>
            <w:rFonts w:asciiTheme="minorHAnsi" w:hAnsiTheme="minorHAnsi" w:cstheme="minorHAnsi"/>
            <w:lang w:eastAsia="zh-CN"/>
          </w:rPr>
          <w:t>y to the rotor</w:t>
        </w:r>
      </w:ins>
      <w:del w:id="144" w:author="win" w:date="2026-04-14T17:10:00Z">
        <w:r w:rsidR="00AB6AF9" w:rsidRPr="00AB6AF9" w:rsidDel="00AF0877">
          <w:rPr>
            <w:rFonts w:asciiTheme="minorHAnsi" w:hAnsiTheme="minorHAnsi" w:cstheme="minorHAnsi"/>
            <w:lang w:eastAsia="zh-CN"/>
          </w:rPr>
          <w:delText>These results indicate that meteorological inputs should be selected according to the dominant atmospheric time scales and flow regimes governing power variability, rather than solely according to the proximity of the measurement height to the rotor-swept area</w:delText>
        </w:r>
      </w:del>
      <w:r w:rsidR="00AB6AF9" w:rsidRPr="00AB6AF9">
        <w:rPr>
          <w:rFonts w:asciiTheme="minorHAnsi" w:hAnsiTheme="minorHAnsi" w:cstheme="minorHAnsi"/>
          <w:lang w:eastAsia="zh-CN"/>
        </w:rPr>
        <w:t>.</w:t>
      </w:r>
      <w:r w:rsidR="00AB6AF9">
        <w:rPr>
          <w:rFonts w:asciiTheme="minorHAnsi" w:hAnsiTheme="minorHAnsi" w:cstheme="minorHAnsi"/>
          <w:lang w:eastAsia="zh-CN"/>
        </w:rPr>
        <w:t xml:space="preserve"> </w:t>
      </w:r>
      <w:r w:rsidR="0093274C">
        <w:rPr>
          <w:rFonts w:asciiTheme="minorHAnsi" w:hAnsiTheme="minorHAnsi" w:cstheme="minorHAnsi"/>
          <w:lang w:eastAsia="zh-CN"/>
        </w:rPr>
        <w:t>Recognizing and exploiting vertical coupling between surface and rotor layers provides a physically grounded pathway for improving farm-scale NWP-driven wind power forecasting.</w:t>
      </w:r>
    </w:p>
    <w:p w14:paraId="1D9DCB57" w14:textId="3391DE53" w:rsidR="000A29B4" w:rsidRDefault="0093274C" w:rsidP="000F3E71">
      <w:pPr>
        <w:pStyle w:val="Heading-Main"/>
        <w:rPr>
          <w:rFonts w:asciiTheme="minorHAnsi" w:hAnsiTheme="minorHAnsi" w:cstheme="minorHAnsi"/>
          <w:lang w:eastAsia="zh-CN"/>
        </w:rPr>
      </w:pPr>
      <w:r w:rsidRPr="000F3E71">
        <w:rPr>
          <w:rFonts w:asciiTheme="minorHAnsi" w:hAnsiTheme="minorHAnsi" w:cstheme="minorHAnsi"/>
          <w:lang w:eastAsia="zh-CN"/>
        </w:rPr>
        <w:t>Open Research</w:t>
      </w:r>
    </w:p>
    <w:p w14:paraId="7CBEE654" w14:textId="6ABBDA68" w:rsidR="000A29B4" w:rsidRDefault="0093274C" w:rsidP="00BA2F28">
      <w:pPr>
        <w:shd w:val="clear" w:color="auto" w:fill="FFFFFF"/>
        <w:spacing w:before="120"/>
        <w:ind w:firstLine="720"/>
        <w:rPr>
          <w:rFonts w:asciiTheme="minorHAnsi" w:eastAsia="Times New Roman" w:hAnsiTheme="minorHAnsi" w:cstheme="minorHAnsi"/>
          <w:sz w:val="24"/>
          <w:szCs w:val="24"/>
          <w:lang w:eastAsia="zh-CN"/>
        </w:rPr>
      </w:pPr>
      <w:r w:rsidRPr="000F3E71">
        <w:rPr>
          <w:rFonts w:asciiTheme="minorHAnsi" w:eastAsia="Times New Roman" w:hAnsiTheme="minorHAnsi" w:cstheme="minorHAnsi"/>
          <w:color w:val="262626"/>
          <w:sz w:val="24"/>
          <w:szCs w:val="24"/>
        </w:rPr>
        <w:t>The</w:t>
      </w:r>
      <w:r w:rsidRPr="000F3E71">
        <w:rPr>
          <w:rFonts w:asciiTheme="minorHAnsi" w:eastAsia="Times New Roman" w:hAnsiTheme="minorHAnsi" w:cstheme="minorHAnsi"/>
          <w:sz w:val="24"/>
          <w:szCs w:val="24"/>
          <w:lang w:eastAsia="zh-CN"/>
        </w:rPr>
        <w:t xml:space="preserve"> observational wind speed and power data, together with the EC-WRF and GFS-WRF dynamical downscaling outputs used in this study, are archived at </w:t>
      </w:r>
      <w:proofErr w:type="spellStart"/>
      <w:r w:rsidRPr="000F3E71">
        <w:rPr>
          <w:rFonts w:asciiTheme="minorHAnsi" w:eastAsia="Times New Roman" w:hAnsiTheme="minorHAnsi" w:cstheme="minorHAnsi"/>
          <w:sz w:val="24"/>
          <w:szCs w:val="24"/>
          <w:lang w:eastAsia="zh-CN"/>
        </w:rPr>
        <w:t>Zenodo</w:t>
      </w:r>
      <w:proofErr w:type="spellEnd"/>
      <w:r w:rsidRPr="000F3E71">
        <w:rPr>
          <w:rFonts w:asciiTheme="minorHAnsi" w:eastAsia="Times New Roman" w:hAnsiTheme="minorHAnsi" w:cstheme="minorHAnsi"/>
          <w:sz w:val="24"/>
          <w:szCs w:val="24"/>
          <w:lang w:eastAsia="zh-CN"/>
        </w:rPr>
        <w:t xml:space="preserve"> (</w:t>
      </w:r>
      <w:hyperlink r:id="rId16" w:history="1">
        <w:r w:rsidRPr="000F3E71">
          <w:rPr>
            <w:rStyle w:val="af3"/>
            <w:rFonts w:asciiTheme="minorHAnsi" w:eastAsia="Times New Roman" w:hAnsiTheme="minorHAnsi" w:cstheme="minorHAnsi"/>
            <w:sz w:val="24"/>
            <w:szCs w:val="24"/>
            <w:lang w:eastAsia="zh-CN"/>
          </w:rPr>
          <w:t>https://doi.org/10.5281/zenodo.18671960</w:t>
        </w:r>
      </w:hyperlink>
      <w:r w:rsidRPr="000F3E71">
        <w:rPr>
          <w:rFonts w:asciiTheme="minorHAnsi" w:eastAsia="Times New Roman" w:hAnsiTheme="minorHAnsi" w:cstheme="minorHAnsi"/>
          <w:sz w:val="24"/>
          <w:szCs w:val="24"/>
          <w:lang w:eastAsia="zh-CN"/>
        </w:rPr>
        <w:t>). The analysis and visualization code is publicly available at GitHub (</w:t>
      </w:r>
      <w:hyperlink r:id="rId17" w:history="1">
        <w:r w:rsidRPr="000F3E71">
          <w:rPr>
            <w:rStyle w:val="af3"/>
            <w:rFonts w:asciiTheme="minorHAnsi" w:eastAsia="Times New Roman" w:hAnsiTheme="minorHAnsi" w:cstheme="minorHAnsi"/>
            <w:sz w:val="24"/>
            <w:szCs w:val="24"/>
            <w:lang w:eastAsia="zh-CN"/>
          </w:rPr>
          <w:t>https://github.com/Xiax24/ExtendedProfile-WindPower-Forecasting</w:t>
        </w:r>
      </w:hyperlink>
      <w:r w:rsidRPr="000F3E71">
        <w:rPr>
          <w:rFonts w:asciiTheme="minorHAnsi" w:eastAsia="Times New Roman" w:hAnsiTheme="minorHAnsi" w:cstheme="minorHAnsi"/>
          <w:sz w:val="24"/>
          <w:szCs w:val="24"/>
          <w:lang w:eastAsia="zh-CN"/>
        </w:rPr>
        <w:t xml:space="preserve">). </w:t>
      </w:r>
      <w:r w:rsidRPr="000F3E71">
        <w:rPr>
          <w:rFonts w:asciiTheme="minorHAnsi" w:eastAsia="Times New Roman" w:hAnsiTheme="minorHAnsi" w:cstheme="minorHAnsi"/>
          <w:sz w:val="24"/>
          <w:szCs w:val="24"/>
          <w:lang w:eastAsia="zh-CN"/>
        </w:rPr>
        <w:lastRenderedPageBreak/>
        <w:t xml:space="preserve">ECMWF IFS HRES forecasts are publicly available from </w:t>
      </w:r>
      <w:hyperlink r:id="rId18" w:history="1">
        <w:r w:rsidRPr="000F3E71">
          <w:rPr>
            <w:rStyle w:val="af3"/>
            <w:rFonts w:asciiTheme="minorHAnsi" w:eastAsia="Times New Roman" w:hAnsiTheme="minorHAnsi" w:cstheme="minorHAnsi"/>
            <w:sz w:val="24"/>
            <w:szCs w:val="24"/>
            <w:lang w:eastAsia="zh-CN"/>
          </w:rPr>
          <w:t>https://www.ecmwf.int/en/forecasts/datasets/set-i</w:t>
        </w:r>
      </w:hyperlink>
      <w:r w:rsidRPr="000F3E71">
        <w:rPr>
          <w:rFonts w:asciiTheme="minorHAnsi" w:eastAsia="Times New Roman" w:hAnsiTheme="minorHAnsi" w:cstheme="minorHAnsi"/>
          <w:sz w:val="24"/>
          <w:szCs w:val="24"/>
          <w:lang w:eastAsia="zh-CN"/>
        </w:rPr>
        <w:t xml:space="preserve">. NCEP GFS forecasts are publicly accessible from </w:t>
      </w:r>
      <w:hyperlink r:id="rId19" w:history="1">
        <w:r w:rsidRPr="000F3E71">
          <w:rPr>
            <w:rStyle w:val="af3"/>
            <w:rFonts w:asciiTheme="minorHAnsi" w:eastAsia="Times New Roman" w:hAnsiTheme="minorHAnsi" w:cstheme="minorHAnsi"/>
            <w:sz w:val="24"/>
            <w:szCs w:val="24"/>
            <w:lang w:eastAsia="zh-CN"/>
          </w:rPr>
          <w:t>https://www.ncei.noaa.gov/products/weather-climate-models/global-forecast</w:t>
        </w:r>
      </w:hyperlink>
      <w:r w:rsidRPr="000F3E71">
        <w:rPr>
          <w:rFonts w:asciiTheme="minorHAnsi" w:eastAsia="Times New Roman" w:hAnsiTheme="minorHAnsi" w:cstheme="minorHAnsi"/>
          <w:sz w:val="24"/>
          <w:szCs w:val="24"/>
          <w:lang w:eastAsia="zh-CN"/>
        </w:rPr>
        <w:t xml:space="preserve">. The WRF model version 4.2 is openly accessible from </w:t>
      </w:r>
      <w:hyperlink r:id="rId20" w:history="1">
        <w:r w:rsidRPr="000F3E71">
          <w:rPr>
            <w:rStyle w:val="af3"/>
            <w:rFonts w:asciiTheme="minorHAnsi" w:eastAsia="Times New Roman" w:hAnsiTheme="minorHAnsi" w:cstheme="minorHAnsi"/>
            <w:sz w:val="24"/>
            <w:szCs w:val="24"/>
            <w:lang w:eastAsia="zh-CN"/>
          </w:rPr>
          <w:t>https://www2.mmm.ucar.edu/wrf/users/download/get_source.html</w:t>
        </w:r>
      </w:hyperlink>
      <w:r w:rsidRPr="000F3E71">
        <w:rPr>
          <w:rFonts w:asciiTheme="minorHAnsi" w:eastAsia="Times New Roman" w:hAnsiTheme="minorHAnsi" w:cstheme="minorHAnsi"/>
          <w:sz w:val="24"/>
          <w:szCs w:val="24"/>
          <w:lang w:eastAsia="zh-CN"/>
        </w:rPr>
        <w:t xml:space="preserve">. The </w:t>
      </w:r>
      <w:proofErr w:type="spellStart"/>
      <w:r w:rsidRPr="000F3E71">
        <w:rPr>
          <w:rFonts w:asciiTheme="minorHAnsi" w:eastAsia="Times New Roman" w:hAnsiTheme="minorHAnsi" w:cstheme="minorHAnsi"/>
          <w:sz w:val="24"/>
          <w:szCs w:val="24"/>
          <w:lang w:eastAsia="zh-CN"/>
        </w:rPr>
        <w:t>LightGBM</w:t>
      </w:r>
      <w:proofErr w:type="spellEnd"/>
      <w:r w:rsidRPr="000F3E71">
        <w:rPr>
          <w:rFonts w:asciiTheme="minorHAnsi" w:eastAsia="Times New Roman" w:hAnsiTheme="minorHAnsi" w:cstheme="minorHAnsi"/>
          <w:sz w:val="24"/>
          <w:szCs w:val="24"/>
          <w:lang w:eastAsia="zh-CN"/>
        </w:rPr>
        <w:t xml:space="preserve"> package used for machine learning experiments is available from </w:t>
      </w:r>
      <w:hyperlink r:id="rId21" w:history="1">
        <w:r w:rsidRPr="000F3E71">
          <w:rPr>
            <w:rStyle w:val="af3"/>
            <w:rFonts w:asciiTheme="minorHAnsi" w:eastAsia="Times New Roman" w:hAnsiTheme="minorHAnsi" w:cstheme="minorHAnsi"/>
            <w:sz w:val="24"/>
            <w:szCs w:val="24"/>
            <w:lang w:eastAsia="zh-CN"/>
          </w:rPr>
          <w:t>https://github.com/microsoft/LightGBM</w:t>
        </w:r>
      </w:hyperlink>
      <w:r w:rsidRPr="000F3E71">
        <w:rPr>
          <w:rFonts w:asciiTheme="minorHAnsi" w:eastAsia="Times New Roman" w:hAnsiTheme="minorHAnsi" w:cstheme="minorHAnsi"/>
          <w:sz w:val="24"/>
          <w:szCs w:val="24"/>
          <w:lang w:eastAsia="zh-CN"/>
        </w:rPr>
        <w:t>.</w:t>
      </w:r>
    </w:p>
    <w:p w14:paraId="429721DF" w14:textId="77777777" w:rsidR="000A29B4" w:rsidRDefault="0093274C" w:rsidP="000F3E71">
      <w:pPr>
        <w:pStyle w:val="Heading-Main"/>
        <w:rPr>
          <w:rFonts w:asciiTheme="minorHAnsi" w:hAnsiTheme="minorHAnsi" w:cstheme="minorHAnsi"/>
          <w:lang w:eastAsia="zh-CN"/>
        </w:rPr>
      </w:pPr>
      <w:r w:rsidRPr="000F3E71">
        <w:rPr>
          <w:rFonts w:asciiTheme="minorHAnsi" w:hAnsiTheme="minorHAnsi" w:cstheme="minorHAnsi"/>
          <w:lang w:eastAsia="zh-CN"/>
        </w:rPr>
        <w:t>Conflict of Interest Disclosure</w:t>
      </w:r>
    </w:p>
    <w:p w14:paraId="5373615E" w14:textId="76D4AF21" w:rsidR="000A29B4" w:rsidRDefault="0093274C" w:rsidP="00BA2F28">
      <w:pPr>
        <w:pStyle w:val="Text"/>
        <w:rPr>
          <w:rFonts w:asciiTheme="minorHAnsi" w:hAnsiTheme="minorHAnsi" w:cstheme="minorHAnsi"/>
          <w:lang w:eastAsia="zh-CN"/>
        </w:rPr>
      </w:pPr>
      <w:r w:rsidRPr="000F3E71">
        <w:rPr>
          <w:rFonts w:asciiTheme="minorHAnsi" w:hAnsiTheme="minorHAnsi" w:cstheme="minorHAnsi"/>
          <w:lang w:eastAsia="zh-CN"/>
        </w:rPr>
        <w:t>The authors declare there are no conflicts of interest for this manuscript.</w:t>
      </w:r>
    </w:p>
    <w:p w14:paraId="56329083" w14:textId="57971222" w:rsidR="0095183A" w:rsidRDefault="0095183A" w:rsidP="0095183A">
      <w:pPr>
        <w:pStyle w:val="Heading-Main"/>
        <w:rPr>
          <w:rFonts w:asciiTheme="minorHAnsi" w:hAnsiTheme="minorHAnsi" w:cstheme="minorHAnsi"/>
          <w:lang w:eastAsia="zh-CN"/>
        </w:rPr>
      </w:pPr>
      <w:r>
        <w:rPr>
          <w:rFonts w:asciiTheme="minorHAnsi" w:hAnsiTheme="minorHAnsi" w:cstheme="minorHAnsi" w:hint="eastAsia"/>
          <w:lang w:eastAsia="zh-CN"/>
        </w:rPr>
        <w:t>Au</w:t>
      </w:r>
      <w:r>
        <w:rPr>
          <w:rFonts w:asciiTheme="minorHAnsi" w:hAnsiTheme="minorHAnsi" w:cstheme="minorHAnsi"/>
          <w:lang w:eastAsia="zh-CN"/>
        </w:rPr>
        <w:t>thor contribution</w:t>
      </w:r>
    </w:p>
    <w:p w14:paraId="265F5C40" w14:textId="63AEDC7A" w:rsidR="0095183A" w:rsidRPr="00BA2F28" w:rsidRDefault="005D6F00" w:rsidP="005D6F00">
      <w:pPr>
        <w:pStyle w:val="Text"/>
        <w:rPr>
          <w:rFonts w:asciiTheme="minorHAnsi" w:hAnsiTheme="minorHAnsi" w:cstheme="minorHAnsi"/>
          <w:lang w:eastAsia="zh-CN"/>
        </w:rPr>
      </w:pPr>
      <w:r w:rsidRPr="005D6F00">
        <w:rPr>
          <w:rFonts w:asciiTheme="minorHAnsi" w:hAnsiTheme="minorHAnsi" w:cstheme="minorHAnsi"/>
          <w:b/>
          <w:bCs/>
          <w:lang w:eastAsia="zh-CN"/>
        </w:rPr>
        <w:t>Xin Xia:</w:t>
      </w:r>
      <w:r w:rsidRPr="005D6F00">
        <w:rPr>
          <w:rFonts w:asciiTheme="minorHAnsi" w:hAnsiTheme="minorHAnsi" w:cstheme="minorHAnsi"/>
          <w:lang w:eastAsia="zh-CN"/>
        </w:rPr>
        <w:t xml:space="preserve"> Writing – original draft, Writing – review &amp; editing, Conceptualization, Data curation, Formal analysis, Methodology, Visualization. </w:t>
      </w:r>
      <w:r w:rsidRPr="00C70851">
        <w:rPr>
          <w:rFonts w:asciiTheme="minorHAnsi" w:hAnsiTheme="minorHAnsi" w:cstheme="minorHAnsi"/>
          <w:b/>
          <w:bCs/>
          <w:lang w:eastAsia="zh-CN"/>
        </w:rPr>
        <w:t xml:space="preserve">Yong Luo: </w:t>
      </w:r>
      <w:r w:rsidRPr="005D6F00">
        <w:rPr>
          <w:rFonts w:asciiTheme="minorHAnsi" w:hAnsiTheme="minorHAnsi" w:cstheme="minorHAnsi"/>
          <w:lang w:eastAsia="zh-CN"/>
        </w:rPr>
        <w:t xml:space="preserve">Writing – review &amp; editing, Data curation, Resources, Validation, Supervision. </w:t>
      </w:r>
      <w:r w:rsidRPr="005D6F00">
        <w:rPr>
          <w:rFonts w:asciiTheme="minorHAnsi" w:hAnsiTheme="minorHAnsi" w:cstheme="minorHAnsi"/>
          <w:b/>
          <w:bCs/>
          <w:lang w:eastAsia="zh-CN"/>
        </w:rPr>
        <w:t>Rui Chang:</w:t>
      </w:r>
      <w:r w:rsidRPr="005D6F00">
        <w:rPr>
          <w:rFonts w:asciiTheme="minorHAnsi" w:hAnsiTheme="minorHAnsi" w:cstheme="minorHAnsi"/>
          <w:lang w:eastAsia="zh-CN"/>
        </w:rPr>
        <w:t xml:space="preserve"> Validation, Data Curation. </w:t>
      </w:r>
      <w:r w:rsidRPr="005D6F00">
        <w:rPr>
          <w:rFonts w:asciiTheme="minorHAnsi" w:hAnsiTheme="minorHAnsi" w:cstheme="minorHAnsi"/>
          <w:b/>
          <w:bCs/>
          <w:lang w:eastAsia="zh-CN"/>
        </w:rPr>
        <w:t xml:space="preserve">Martin </w:t>
      </w:r>
      <w:proofErr w:type="spellStart"/>
      <w:r w:rsidRPr="005D6F00">
        <w:rPr>
          <w:rFonts w:asciiTheme="minorHAnsi" w:hAnsiTheme="minorHAnsi" w:cstheme="minorHAnsi"/>
          <w:b/>
          <w:bCs/>
          <w:lang w:eastAsia="zh-CN"/>
        </w:rPr>
        <w:t>Dörenkämper</w:t>
      </w:r>
      <w:proofErr w:type="spellEnd"/>
      <w:r w:rsidRPr="005D6F00">
        <w:rPr>
          <w:rFonts w:asciiTheme="minorHAnsi" w:hAnsiTheme="minorHAnsi" w:cstheme="minorHAnsi"/>
          <w:b/>
          <w:bCs/>
          <w:lang w:eastAsia="zh-CN"/>
        </w:rPr>
        <w:t>:</w:t>
      </w:r>
      <w:r w:rsidRPr="005D6F00">
        <w:rPr>
          <w:rFonts w:asciiTheme="minorHAnsi" w:hAnsiTheme="minorHAnsi" w:cstheme="minorHAnsi"/>
          <w:lang w:eastAsia="zh-CN"/>
        </w:rPr>
        <w:t xml:space="preserve"> Writing – review &amp; editing, Validation. </w:t>
      </w:r>
      <w:r w:rsidRPr="005D6F00">
        <w:rPr>
          <w:rFonts w:asciiTheme="minorHAnsi" w:hAnsiTheme="minorHAnsi" w:cstheme="minorHAnsi"/>
          <w:b/>
          <w:bCs/>
          <w:lang w:eastAsia="zh-CN"/>
        </w:rPr>
        <w:t>Rong Zhu:</w:t>
      </w:r>
      <w:r w:rsidRPr="005D6F00">
        <w:rPr>
          <w:rFonts w:asciiTheme="minorHAnsi" w:hAnsiTheme="minorHAnsi" w:cstheme="minorHAnsi"/>
          <w:lang w:eastAsia="zh-CN"/>
        </w:rPr>
        <w:t xml:space="preserve"> Conceptualization, Validation. </w:t>
      </w:r>
      <w:r w:rsidRPr="005D6F00">
        <w:rPr>
          <w:rFonts w:asciiTheme="minorHAnsi" w:hAnsiTheme="minorHAnsi" w:cstheme="minorHAnsi"/>
          <w:b/>
          <w:bCs/>
          <w:lang w:eastAsia="zh-CN"/>
        </w:rPr>
        <w:t>Kun Yang:</w:t>
      </w:r>
      <w:r w:rsidRPr="005D6F00">
        <w:rPr>
          <w:rFonts w:asciiTheme="minorHAnsi" w:hAnsiTheme="minorHAnsi" w:cstheme="minorHAnsi"/>
          <w:lang w:eastAsia="zh-CN"/>
        </w:rPr>
        <w:t xml:space="preserve"> Writing – review &amp; editing, Validation. </w:t>
      </w:r>
      <w:proofErr w:type="spellStart"/>
      <w:r w:rsidRPr="005D6F00">
        <w:rPr>
          <w:rFonts w:asciiTheme="minorHAnsi" w:hAnsiTheme="minorHAnsi" w:cstheme="minorHAnsi"/>
          <w:b/>
          <w:bCs/>
          <w:lang w:eastAsia="zh-CN"/>
        </w:rPr>
        <w:t>Peidu</w:t>
      </w:r>
      <w:proofErr w:type="spellEnd"/>
      <w:r w:rsidRPr="005D6F00">
        <w:rPr>
          <w:rFonts w:asciiTheme="minorHAnsi" w:hAnsiTheme="minorHAnsi" w:cstheme="minorHAnsi"/>
          <w:b/>
          <w:bCs/>
          <w:lang w:eastAsia="zh-CN"/>
        </w:rPr>
        <w:t xml:space="preserve"> Li:</w:t>
      </w:r>
      <w:r w:rsidRPr="005D6F00">
        <w:rPr>
          <w:rFonts w:asciiTheme="minorHAnsi" w:hAnsiTheme="minorHAnsi" w:cstheme="minorHAnsi"/>
          <w:lang w:eastAsia="zh-CN"/>
        </w:rPr>
        <w:t xml:space="preserve"> Software, Visualization.</w:t>
      </w:r>
      <w:r w:rsidR="00B31A30" w:rsidRPr="00B31A30">
        <w:rPr>
          <w:rFonts w:asciiTheme="minorHAnsi" w:hAnsiTheme="minorHAnsi" w:cstheme="minorHAnsi"/>
          <w:b/>
          <w:bCs/>
          <w:lang w:eastAsia="zh-CN"/>
        </w:rPr>
        <w:t xml:space="preserve"> </w:t>
      </w:r>
      <w:r w:rsidR="00B31A30">
        <w:rPr>
          <w:rFonts w:asciiTheme="minorHAnsi" w:hAnsiTheme="minorHAnsi" w:cstheme="minorHAnsi"/>
          <w:b/>
          <w:bCs/>
          <w:lang w:eastAsia="zh-CN"/>
        </w:rPr>
        <w:t>Xiaoli Zhang</w:t>
      </w:r>
      <w:r w:rsidR="00B31A30" w:rsidRPr="005D6F00">
        <w:rPr>
          <w:rFonts w:asciiTheme="minorHAnsi" w:hAnsiTheme="minorHAnsi" w:cstheme="minorHAnsi"/>
          <w:b/>
          <w:bCs/>
          <w:lang w:eastAsia="zh-CN"/>
        </w:rPr>
        <w:t>:</w:t>
      </w:r>
      <w:r w:rsidR="00B31A30" w:rsidRPr="005D6F00">
        <w:rPr>
          <w:rFonts w:asciiTheme="minorHAnsi" w:hAnsiTheme="minorHAnsi" w:cstheme="minorHAnsi"/>
          <w:lang w:eastAsia="zh-CN"/>
        </w:rPr>
        <w:t xml:space="preserve"> Validation.</w:t>
      </w:r>
    </w:p>
    <w:p w14:paraId="0C6B3562" w14:textId="77777777" w:rsidR="000A29B4" w:rsidRDefault="0093274C" w:rsidP="000F3E71">
      <w:pPr>
        <w:pStyle w:val="Heading-Main"/>
        <w:rPr>
          <w:rFonts w:asciiTheme="minorHAnsi" w:hAnsiTheme="minorHAnsi" w:cstheme="minorHAnsi"/>
          <w:lang w:eastAsia="zh-CN"/>
        </w:rPr>
      </w:pPr>
      <w:r w:rsidRPr="000F3E71">
        <w:rPr>
          <w:rFonts w:asciiTheme="minorHAnsi" w:hAnsiTheme="minorHAnsi" w:cstheme="minorHAnsi"/>
          <w:lang w:eastAsia="zh-CN"/>
        </w:rPr>
        <w:t>References</w:t>
      </w:r>
    </w:p>
    <w:p w14:paraId="07EBA91A" w14:textId="77777777" w:rsidR="000A29B4" w:rsidRDefault="0093274C">
      <w:pPr>
        <w:pStyle w:val="11"/>
        <w:rPr>
          <w:rFonts w:ascii="Calibri" w:hAnsi="Calibri" w:cs="Calibri"/>
          <w:sz w:val="24"/>
        </w:rPr>
      </w:pPr>
      <w:r>
        <w:rPr>
          <w:rFonts w:asciiTheme="minorHAnsi" w:eastAsia="Times New Roman" w:hAnsiTheme="minorHAnsi" w:cstheme="minorHAnsi"/>
          <w:color w:val="262626"/>
        </w:rPr>
        <w:fldChar w:fldCharType="begin"/>
      </w:r>
      <w:r>
        <w:rPr>
          <w:rFonts w:asciiTheme="minorHAnsi" w:eastAsia="Times New Roman" w:hAnsiTheme="minorHAnsi" w:cstheme="minorHAnsi"/>
          <w:color w:val="262626"/>
        </w:rPr>
        <w:instrText xml:space="preserve"> ADDIN ZOTERO_BIBL {"uncited":[],"omitted":[],"custom":[]} CSL_BIBLIOGRAPHY </w:instrText>
      </w:r>
      <w:r>
        <w:rPr>
          <w:rFonts w:asciiTheme="minorHAnsi" w:eastAsia="Times New Roman" w:hAnsiTheme="minorHAnsi" w:cstheme="minorHAnsi"/>
          <w:color w:val="262626"/>
        </w:rPr>
        <w:fldChar w:fldCharType="separate"/>
      </w:r>
      <w:r>
        <w:rPr>
          <w:rFonts w:ascii="Calibri" w:hAnsi="Calibri" w:cs="Calibri"/>
          <w:sz w:val="24"/>
        </w:rPr>
        <w:t xml:space="preserve">Abkar, M., &amp; Porté-Agel, F. (2015). Influence of atmospheric stability on wind-turbine wakes: a large-eddy simulation study. </w:t>
      </w:r>
      <w:r>
        <w:rPr>
          <w:rFonts w:ascii="Calibri" w:hAnsi="Calibri" w:cs="Calibri"/>
          <w:i/>
          <w:iCs/>
          <w:sz w:val="24"/>
        </w:rPr>
        <w:t>Physics of Fluids</w:t>
      </w:r>
      <w:r>
        <w:rPr>
          <w:rFonts w:ascii="Calibri" w:hAnsi="Calibri" w:cs="Calibri"/>
          <w:sz w:val="24"/>
        </w:rPr>
        <w:t xml:space="preserve">, </w:t>
      </w:r>
      <w:r>
        <w:rPr>
          <w:rFonts w:ascii="Calibri" w:hAnsi="Calibri" w:cs="Calibri"/>
          <w:i/>
          <w:iCs/>
          <w:sz w:val="24"/>
        </w:rPr>
        <w:t>27</w:t>
      </w:r>
      <w:r>
        <w:rPr>
          <w:rFonts w:ascii="Calibri" w:hAnsi="Calibri" w:cs="Calibri"/>
          <w:sz w:val="24"/>
        </w:rPr>
        <w:t>(3), 035104. https://doi.org/10.1063/1.4913695</w:t>
      </w:r>
    </w:p>
    <w:p w14:paraId="76C2FC45" w14:textId="77777777" w:rsidR="000A29B4" w:rsidRDefault="0093274C">
      <w:pPr>
        <w:pStyle w:val="11"/>
        <w:rPr>
          <w:rFonts w:ascii="Calibri" w:hAnsi="Calibri" w:cs="Calibri"/>
          <w:sz w:val="24"/>
        </w:rPr>
      </w:pPr>
      <w:r>
        <w:rPr>
          <w:rFonts w:ascii="Calibri" w:hAnsi="Calibri" w:cs="Calibri"/>
          <w:sz w:val="24"/>
        </w:rPr>
        <w:t xml:space="preserve">Barthelmie, R. J., Frandsen, S. T., Nielsen, M. N., Pryor, S. C., Rethore, P. ‐E., &amp; Jørgensen, H. E. (2007). Modelling and measurements of power losses and turbulence intensity in wind turbine wakes at Middelgrunden offshore wind farm. </w:t>
      </w:r>
      <w:r>
        <w:rPr>
          <w:rFonts w:ascii="Calibri" w:hAnsi="Calibri" w:cs="Calibri"/>
          <w:i/>
          <w:iCs/>
          <w:sz w:val="24"/>
        </w:rPr>
        <w:t>Wind Energy</w:t>
      </w:r>
      <w:r>
        <w:rPr>
          <w:rFonts w:ascii="Calibri" w:hAnsi="Calibri" w:cs="Calibri"/>
          <w:sz w:val="24"/>
        </w:rPr>
        <w:t xml:space="preserve">, </w:t>
      </w:r>
      <w:r>
        <w:rPr>
          <w:rFonts w:ascii="Calibri" w:hAnsi="Calibri" w:cs="Calibri"/>
          <w:i/>
          <w:iCs/>
          <w:sz w:val="24"/>
        </w:rPr>
        <w:t>10</w:t>
      </w:r>
      <w:r>
        <w:rPr>
          <w:rFonts w:ascii="Calibri" w:hAnsi="Calibri" w:cs="Calibri"/>
          <w:sz w:val="24"/>
        </w:rPr>
        <w:t>(6), 517–528. https://doi.org/10.1002/we.238</w:t>
      </w:r>
    </w:p>
    <w:p w14:paraId="3154DB41" w14:textId="77777777" w:rsidR="000A29B4" w:rsidRDefault="0093274C">
      <w:pPr>
        <w:pStyle w:val="11"/>
        <w:rPr>
          <w:rFonts w:ascii="Calibri" w:hAnsi="Calibri" w:cs="Calibri"/>
          <w:sz w:val="24"/>
        </w:rPr>
      </w:pPr>
      <w:r>
        <w:rPr>
          <w:rFonts w:ascii="Calibri" w:hAnsi="Calibri" w:cs="Calibri"/>
          <w:sz w:val="24"/>
        </w:rPr>
        <w:t xml:space="preserve">Barthelmie, R. J., Pryor, S. C., Frandsen, S. T., Hansen, K. S., Schepers, J. G., Rados, K., et al. (2010). Quantifying the impact of wind turbine wakes on power output at offshore wind farms. </w:t>
      </w:r>
      <w:r>
        <w:rPr>
          <w:rFonts w:ascii="Calibri" w:hAnsi="Calibri" w:cs="Calibri"/>
          <w:i/>
          <w:iCs/>
          <w:sz w:val="24"/>
        </w:rPr>
        <w:t>Journal of Atmospheric and Oceanic Technology</w:t>
      </w:r>
      <w:r>
        <w:rPr>
          <w:rFonts w:ascii="Calibri" w:hAnsi="Calibri" w:cs="Calibri"/>
          <w:sz w:val="24"/>
        </w:rPr>
        <w:t xml:space="preserve">, </w:t>
      </w:r>
      <w:r>
        <w:rPr>
          <w:rFonts w:ascii="Calibri" w:hAnsi="Calibri" w:cs="Calibri"/>
          <w:i/>
          <w:iCs/>
          <w:sz w:val="24"/>
        </w:rPr>
        <w:t>27</w:t>
      </w:r>
      <w:r>
        <w:rPr>
          <w:rFonts w:ascii="Calibri" w:hAnsi="Calibri" w:cs="Calibri"/>
          <w:sz w:val="24"/>
        </w:rPr>
        <w:t>(8), 1302–1317. https://doi.org/10.1175/2010JTECHA1398.1</w:t>
      </w:r>
    </w:p>
    <w:p w14:paraId="1F6C0D94" w14:textId="77777777" w:rsidR="000A29B4" w:rsidRDefault="0093274C">
      <w:pPr>
        <w:pStyle w:val="11"/>
        <w:rPr>
          <w:rFonts w:ascii="Calibri" w:hAnsi="Calibri" w:cs="Calibri"/>
          <w:sz w:val="24"/>
        </w:rPr>
      </w:pPr>
      <w:r>
        <w:rPr>
          <w:rFonts w:ascii="Calibri" w:hAnsi="Calibri" w:cs="Calibri"/>
          <w:sz w:val="24"/>
        </w:rPr>
        <w:t xml:space="preserve">Bentsen, L. Ø., Warakagoda, N. D., Stenbro, R., &amp; Engelstad, P. (2023). Spatio-temporal wind speed forecasting using graph networks and novel Transformer architectures. </w:t>
      </w:r>
      <w:r>
        <w:rPr>
          <w:rFonts w:ascii="Calibri" w:hAnsi="Calibri" w:cs="Calibri"/>
          <w:i/>
          <w:iCs/>
          <w:sz w:val="24"/>
        </w:rPr>
        <w:t>Applied Energy</w:t>
      </w:r>
      <w:r>
        <w:rPr>
          <w:rFonts w:ascii="Calibri" w:hAnsi="Calibri" w:cs="Calibri"/>
          <w:sz w:val="24"/>
        </w:rPr>
        <w:t xml:space="preserve">, </w:t>
      </w:r>
      <w:r>
        <w:rPr>
          <w:rFonts w:ascii="Calibri" w:hAnsi="Calibri" w:cs="Calibri"/>
          <w:i/>
          <w:iCs/>
          <w:sz w:val="24"/>
        </w:rPr>
        <w:t>333</w:t>
      </w:r>
      <w:r>
        <w:rPr>
          <w:rFonts w:ascii="Calibri" w:hAnsi="Calibri" w:cs="Calibri"/>
          <w:sz w:val="24"/>
        </w:rPr>
        <w:t>, 120565. https://doi.org/10.1016/j.apenergy.2022.120565</w:t>
      </w:r>
    </w:p>
    <w:p w14:paraId="0F51ACC0" w14:textId="77777777" w:rsidR="000A29B4" w:rsidRDefault="0093274C">
      <w:pPr>
        <w:pStyle w:val="11"/>
        <w:rPr>
          <w:rFonts w:ascii="Calibri" w:hAnsi="Calibri" w:cs="Calibri"/>
          <w:sz w:val="24"/>
        </w:rPr>
      </w:pPr>
      <w:r>
        <w:rPr>
          <w:rFonts w:ascii="Calibri" w:hAnsi="Calibri" w:cs="Calibri"/>
          <w:sz w:val="24"/>
        </w:rPr>
        <w:t xml:space="preserve">Cassola, F., &amp; Burlando, M. (2012). Wind speed and wind energy forecast through Kalman filtering of Numerical Weather Prediction model output. </w:t>
      </w:r>
      <w:r>
        <w:rPr>
          <w:rFonts w:ascii="Calibri" w:hAnsi="Calibri" w:cs="Calibri"/>
          <w:i/>
          <w:iCs/>
          <w:sz w:val="24"/>
        </w:rPr>
        <w:t>Applied Energy</w:t>
      </w:r>
      <w:r>
        <w:rPr>
          <w:rFonts w:ascii="Calibri" w:hAnsi="Calibri" w:cs="Calibri"/>
          <w:sz w:val="24"/>
        </w:rPr>
        <w:t xml:space="preserve">, </w:t>
      </w:r>
      <w:r>
        <w:rPr>
          <w:rFonts w:ascii="Calibri" w:hAnsi="Calibri" w:cs="Calibri"/>
          <w:i/>
          <w:iCs/>
          <w:sz w:val="24"/>
        </w:rPr>
        <w:t>99</w:t>
      </w:r>
      <w:r>
        <w:rPr>
          <w:rFonts w:ascii="Calibri" w:hAnsi="Calibri" w:cs="Calibri"/>
          <w:sz w:val="24"/>
        </w:rPr>
        <w:t>, 154–166. https://doi.org/10.1016/j.apenergy.2012.03.054</w:t>
      </w:r>
    </w:p>
    <w:p w14:paraId="4B5D0E40" w14:textId="77777777" w:rsidR="000A29B4" w:rsidRDefault="0093274C">
      <w:pPr>
        <w:pStyle w:val="11"/>
        <w:rPr>
          <w:rFonts w:ascii="Calibri" w:hAnsi="Calibri" w:cs="Calibri"/>
          <w:sz w:val="24"/>
        </w:rPr>
      </w:pPr>
      <w:r>
        <w:rPr>
          <w:rFonts w:ascii="Calibri" w:hAnsi="Calibri" w:cs="Calibri"/>
          <w:sz w:val="24"/>
        </w:rPr>
        <w:t xml:space="preserve">Che, Y., A. Salazar, A., Peng, S., Zheng, J., Chen, Y., &amp; Yuan, L. (2022). A multi-scale model for day-ahead wind speed forecasting: A case study of the Houhoku wind farm, Japan. </w:t>
      </w:r>
      <w:r>
        <w:rPr>
          <w:rFonts w:ascii="Calibri" w:hAnsi="Calibri" w:cs="Calibri"/>
          <w:i/>
          <w:iCs/>
          <w:sz w:val="24"/>
        </w:rPr>
        <w:t>Sustainable Energy Technologies and Assessments</w:t>
      </w:r>
      <w:r>
        <w:rPr>
          <w:rFonts w:ascii="Calibri" w:hAnsi="Calibri" w:cs="Calibri"/>
          <w:sz w:val="24"/>
        </w:rPr>
        <w:t xml:space="preserve">, </w:t>
      </w:r>
      <w:r>
        <w:rPr>
          <w:rFonts w:ascii="Calibri" w:hAnsi="Calibri" w:cs="Calibri"/>
          <w:i/>
          <w:iCs/>
          <w:sz w:val="24"/>
        </w:rPr>
        <w:t>52</w:t>
      </w:r>
      <w:r>
        <w:rPr>
          <w:rFonts w:ascii="Calibri" w:hAnsi="Calibri" w:cs="Calibri"/>
          <w:sz w:val="24"/>
        </w:rPr>
        <w:t>, 101995. https://doi.org/10.1016/j.seta.2022.101995</w:t>
      </w:r>
    </w:p>
    <w:p w14:paraId="4BF8988C" w14:textId="77777777" w:rsidR="000A29B4" w:rsidRDefault="0093274C">
      <w:pPr>
        <w:pStyle w:val="11"/>
        <w:rPr>
          <w:rFonts w:ascii="Calibri" w:hAnsi="Calibri" w:cs="Calibri"/>
          <w:sz w:val="24"/>
        </w:rPr>
      </w:pPr>
      <w:r>
        <w:rPr>
          <w:rFonts w:ascii="Calibri" w:hAnsi="Calibri" w:cs="Calibri"/>
          <w:sz w:val="24"/>
        </w:rPr>
        <w:lastRenderedPageBreak/>
        <w:t xml:space="preserve">Chen, Y., &amp; Xu, J. (2022). Solar and wind power data from the Chinese State Grid Renewable Energy Generation Forecasting Competition. </w:t>
      </w:r>
      <w:r>
        <w:rPr>
          <w:rFonts w:ascii="Calibri" w:hAnsi="Calibri" w:cs="Calibri"/>
          <w:i/>
          <w:iCs/>
          <w:sz w:val="24"/>
        </w:rPr>
        <w:t>Scientific Data</w:t>
      </w:r>
      <w:r>
        <w:rPr>
          <w:rFonts w:ascii="Calibri" w:hAnsi="Calibri" w:cs="Calibri"/>
          <w:sz w:val="24"/>
        </w:rPr>
        <w:t xml:space="preserve">, </w:t>
      </w:r>
      <w:r>
        <w:rPr>
          <w:rFonts w:ascii="Calibri" w:hAnsi="Calibri" w:cs="Calibri"/>
          <w:i/>
          <w:iCs/>
          <w:sz w:val="24"/>
        </w:rPr>
        <w:t>9</w:t>
      </w:r>
      <w:r>
        <w:rPr>
          <w:rFonts w:ascii="Calibri" w:hAnsi="Calibri" w:cs="Calibri"/>
          <w:sz w:val="24"/>
        </w:rPr>
        <w:t>(1), 577. https://doi.org/10.1038/s41597-022-01696-6</w:t>
      </w:r>
    </w:p>
    <w:p w14:paraId="1B0110E6" w14:textId="77777777" w:rsidR="000A29B4" w:rsidRDefault="0093274C">
      <w:pPr>
        <w:pStyle w:val="11"/>
        <w:rPr>
          <w:rFonts w:ascii="Calibri" w:hAnsi="Calibri" w:cs="Calibri"/>
          <w:sz w:val="24"/>
        </w:rPr>
      </w:pPr>
      <w:r>
        <w:rPr>
          <w:rFonts w:ascii="Calibri" w:hAnsi="Calibri" w:cs="Calibri"/>
          <w:sz w:val="24"/>
        </w:rPr>
        <w:t xml:space="preserve">Clifton, A., Kilcher, L., Lundquist, J. K., &amp; Fleming, P. (2013). Using machine learning to predict wind turbine power output. </w:t>
      </w:r>
      <w:r>
        <w:rPr>
          <w:rFonts w:ascii="Calibri" w:hAnsi="Calibri" w:cs="Calibri"/>
          <w:i/>
          <w:iCs/>
          <w:sz w:val="24"/>
        </w:rPr>
        <w:t>Environmental Research Letters</w:t>
      </w:r>
      <w:r>
        <w:rPr>
          <w:rFonts w:ascii="Calibri" w:hAnsi="Calibri" w:cs="Calibri"/>
          <w:sz w:val="24"/>
        </w:rPr>
        <w:t xml:space="preserve">, </w:t>
      </w:r>
      <w:r>
        <w:rPr>
          <w:rFonts w:ascii="Calibri" w:hAnsi="Calibri" w:cs="Calibri"/>
          <w:i/>
          <w:iCs/>
          <w:sz w:val="24"/>
        </w:rPr>
        <w:t>8</w:t>
      </w:r>
      <w:r>
        <w:rPr>
          <w:rFonts w:ascii="Calibri" w:hAnsi="Calibri" w:cs="Calibri"/>
          <w:sz w:val="24"/>
        </w:rPr>
        <w:t>(2), 024009. https://doi.org/10.1088/1748-9326/8/2/024009</w:t>
      </w:r>
    </w:p>
    <w:p w14:paraId="12F1F976" w14:textId="77777777" w:rsidR="000A29B4" w:rsidRDefault="0093274C">
      <w:pPr>
        <w:pStyle w:val="11"/>
        <w:rPr>
          <w:rFonts w:ascii="Calibri" w:hAnsi="Calibri" w:cs="Calibri"/>
          <w:sz w:val="24"/>
        </w:rPr>
      </w:pPr>
      <w:r>
        <w:rPr>
          <w:rFonts w:ascii="Calibri" w:hAnsi="Calibri" w:cs="Calibri"/>
          <w:sz w:val="24"/>
        </w:rPr>
        <w:t xml:space="preserve">Diebold, F. X., &amp; Mariano, R. S. (1995). Comparing Predictive Accuracy. </w:t>
      </w:r>
      <w:r>
        <w:rPr>
          <w:rFonts w:ascii="Calibri" w:hAnsi="Calibri" w:cs="Calibri"/>
          <w:i/>
          <w:iCs/>
          <w:sz w:val="24"/>
        </w:rPr>
        <w:t>Journal of Business &amp; Economic Statistics</w:t>
      </w:r>
      <w:r>
        <w:rPr>
          <w:rFonts w:ascii="Calibri" w:hAnsi="Calibri" w:cs="Calibri"/>
          <w:sz w:val="24"/>
        </w:rPr>
        <w:t xml:space="preserve">, </w:t>
      </w:r>
      <w:r>
        <w:rPr>
          <w:rFonts w:ascii="Calibri" w:hAnsi="Calibri" w:cs="Calibri"/>
          <w:i/>
          <w:iCs/>
          <w:sz w:val="24"/>
        </w:rPr>
        <w:t>13</w:t>
      </w:r>
      <w:r>
        <w:rPr>
          <w:rFonts w:ascii="Calibri" w:hAnsi="Calibri" w:cs="Calibri"/>
          <w:sz w:val="24"/>
        </w:rPr>
        <w:t>(3), 253–263. https://doi.org/10.1080/07350015.1995.10524599</w:t>
      </w:r>
    </w:p>
    <w:p w14:paraId="67FBD64B" w14:textId="77777777" w:rsidR="000A29B4" w:rsidRDefault="0093274C">
      <w:pPr>
        <w:pStyle w:val="11"/>
        <w:rPr>
          <w:rFonts w:ascii="Calibri" w:hAnsi="Calibri" w:cs="Calibri"/>
          <w:sz w:val="24"/>
        </w:rPr>
      </w:pPr>
      <w:r>
        <w:rPr>
          <w:rFonts w:ascii="Calibri" w:hAnsi="Calibri" w:cs="Calibri"/>
          <w:sz w:val="24"/>
        </w:rPr>
        <w:t xml:space="preserve">Feroz, R. M. A., Javed, A., Syed, A. H., Kazmi, S. A. A., &amp; Uddin, E. (2020). Wind speed and power forecasting of a utility-scale wind farm with inter-farm wake interference and seasonal variation. </w:t>
      </w:r>
      <w:r>
        <w:rPr>
          <w:rFonts w:ascii="Calibri" w:hAnsi="Calibri" w:cs="Calibri"/>
          <w:i/>
          <w:iCs/>
          <w:sz w:val="24"/>
        </w:rPr>
        <w:t>Sustainable Energy Technologies and Assessments</w:t>
      </w:r>
      <w:r>
        <w:rPr>
          <w:rFonts w:ascii="Calibri" w:hAnsi="Calibri" w:cs="Calibri"/>
          <w:sz w:val="24"/>
        </w:rPr>
        <w:t xml:space="preserve">, </w:t>
      </w:r>
      <w:r>
        <w:rPr>
          <w:rFonts w:ascii="Calibri" w:hAnsi="Calibri" w:cs="Calibri"/>
          <w:i/>
          <w:iCs/>
          <w:sz w:val="24"/>
        </w:rPr>
        <w:t>42</w:t>
      </w:r>
      <w:r>
        <w:rPr>
          <w:rFonts w:ascii="Calibri" w:hAnsi="Calibri" w:cs="Calibri"/>
          <w:sz w:val="24"/>
        </w:rPr>
        <w:t>, 100882. https://doi.org/10.1016/j.seta.2020.100882</w:t>
      </w:r>
    </w:p>
    <w:p w14:paraId="4358DE74" w14:textId="77777777" w:rsidR="000A29B4" w:rsidRDefault="0093274C">
      <w:pPr>
        <w:pStyle w:val="11"/>
        <w:rPr>
          <w:rFonts w:ascii="Calibri" w:hAnsi="Calibri" w:cs="Calibri"/>
          <w:sz w:val="24"/>
        </w:rPr>
      </w:pPr>
      <w:r>
        <w:rPr>
          <w:rFonts w:ascii="Calibri" w:hAnsi="Calibri" w:cs="Calibri"/>
          <w:sz w:val="24"/>
        </w:rPr>
        <w:t xml:space="preserve">Hanifi, S., Cammarono, A., &amp; Zare-Behtash, H. (2024). Advanced hyperparameter optimization of deep learning models for wind power prediction. </w:t>
      </w:r>
      <w:r>
        <w:rPr>
          <w:rFonts w:ascii="Calibri" w:hAnsi="Calibri" w:cs="Calibri"/>
          <w:i/>
          <w:iCs/>
          <w:sz w:val="24"/>
        </w:rPr>
        <w:t>Renewable Energy</w:t>
      </w:r>
      <w:r>
        <w:rPr>
          <w:rFonts w:ascii="Calibri" w:hAnsi="Calibri" w:cs="Calibri"/>
          <w:sz w:val="24"/>
        </w:rPr>
        <w:t xml:space="preserve">, </w:t>
      </w:r>
      <w:r>
        <w:rPr>
          <w:rFonts w:ascii="Calibri" w:hAnsi="Calibri" w:cs="Calibri"/>
          <w:i/>
          <w:iCs/>
          <w:sz w:val="24"/>
        </w:rPr>
        <w:t>221</w:t>
      </w:r>
      <w:r>
        <w:rPr>
          <w:rFonts w:ascii="Calibri" w:hAnsi="Calibri" w:cs="Calibri"/>
          <w:sz w:val="24"/>
        </w:rPr>
        <w:t>, 119700. https://doi.org/10.1016/j.renene.2023.119700</w:t>
      </w:r>
    </w:p>
    <w:p w14:paraId="435ACE80" w14:textId="77777777" w:rsidR="000A29B4" w:rsidRDefault="0093274C">
      <w:pPr>
        <w:pStyle w:val="11"/>
        <w:rPr>
          <w:rFonts w:ascii="Calibri" w:hAnsi="Calibri" w:cs="Calibri"/>
          <w:sz w:val="24"/>
        </w:rPr>
      </w:pPr>
      <w:r>
        <w:rPr>
          <w:rFonts w:ascii="Calibri" w:hAnsi="Calibri" w:cs="Calibri"/>
          <w:sz w:val="24"/>
        </w:rPr>
        <w:t xml:space="preserve">Holttinen, H. (2005). Optimal electricity market for wind power. </w:t>
      </w:r>
      <w:r>
        <w:rPr>
          <w:rFonts w:ascii="Calibri" w:hAnsi="Calibri" w:cs="Calibri"/>
          <w:i/>
          <w:iCs/>
          <w:sz w:val="24"/>
        </w:rPr>
        <w:t>Energy Policy</w:t>
      </w:r>
      <w:r>
        <w:rPr>
          <w:rFonts w:ascii="Calibri" w:hAnsi="Calibri" w:cs="Calibri"/>
          <w:sz w:val="24"/>
        </w:rPr>
        <w:t xml:space="preserve">, </w:t>
      </w:r>
      <w:r>
        <w:rPr>
          <w:rFonts w:ascii="Calibri" w:hAnsi="Calibri" w:cs="Calibri"/>
          <w:i/>
          <w:iCs/>
          <w:sz w:val="24"/>
        </w:rPr>
        <w:t>33</w:t>
      </w:r>
      <w:r>
        <w:rPr>
          <w:rFonts w:ascii="Calibri" w:hAnsi="Calibri" w:cs="Calibri"/>
          <w:sz w:val="24"/>
        </w:rPr>
        <w:t>(16), 2052–2063. https://doi.org/10.1016/j.enpol.2004.04.001</w:t>
      </w:r>
    </w:p>
    <w:p w14:paraId="0DB0CD7C" w14:textId="77777777" w:rsidR="000A29B4" w:rsidRDefault="0093274C">
      <w:pPr>
        <w:pStyle w:val="11"/>
        <w:rPr>
          <w:rFonts w:ascii="Calibri" w:hAnsi="Calibri" w:cs="Calibri"/>
          <w:sz w:val="24"/>
        </w:rPr>
      </w:pPr>
      <w:r>
        <w:rPr>
          <w:rFonts w:ascii="Calibri" w:hAnsi="Calibri" w:cs="Calibri"/>
          <w:sz w:val="24"/>
        </w:rPr>
        <w:t xml:space="preserve">Ke, G., Meng, Q., Finley, T., Wang, T., Chen, W., Ma, W., et al. (2017). Lightgbm: a highly efficient gradient boosting decision tree. </w:t>
      </w:r>
      <w:r>
        <w:rPr>
          <w:rFonts w:ascii="Calibri" w:hAnsi="Calibri" w:cs="Calibri"/>
          <w:i/>
          <w:iCs/>
          <w:sz w:val="24"/>
        </w:rPr>
        <w:t>Advances in Neural Information Processing Systems</w:t>
      </w:r>
      <w:r>
        <w:rPr>
          <w:rFonts w:ascii="Calibri" w:hAnsi="Calibri" w:cs="Calibri"/>
          <w:sz w:val="24"/>
        </w:rPr>
        <w:t xml:space="preserve">, </w:t>
      </w:r>
      <w:r>
        <w:rPr>
          <w:rFonts w:ascii="Calibri" w:hAnsi="Calibri" w:cs="Calibri"/>
          <w:i/>
          <w:iCs/>
          <w:sz w:val="24"/>
        </w:rPr>
        <w:t>30</w:t>
      </w:r>
      <w:r>
        <w:rPr>
          <w:rFonts w:ascii="Calibri" w:hAnsi="Calibri" w:cs="Calibri"/>
          <w:sz w:val="24"/>
        </w:rPr>
        <w:t>.</w:t>
      </w:r>
    </w:p>
    <w:p w14:paraId="52C7BE60" w14:textId="77777777" w:rsidR="000A29B4" w:rsidRDefault="0093274C">
      <w:pPr>
        <w:pStyle w:val="11"/>
        <w:rPr>
          <w:rFonts w:ascii="Calibri" w:hAnsi="Calibri" w:cs="Calibri"/>
          <w:sz w:val="24"/>
        </w:rPr>
      </w:pPr>
      <w:r>
        <w:rPr>
          <w:rFonts w:ascii="Calibri" w:hAnsi="Calibri" w:cs="Calibri"/>
          <w:sz w:val="24"/>
        </w:rPr>
        <w:t xml:space="preserve">Kim, D.-Y., &amp; Kim, B.-S. (2023). Contribution of meteorological factors based on explainable artificial intelligence in predicting wind farm power production using machine learning algorithms. </w:t>
      </w:r>
      <w:r>
        <w:rPr>
          <w:rFonts w:ascii="Calibri" w:hAnsi="Calibri" w:cs="Calibri"/>
          <w:i/>
          <w:iCs/>
          <w:sz w:val="24"/>
        </w:rPr>
        <w:t>Journal of Renewable and Sustainable Energy</w:t>
      </w:r>
      <w:r>
        <w:rPr>
          <w:rFonts w:ascii="Calibri" w:hAnsi="Calibri" w:cs="Calibri"/>
          <w:sz w:val="24"/>
        </w:rPr>
        <w:t xml:space="preserve">, </w:t>
      </w:r>
      <w:r>
        <w:rPr>
          <w:rFonts w:ascii="Calibri" w:hAnsi="Calibri" w:cs="Calibri"/>
          <w:i/>
          <w:iCs/>
          <w:sz w:val="24"/>
        </w:rPr>
        <w:t>15</w:t>
      </w:r>
      <w:r>
        <w:rPr>
          <w:rFonts w:ascii="Calibri" w:hAnsi="Calibri" w:cs="Calibri"/>
          <w:sz w:val="24"/>
        </w:rPr>
        <w:t>(1), 013307. https://doi.org/10.1063/5.0127519</w:t>
      </w:r>
    </w:p>
    <w:p w14:paraId="53DF48C8" w14:textId="77777777" w:rsidR="000A29B4" w:rsidRDefault="0093274C">
      <w:pPr>
        <w:pStyle w:val="11"/>
        <w:rPr>
          <w:rFonts w:ascii="Calibri" w:hAnsi="Calibri" w:cs="Calibri"/>
          <w:sz w:val="24"/>
        </w:rPr>
      </w:pPr>
      <w:r>
        <w:rPr>
          <w:rFonts w:ascii="Calibri" w:hAnsi="Calibri" w:cs="Calibri"/>
          <w:sz w:val="24"/>
        </w:rPr>
        <w:t xml:space="preserve">Liao, W., Fang, J., Ye, L., Bak-Jensen, B., Yang, Z., &amp; Porte-Agel, F. (2024). Can we trust explainable artificial intelligence in wind power forecasting? </w:t>
      </w:r>
      <w:r>
        <w:rPr>
          <w:rFonts w:ascii="Calibri" w:hAnsi="Calibri" w:cs="Calibri"/>
          <w:i/>
          <w:iCs/>
          <w:sz w:val="24"/>
        </w:rPr>
        <w:t>Applied Energy</w:t>
      </w:r>
      <w:r>
        <w:rPr>
          <w:rFonts w:ascii="Calibri" w:hAnsi="Calibri" w:cs="Calibri"/>
          <w:sz w:val="24"/>
        </w:rPr>
        <w:t xml:space="preserve">, </w:t>
      </w:r>
      <w:r>
        <w:rPr>
          <w:rFonts w:ascii="Calibri" w:hAnsi="Calibri" w:cs="Calibri"/>
          <w:i/>
          <w:iCs/>
          <w:sz w:val="24"/>
        </w:rPr>
        <w:t>376</w:t>
      </w:r>
      <w:r>
        <w:rPr>
          <w:rFonts w:ascii="Calibri" w:hAnsi="Calibri" w:cs="Calibri"/>
          <w:sz w:val="24"/>
        </w:rPr>
        <w:t>, 124273. https://doi.org/10.1016/j.apenergy.2024.124273</w:t>
      </w:r>
    </w:p>
    <w:p w14:paraId="37F80DAD" w14:textId="77777777" w:rsidR="000A29B4" w:rsidRDefault="0093274C">
      <w:pPr>
        <w:pStyle w:val="11"/>
        <w:rPr>
          <w:rFonts w:ascii="Calibri" w:hAnsi="Calibri" w:cs="Calibri"/>
          <w:sz w:val="24"/>
        </w:rPr>
      </w:pPr>
      <w:r>
        <w:rPr>
          <w:rFonts w:ascii="Calibri" w:hAnsi="Calibri" w:cs="Calibri"/>
          <w:sz w:val="24"/>
        </w:rPr>
        <w:t xml:space="preserve">Liu, H., &amp; Zhang, Z. (2024). Development and trending of deep learning methods for wind power predictions. </w:t>
      </w:r>
      <w:r>
        <w:rPr>
          <w:rFonts w:ascii="Calibri" w:hAnsi="Calibri" w:cs="Calibri"/>
          <w:i/>
          <w:iCs/>
          <w:sz w:val="24"/>
        </w:rPr>
        <w:t>Artificial Intelligence Review</w:t>
      </w:r>
      <w:r>
        <w:rPr>
          <w:rFonts w:ascii="Calibri" w:hAnsi="Calibri" w:cs="Calibri"/>
          <w:sz w:val="24"/>
        </w:rPr>
        <w:t xml:space="preserve">, </w:t>
      </w:r>
      <w:r>
        <w:rPr>
          <w:rFonts w:ascii="Calibri" w:hAnsi="Calibri" w:cs="Calibri"/>
          <w:i/>
          <w:iCs/>
          <w:sz w:val="24"/>
        </w:rPr>
        <w:t>57</w:t>
      </w:r>
      <w:r>
        <w:rPr>
          <w:rFonts w:ascii="Calibri" w:hAnsi="Calibri" w:cs="Calibri"/>
          <w:sz w:val="24"/>
        </w:rPr>
        <w:t>(5), 112. https://doi.org/10.1007/s10462-024-10728-z</w:t>
      </w:r>
    </w:p>
    <w:p w14:paraId="42318AB4" w14:textId="77777777" w:rsidR="000A29B4" w:rsidRDefault="0093274C">
      <w:pPr>
        <w:pStyle w:val="11"/>
        <w:rPr>
          <w:rFonts w:ascii="Calibri" w:hAnsi="Calibri" w:cs="Calibri"/>
          <w:sz w:val="24"/>
        </w:rPr>
      </w:pPr>
      <w:r>
        <w:rPr>
          <w:rFonts w:ascii="Calibri" w:hAnsi="Calibri" w:cs="Calibri"/>
          <w:sz w:val="24"/>
        </w:rPr>
        <w:t xml:space="preserve">Lundberg, S. M., &amp; Lee, S.-I. (2017). A unified approach to interpreting model predictions. </w:t>
      </w:r>
      <w:r>
        <w:rPr>
          <w:rFonts w:ascii="Calibri" w:hAnsi="Calibri" w:cs="Calibri"/>
          <w:i/>
          <w:iCs/>
          <w:sz w:val="24"/>
        </w:rPr>
        <w:t>Advances in Neural Information Processing Systems</w:t>
      </w:r>
      <w:r>
        <w:rPr>
          <w:rFonts w:ascii="Calibri" w:hAnsi="Calibri" w:cs="Calibri"/>
          <w:sz w:val="24"/>
        </w:rPr>
        <w:t xml:space="preserve">, </w:t>
      </w:r>
      <w:r>
        <w:rPr>
          <w:rFonts w:ascii="Calibri" w:hAnsi="Calibri" w:cs="Calibri"/>
          <w:i/>
          <w:iCs/>
          <w:sz w:val="24"/>
        </w:rPr>
        <w:t>30</w:t>
      </w:r>
      <w:r>
        <w:rPr>
          <w:rFonts w:ascii="Calibri" w:hAnsi="Calibri" w:cs="Calibri"/>
          <w:sz w:val="24"/>
        </w:rPr>
        <w:t>.</w:t>
      </w:r>
    </w:p>
    <w:p w14:paraId="01A2E19A" w14:textId="77777777" w:rsidR="000A29B4" w:rsidRDefault="0093274C">
      <w:pPr>
        <w:pStyle w:val="11"/>
        <w:rPr>
          <w:rFonts w:ascii="Calibri" w:hAnsi="Calibri" w:cs="Calibri"/>
          <w:sz w:val="24"/>
        </w:rPr>
      </w:pPr>
      <w:r>
        <w:rPr>
          <w:rFonts w:ascii="Calibri" w:hAnsi="Calibri" w:cs="Calibri"/>
          <w:sz w:val="24"/>
        </w:rPr>
        <w:t xml:space="preserve">Mahoney, W. P., Parks, K., Wiener, G., Liu, Y., Myers, W. L., Sun, J., et al. (2012). A Wind Power Forecasting System to Optimize Grid Integration. </w:t>
      </w:r>
      <w:r>
        <w:rPr>
          <w:rFonts w:ascii="Calibri" w:hAnsi="Calibri" w:cs="Calibri"/>
          <w:i/>
          <w:iCs/>
          <w:sz w:val="24"/>
        </w:rPr>
        <w:t>IEEE Transactions on Sustainable Energy</w:t>
      </w:r>
      <w:r>
        <w:rPr>
          <w:rFonts w:ascii="Calibri" w:hAnsi="Calibri" w:cs="Calibri"/>
          <w:sz w:val="24"/>
        </w:rPr>
        <w:t xml:space="preserve">, </w:t>
      </w:r>
      <w:r>
        <w:rPr>
          <w:rFonts w:ascii="Calibri" w:hAnsi="Calibri" w:cs="Calibri"/>
          <w:i/>
          <w:iCs/>
          <w:sz w:val="24"/>
        </w:rPr>
        <w:t>3</w:t>
      </w:r>
      <w:r>
        <w:rPr>
          <w:rFonts w:ascii="Calibri" w:hAnsi="Calibri" w:cs="Calibri"/>
          <w:sz w:val="24"/>
        </w:rPr>
        <w:t>(4), 670–682. https://doi.org/10.1109/TSTE.2012.2201758</w:t>
      </w:r>
    </w:p>
    <w:p w14:paraId="60B58BFD" w14:textId="77777777" w:rsidR="000A29B4" w:rsidRDefault="0093274C">
      <w:pPr>
        <w:pStyle w:val="11"/>
        <w:rPr>
          <w:rFonts w:ascii="Calibri" w:hAnsi="Calibri" w:cs="Calibri"/>
          <w:sz w:val="24"/>
        </w:rPr>
      </w:pPr>
      <w:r>
        <w:rPr>
          <w:rFonts w:ascii="Calibri" w:hAnsi="Calibri" w:cs="Calibri"/>
          <w:sz w:val="24"/>
        </w:rPr>
        <w:t xml:space="preserve">Optis, M., &amp; Perr-Sauer, J. (2019). The importance of atmospheric turbulence and stability in machine-learning models of wind farm power production. </w:t>
      </w:r>
      <w:r>
        <w:rPr>
          <w:rFonts w:ascii="Calibri" w:hAnsi="Calibri" w:cs="Calibri"/>
          <w:i/>
          <w:iCs/>
          <w:sz w:val="24"/>
        </w:rPr>
        <w:t>Renewable and Sustainable Energy Reviews</w:t>
      </w:r>
      <w:r>
        <w:rPr>
          <w:rFonts w:ascii="Calibri" w:hAnsi="Calibri" w:cs="Calibri"/>
          <w:sz w:val="24"/>
        </w:rPr>
        <w:t xml:space="preserve">, </w:t>
      </w:r>
      <w:r>
        <w:rPr>
          <w:rFonts w:ascii="Calibri" w:hAnsi="Calibri" w:cs="Calibri"/>
          <w:i/>
          <w:iCs/>
          <w:sz w:val="24"/>
        </w:rPr>
        <w:t>112</w:t>
      </w:r>
      <w:r>
        <w:rPr>
          <w:rFonts w:ascii="Calibri" w:hAnsi="Calibri" w:cs="Calibri"/>
          <w:sz w:val="24"/>
        </w:rPr>
        <w:t>, 27–41. https://doi.org/10.1016/j.rser.2019.05.031</w:t>
      </w:r>
    </w:p>
    <w:p w14:paraId="2FC847D9" w14:textId="77777777" w:rsidR="000A29B4" w:rsidRDefault="0093274C">
      <w:pPr>
        <w:pStyle w:val="11"/>
        <w:rPr>
          <w:rFonts w:ascii="Calibri" w:hAnsi="Calibri" w:cs="Calibri"/>
          <w:sz w:val="24"/>
        </w:rPr>
      </w:pPr>
      <w:r>
        <w:rPr>
          <w:rFonts w:ascii="Calibri" w:hAnsi="Calibri" w:cs="Calibri"/>
          <w:sz w:val="24"/>
        </w:rPr>
        <w:t xml:space="preserve">Porté-Agel, F., Bastankhah, M., &amp; Shamsoddin, S. (2020). Wind-Turbine and Wind-Farm Flows: A Review. </w:t>
      </w:r>
      <w:r>
        <w:rPr>
          <w:rFonts w:ascii="Calibri" w:hAnsi="Calibri" w:cs="Calibri"/>
          <w:i/>
          <w:iCs/>
          <w:sz w:val="24"/>
        </w:rPr>
        <w:t>Boundary-Layer Meteorology</w:t>
      </w:r>
      <w:r>
        <w:rPr>
          <w:rFonts w:ascii="Calibri" w:hAnsi="Calibri" w:cs="Calibri"/>
          <w:sz w:val="24"/>
        </w:rPr>
        <w:t xml:space="preserve">, </w:t>
      </w:r>
      <w:r>
        <w:rPr>
          <w:rFonts w:ascii="Calibri" w:hAnsi="Calibri" w:cs="Calibri"/>
          <w:i/>
          <w:iCs/>
          <w:sz w:val="24"/>
        </w:rPr>
        <w:t>174</w:t>
      </w:r>
      <w:r>
        <w:rPr>
          <w:rFonts w:ascii="Calibri" w:hAnsi="Calibri" w:cs="Calibri"/>
          <w:sz w:val="24"/>
        </w:rPr>
        <w:t>(1), 1–59. https://doi.org/10.1007/s10546-019-00473-0</w:t>
      </w:r>
    </w:p>
    <w:p w14:paraId="31791418" w14:textId="77777777" w:rsidR="000A29B4" w:rsidRDefault="0093274C">
      <w:pPr>
        <w:pStyle w:val="11"/>
        <w:rPr>
          <w:rFonts w:ascii="Calibri" w:hAnsi="Calibri" w:cs="Calibri"/>
          <w:sz w:val="24"/>
        </w:rPr>
      </w:pPr>
      <w:r>
        <w:rPr>
          <w:rFonts w:ascii="Calibri" w:hAnsi="Calibri" w:cs="Calibri"/>
          <w:sz w:val="24"/>
        </w:rPr>
        <w:t xml:space="preserve">Romero-Barrera, A. J., Sipols, A. E., Paricio-Garcia, A., &amp; Lopez-Carmona, M. A. (2026). Short-term wind power forecasting integrating wake effect modeling with variational mode </w:t>
      </w:r>
      <w:r>
        <w:rPr>
          <w:rFonts w:ascii="Calibri" w:hAnsi="Calibri" w:cs="Calibri"/>
          <w:sz w:val="24"/>
        </w:rPr>
        <w:lastRenderedPageBreak/>
        <w:t xml:space="preserve">decomposition enhanced deep learning architectures. </w:t>
      </w:r>
      <w:r>
        <w:rPr>
          <w:rFonts w:ascii="Calibri" w:hAnsi="Calibri" w:cs="Calibri"/>
          <w:i/>
          <w:iCs/>
          <w:sz w:val="24"/>
        </w:rPr>
        <w:t>Energy Conversion and Management</w:t>
      </w:r>
      <w:r>
        <w:rPr>
          <w:rFonts w:ascii="Calibri" w:hAnsi="Calibri" w:cs="Calibri"/>
          <w:sz w:val="24"/>
        </w:rPr>
        <w:t xml:space="preserve">, </w:t>
      </w:r>
      <w:r>
        <w:rPr>
          <w:rFonts w:ascii="Calibri" w:hAnsi="Calibri" w:cs="Calibri"/>
          <w:i/>
          <w:iCs/>
          <w:sz w:val="24"/>
        </w:rPr>
        <w:t>348</w:t>
      </w:r>
      <w:r>
        <w:rPr>
          <w:rFonts w:ascii="Calibri" w:hAnsi="Calibri" w:cs="Calibri"/>
          <w:sz w:val="24"/>
        </w:rPr>
        <w:t>, 120738. https://doi.org/10.1016/j.enconman.2025.120738</w:t>
      </w:r>
    </w:p>
    <w:p w14:paraId="0D04A268" w14:textId="77777777" w:rsidR="000A29B4" w:rsidRDefault="0093274C">
      <w:pPr>
        <w:pStyle w:val="11"/>
        <w:rPr>
          <w:rFonts w:ascii="Calibri" w:hAnsi="Calibri" w:cs="Calibri"/>
          <w:sz w:val="24"/>
        </w:rPr>
      </w:pPr>
      <w:r>
        <w:rPr>
          <w:rFonts w:ascii="Calibri" w:hAnsi="Calibri" w:cs="Calibri"/>
          <w:sz w:val="24"/>
        </w:rPr>
        <w:t xml:space="preserve">Rubanenko, O., Miroshnyk, O., Shevchenko, S., Yanovych, V., Danylchenko, D., &amp; Rubanenko, O. (2020). Distribution of Wind Power Generation Dependently of Meteorological Factors. In </w:t>
      </w:r>
      <w:r>
        <w:rPr>
          <w:rFonts w:ascii="Calibri" w:hAnsi="Calibri" w:cs="Calibri"/>
          <w:i/>
          <w:iCs/>
          <w:sz w:val="24"/>
        </w:rPr>
        <w:t>2020 IEEE KhPI Week on Advanced Technology (KhPIWeek)</w:t>
      </w:r>
      <w:r>
        <w:rPr>
          <w:rFonts w:ascii="Calibri" w:hAnsi="Calibri" w:cs="Calibri"/>
          <w:sz w:val="24"/>
        </w:rPr>
        <w:t xml:space="preserve"> (pp. 472–477). Kharkiv, Ukraine: IEEE. https://doi.org/10.1109/KhPIWeek51551.2020.9250114</w:t>
      </w:r>
    </w:p>
    <w:p w14:paraId="05D7206A" w14:textId="77777777" w:rsidR="000A29B4" w:rsidRDefault="0093274C">
      <w:pPr>
        <w:pStyle w:val="11"/>
        <w:rPr>
          <w:rFonts w:ascii="Calibri" w:hAnsi="Calibri" w:cs="Calibri"/>
          <w:sz w:val="24"/>
        </w:rPr>
      </w:pPr>
      <w:r>
        <w:rPr>
          <w:rFonts w:ascii="Calibri" w:hAnsi="Calibri" w:cs="Calibri"/>
          <w:sz w:val="24"/>
        </w:rPr>
        <w:t xml:space="preserve">Sasser, C., Yu, M., &amp; Delgado, R. (2022). Improvement of wind power prediction from meteorological characterization with machine learning models. </w:t>
      </w:r>
      <w:r>
        <w:rPr>
          <w:rFonts w:ascii="Calibri" w:hAnsi="Calibri" w:cs="Calibri"/>
          <w:i/>
          <w:iCs/>
          <w:sz w:val="24"/>
        </w:rPr>
        <w:t>Renewable Energy</w:t>
      </w:r>
      <w:r>
        <w:rPr>
          <w:rFonts w:ascii="Calibri" w:hAnsi="Calibri" w:cs="Calibri"/>
          <w:sz w:val="24"/>
        </w:rPr>
        <w:t xml:space="preserve">, </w:t>
      </w:r>
      <w:r>
        <w:rPr>
          <w:rFonts w:ascii="Calibri" w:hAnsi="Calibri" w:cs="Calibri"/>
          <w:i/>
          <w:iCs/>
          <w:sz w:val="24"/>
        </w:rPr>
        <w:t>183</w:t>
      </w:r>
      <w:r>
        <w:rPr>
          <w:rFonts w:ascii="Calibri" w:hAnsi="Calibri" w:cs="Calibri"/>
          <w:sz w:val="24"/>
        </w:rPr>
        <w:t>, 491–501. https://doi.org/10.1016/j.renene.2021.10.034</w:t>
      </w:r>
    </w:p>
    <w:p w14:paraId="29033191" w14:textId="77777777" w:rsidR="000A29B4" w:rsidRDefault="0093274C">
      <w:pPr>
        <w:pStyle w:val="11"/>
        <w:rPr>
          <w:rFonts w:ascii="Calibri" w:hAnsi="Calibri" w:cs="Calibri"/>
          <w:sz w:val="24"/>
        </w:rPr>
      </w:pPr>
      <w:r>
        <w:rPr>
          <w:rFonts w:ascii="Calibri" w:hAnsi="Calibri" w:cs="Calibri"/>
          <w:sz w:val="24"/>
        </w:rPr>
        <w:t xml:space="preserve">Sun, H., &amp; Yang, H. (2023). Wind farm layout and hub height optimization with a novel wake model. </w:t>
      </w:r>
      <w:r>
        <w:rPr>
          <w:rFonts w:ascii="Calibri" w:hAnsi="Calibri" w:cs="Calibri"/>
          <w:i/>
          <w:iCs/>
          <w:sz w:val="24"/>
        </w:rPr>
        <w:t>Applied Energy</w:t>
      </w:r>
      <w:r>
        <w:rPr>
          <w:rFonts w:ascii="Calibri" w:hAnsi="Calibri" w:cs="Calibri"/>
          <w:sz w:val="24"/>
        </w:rPr>
        <w:t xml:space="preserve">, </w:t>
      </w:r>
      <w:r>
        <w:rPr>
          <w:rFonts w:ascii="Calibri" w:hAnsi="Calibri" w:cs="Calibri"/>
          <w:i/>
          <w:iCs/>
          <w:sz w:val="24"/>
        </w:rPr>
        <w:t>348</w:t>
      </w:r>
      <w:r>
        <w:rPr>
          <w:rFonts w:ascii="Calibri" w:hAnsi="Calibri" w:cs="Calibri"/>
          <w:sz w:val="24"/>
        </w:rPr>
        <w:t>, 121554. https://doi.org/10.1016/j.apenergy.2023.121554</w:t>
      </w:r>
    </w:p>
    <w:p w14:paraId="7A913DD8" w14:textId="77777777" w:rsidR="000A29B4" w:rsidRDefault="0093274C">
      <w:pPr>
        <w:pStyle w:val="11"/>
        <w:rPr>
          <w:rFonts w:ascii="Calibri" w:hAnsi="Calibri" w:cs="Calibri"/>
          <w:sz w:val="24"/>
        </w:rPr>
      </w:pPr>
      <w:r>
        <w:rPr>
          <w:rFonts w:ascii="Calibri" w:hAnsi="Calibri" w:cs="Calibri"/>
          <w:sz w:val="24"/>
        </w:rPr>
        <w:t xml:space="preserve">Torres, M. E., Colominas, M. A., Schlotthauer, G., &amp; Flandrin, P. (2011). A complete ensemble empirical mode decomposition with adaptive noise. In </w:t>
      </w:r>
      <w:r>
        <w:rPr>
          <w:rFonts w:ascii="Calibri" w:hAnsi="Calibri" w:cs="Calibri"/>
          <w:i/>
          <w:iCs/>
          <w:sz w:val="24"/>
        </w:rPr>
        <w:t>2011 IEEE International Conference on Acoustics, Speech and Signal Processing (ICASSP)</w:t>
      </w:r>
      <w:r>
        <w:rPr>
          <w:rFonts w:ascii="Calibri" w:hAnsi="Calibri" w:cs="Calibri"/>
          <w:sz w:val="24"/>
        </w:rPr>
        <w:t xml:space="preserve"> (pp. 4144–4147). Prague, Czech Republic: IEEE. https://doi.org/10.1109/ICASSP.2011.5947265</w:t>
      </w:r>
    </w:p>
    <w:p w14:paraId="30FE942F" w14:textId="77777777" w:rsidR="000A29B4" w:rsidRDefault="0093274C">
      <w:pPr>
        <w:pStyle w:val="11"/>
        <w:rPr>
          <w:rFonts w:ascii="Calibri" w:hAnsi="Calibri" w:cs="Calibri"/>
          <w:sz w:val="24"/>
        </w:rPr>
      </w:pPr>
      <w:r>
        <w:rPr>
          <w:rFonts w:ascii="Calibri" w:hAnsi="Calibri" w:cs="Calibri"/>
          <w:sz w:val="24"/>
        </w:rPr>
        <w:t xml:space="preserve">Turbines—Part, W. (2005). 12-1: Power Performance Measurements of Electricity Producing Wind Turbines. </w:t>
      </w:r>
      <w:r>
        <w:rPr>
          <w:rFonts w:ascii="Calibri" w:hAnsi="Calibri" w:cs="Calibri"/>
          <w:i/>
          <w:iCs/>
          <w:sz w:val="24"/>
        </w:rPr>
        <w:t>British Standard, IEC</w:t>
      </w:r>
      <w:r>
        <w:rPr>
          <w:rFonts w:ascii="Calibri" w:hAnsi="Calibri" w:cs="Calibri"/>
          <w:sz w:val="24"/>
        </w:rPr>
        <w:t>, 61400–12.</w:t>
      </w:r>
    </w:p>
    <w:p w14:paraId="3187ADB6" w14:textId="77777777" w:rsidR="000A29B4" w:rsidRDefault="0093274C">
      <w:pPr>
        <w:pStyle w:val="11"/>
        <w:rPr>
          <w:rFonts w:ascii="Calibri" w:hAnsi="Calibri" w:cs="Calibri"/>
          <w:sz w:val="24"/>
        </w:rPr>
      </w:pPr>
      <w:r>
        <w:rPr>
          <w:rFonts w:ascii="Calibri" w:hAnsi="Calibri" w:cs="Calibri"/>
          <w:sz w:val="24"/>
        </w:rPr>
        <w:t xml:space="preserve">Wagner, R., Antoniou, I., Pedersen, S. M., Courtney, M. S., &amp; Jørgensen, H. E. (2009). The influence of the wind speed profile on wind turbine performance measurements. </w:t>
      </w:r>
      <w:r>
        <w:rPr>
          <w:rFonts w:ascii="Calibri" w:hAnsi="Calibri" w:cs="Calibri"/>
          <w:i/>
          <w:iCs/>
          <w:sz w:val="24"/>
        </w:rPr>
        <w:t>Wind Energy</w:t>
      </w:r>
      <w:r>
        <w:rPr>
          <w:rFonts w:ascii="Calibri" w:hAnsi="Calibri" w:cs="Calibri"/>
          <w:sz w:val="24"/>
        </w:rPr>
        <w:t xml:space="preserve">, </w:t>
      </w:r>
      <w:r>
        <w:rPr>
          <w:rFonts w:ascii="Calibri" w:hAnsi="Calibri" w:cs="Calibri"/>
          <w:i/>
          <w:iCs/>
          <w:sz w:val="24"/>
        </w:rPr>
        <w:t>12</w:t>
      </w:r>
      <w:r>
        <w:rPr>
          <w:rFonts w:ascii="Calibri" w:hAnsi="Calibri" w:cs="Calibri"/>
          <w:sz w:val="24"/>
        </w:rPr>
        <w:t>(4), 348–362. https://doi.org/10.1002/we.297</w:t>
      </w:r>
    </w:p>
    <w:p w14:paraId="3D1FE267" w14:textId="77777777" w:rsidR="000A29B4" w:rsidRDefault="0093274C">
      <w:pPr>
        <w:pStyle w:val="11"/>
        <w:rPr>
          <w:rFonts w:ascii="Calibri" w:hAnsi="Calibri" w:cs="Calibri"/>
          <w:sz w:val="24"/>
        </w:rPr>
      </w:pPr>
      <w:r>
        <w:rPr>
          <w:rFonts w:ascii="Calibri" w:hAnsi="Calibri" w:cs="Calibri"/>
          <w:sz w:val="24"/>
        </w:rPr>
        <w:t xml:space="preserve">Wharton, S., &amp; Lundquist, J. K. (2012). Atmospheric stability affects wind turbine power collection. </w:t>
      </w:r>
      <w:r>
        <w:rPr>
          <w:rFonts w:ascii="Calibri" w:hAnsi="Calibri" w:cs="Calibri"/>
          <w:i/>
          <w:iCs/>
          <w:sz w:val="24"/>
        </w:rPr>
        <w:t>Environmental Research Letters</w:t>
      </w:r>
      <w:r>
        <w:rPr>
          <w:rFonts w:ascii="Calibri" w:hAnsi="Calibri" w:cs="Calibri"/>
          <w:sz w:val="24"/>
        </w:rPr>
        <w:t xml:space="preserve">, </w:t>
      </w:r>
      <w:r>
        <w:rPr>
          <w:rFonts w:ascii="Calibri" w:hAnsi="Calibri" w:cs="Calibri"/>
          <w:i/>
          <w:iCs/>
          <w:sz w:val="24"/>
        </w:rPr>
        <w:t>7</w:t>
      </w:r>
      <w:r>
        <w:rPr>
          <w:rFonts w:ascii="Calibri" w:hAnsi="Calibri" w:cs="Calibri"/>
          <w:sz w:val="24"/>
        </w:rPr>
        <w:t>(1), 014005. https://doi.org/10.1088/1748-9326/7/1/014005</w:t>
      </w:r>
    </w:p>
    <w:p w14:paraId="0B3D679B" w14:textId="77777777" w:rsidR="000A29B4" w:rsidRDefault="0093274C">
      <w:pPr>
        <w:pStyle w:val="11"/>
        <w:rPr>
          <w:rFonts w:ascii="Calibri" w:hAnsi="Calibri" w:cs="Calibri"/>
          <w:sz w:val="24"/>
        </w:rPr>
      </w:pPr>
      <w:r>
        <w:rPr>
          <w:rFonts w:ascii="Calibri" w:hAnsi="Calibri" w:cs="Calibri"/>
          <w:sz w:val="24"/>
        </w:rPr>
        <w:t xml:space="preserve">Wilks, D. S. (2011). </w:t>
      </w:r>
      <w:r>
        <w:rPr>
          <w:rFonts w:ascii="Calibri" w:hAnsi="Calibri" w:cs="Calibri"/>
          <w:i/>
          <w:iCs/>
          <w:sz w:val="24"/>
        </w:rPr>
        <w:t>Statistical methods in the atmospheric sciences</w:t>
      </w:r>
      <w:r>
        <w:rPr>
          <w:rFonts w:ascii="Calibri" w:hAnsi="Calibri" w:cs="Calibri"/>
          <w:sz w:val="24"/>
        </w:rPr>
        <w:t xml:space="preserve"> (Vol. 100). Academic press.</w:t>
      </w:r>
    </w:p>
    <w:p w14:paraId="4DBC6526" w14:textId="77777777" w:rsidR="000A29B4" w:rsidRDefault="0093274C">
      <w:pPr>
        <w:pStyle w:val="11"/>
        <w:rPr>
          <w:rFonts w:ascii="Calibri" w:hAnsi="Calibri" w:cs="Calibri"/>
          <w:sz w:val="24"/>
        </w:rPr>
      </w:pPr>
      <w:r>
        <w:rPr>
          <w:rFonts w:ascii="Calibri" w:hAnsi="Calibri" w:cs="Calibri"/>
          <w:sz w:val="24"/>
        </w:rPr>
        <w:t xml:space="preserve">Wilson, D. K. (1996). Empirical Orthogonal Function Analysis of the Weakly Convective Atmospheric Boundary Layer. Part I: Eddy Structures. </w:t>
      </w:r>
      <w:r>
        <w:rPr>
          <w:rFonts w:ascii="Calibri" w:hAnsi="Calibri" w:cs="Calibri"/>
          <w:i/>
          <w:iCs/>
          <w:sz w:val="24"/>
        </w:rPr>
        <w:t>Journal of Atmospheric Sciences</w:t>
      </w:r>
      <w:r>
        <w:rPr>
          <w:rFonts w:ascii="Calibri" w:hAnsi="Calibri" w:cs="Calibri"/>
          <w:sz w:val="24"/>
        </w:rPr>
        <w:t xml:space="preserve">, </w:t>
      </w:r>
      <w:r>
        <w:rPr>
          <w:rFonts w:ascii="Calibri" w:hAnsi="Calibri" w:cs="Calibri"/>
          <w:i/>
          <w:iCs/>
          <w:sz w:val="24"/>
        </w:rPr>
        <w:t>53</w:t>
      </w:r>
      <w:r>
        <w:rPr>
          <w:rFonts w:ascii="Calibri" w:hAnsi="Calibri" w:cs="Calibri"/>
          <w:sz w:val="24"/>
        </w:rPr>
        <w:t>(6), 801–823. https://doi.org/10.1175/1520-0469(1996)053%253C0801:EOFAOT%253E2.0.CO;2</w:t>
      </w:r>
    </w:p>
    <w:p w14:paraId="4F81335A" w14:textId="77777777" w:rsidR="000A29B4" w:rsidRDefault="0093274C">
      <w:pPr>
        <w:pStyle w:val="11"/>
        <w:rPr>
          <w:rFonts w:ascii="Calibri" w:hAnsi="Calibri" w:cs="Calibri"/>
          <w:sz w:val="24"/>
        </w:rPr>
      </w:pPr>
      <w:r>
        <w:rPr>
          <w:rFonts w:ascii="Calibri" w:hAnsi="Calibri" w:cs="Calibri"/>
          <w:sz w:val="24"/>
        </w:rPr>
        <w:t xml:space="preserve">Wu, Z., &amp; Huang, N. E. (2009). Ensemble empirical mode decomposition: a noise-assisted data analysis method. </w:t>
      </w:r>
      <w:r>
        <w:rPr>
          <w:rFonts w:ascii="Calibri" w:hAnsi="Calibri" w:cs="Calibri"/>
          <w:i/>
          <w:iCs/>
          <w:sz w:val="24"/>
        </w:rPr>
        <w:t>Advances in Adaptive Data Analysis</w:t>
      </w:r>
      <w:r>
        <w:rPr>
          <w:rFonts w:ascii="Calibri" w:hAnsi="Calibri" w:cs="Calibri"/>
          <w:sz w:val="24"/>
        </w:rPr>
        <w:t xml:space="preserve">, </w:t>
      </w:r>
      <w:r>
        <w:rPr>
          <w:rFonts w:ascii="Calibri" w:hAnsi="Calibri" w:cs="Calibri"/>
          <w:i/>
          <w:iCs/>
          <w:sz w:val="24"/>
        </w:rPr>
        <w:t>1</w:t>
      </w:r>
      <w:r>
        <w:rPr>
          <w:rFonts w:ascii="Calibri" w:hAnsi="Calibri" w:cs="Calibri"/>
          <w:sz w:val="24"/>
        </w:rPr>
        <w:t>(1), 1–41. https://doi.org/10.1142/S1793536909000047</w:t>
      </w:r>
    </w:p>
    <w:p w14:paraId="2A9BE7A7" w14:textId="77777777" w:rsidR="000A29B4" w:rsidRDefault="0093274C">
      <w:pPr>
        <w:pStyle w:val="11"/>
        <w:rPr>
          <w:rFonts w:ascii="Calibri" w:hAnsi="Calibri" w:cs="Calibri"/>
          <w:sz w:val="24"/>
        </w:rPr>
      </w:pPr>
      <w:r>
        <w:rPr>
          <w:rFonts w:ascii="Calibri" w:hAnsi="Calibri" w:cs="Calibri"/>
          <w:sz w:val="24"/>
        </w:rPr>
        <w:t xml:space="preserve">Xia, X., Luo, Y., Li, P., &amp; Chang, R. (2026a). Comparative evaluation of ECMWF and GFS for operational day-ahead wind speed forecasting. </w:t>
      </w:r>
      <w:r>
        <w:rPr>
          <w:rFonts w:ascii="Calibri" w:hAnsi="Calibri" w:cs="Calibri"/>
          <w:i/>
          <w:iCs/>
          <w:sz w:val="24"/>
        </w:rPr>
        <w:t>Renewable Energy</w:t>
      </w:r>
      <w:r>
        <w:rPr>
          <w:rFonts w:ascii="Calibri" w:hAnsi="Calibri" w:cs="Calibri"/>
          <w:sz w:val="24"/>
        </w:rPr>
        <w:t xml:space="preserve">, </w:t>
      </w:r>
      <w:r>
        <w:rPr>
          <w:rFonts w:ascii="Calibri" w:hAnsi="Calibri" w:cs="Calibri"/>
          <w:i/>
          <w:iCs/>
          <w:sz w:val="24"/>
        </w:rPr>
        <w:t>261</w:t>
      </w:r>
      <w:r>
        <w:rPr>
          <w:rFonts w:ascii="Calibri" w:hAnsi="Calibri" w:cs="Calibri"/>
          <w:sz w:val="24"/>
        </w:rPr>
        <w:t>, 125263. https://doi.org/10.1016/j.renene.2026.125263</w:t>
      </w:r>
    </w:p>
    <w:p w14:paraId="3A12B0FC" w14:textId="77777777" w:rsidR="000A29B4" w:rsidRDefault="0093274C">
      <w:pPr>
        <w:pStyle w:val="11"/>
        <w:rPr>
          <w:rFonts w:ascii="Calibri" w:hAnsi="Calibri" w:cs="Calibri"/>
          <w:sz w:val="24"/>
        </w:rPr>
      </w:pPr>
      <w:r>
        <w:rPr>
          <w:rFonts w:ascii="Calibri" w:hAnsi="Calibri" w:cs="Calibri"/>
          <w:sz w:val="24"/>
        </w:rPr>
        <w:t xml:space="preserve">Xia, X., Luo, Y., Li, P., Chang, R., Liao, Z., &amp; Huang, L. (2026b). Systematic evaluation of transformer-based time series forecasting models for post-processing WRF-simulated wind speed and predicting short-term power output. </w:t>
      </w:r>
      <w:r>
        <w:rPr>
          <w:rFonts w:ascii="Calibri" w:hAnsi="Calibri" w:cs="Calibri"/>
          <w:i/>
          <w:iCs/>
          <w:sz w:val="24"/>
        </w:rPr>
        <w:t>Applied Energy</w:t>
      </w:r>
      <w:r>
        <w:rPr>
          <w:rFonts w:ascii="Calibri" w:hAnsi="Calibri" w:cs="Calibri"/>
          <w:sz w:val="24"/>
        </w:rPr>
        <w:t xml:space="preserve">, </w:t>
      </w:r>
      <w:r>
        <w:rPr>
          <w:rFonts w:ascii="Calibri" w:hAnsi="Calibri" w:cs="Calibri"/>
          <w:i/>
          <w:iCs/>
          <w:sz w:val="24"/>
        </w:rPr>
        <w:t>403</w:t>
      </w:r>
      <w:r>
        <w:rPr>
          <w:rFonts w:ascii="Calibri" w:hAnsi="Calibri" w:cs="Calibri"/>
          <w:sz w:val="24"/>
        </w:rPr>
        <w:t>, 127070. https://doi.org/10.1016/j.apenergy.2025.127070</w:t>
      </w:r>
    </w:p>
    <w:p w14:paraId="7A1C79AD" w14:textId="77777777" w:rsidR="000A29B4" w:rsidRDefault="0093274C">
      <w:pPr>
        <w:pStyle w:val="11"/>
        <w:rPr>
          <w:rFonts w:ascii="Calibri" w:hAnsi="Calibri" w:cs="Calibri"/>
          <w:sz w:val="24"/>
        </w:rPr>
      </w:pPr>
      <w:r>
        <w:rPr>
          <w:rFonts w:ascii="Calibri" w:hAnsi="Calibri" w:cs="Calibri"/>
          <w:sz w:val="24"/>
        </w:rPr>
        <w:t xml:space="preserve">Ye, L., Zhao, Y., Zeng, C., &amp; Zhang, C. (2017). Short-term wind power prediction based on spatial model. </w:t>
      </w:r>
      <w:r>
        <w:rPr>
          <w:rFonts w:ascii="Calibri" w:hAnsi="Calibri" w:cs="Calibri"/>
          <w:i/>
          <w:iCs/>
          <w:sz w:val="24"/>
        </w:rPr>
        <w:t>Renewable Energy</w:t>
      </w:r>
      <w:r>
        <w:rPr>
          <w:rFonts w:ascii="Calibri" w:hAnsi="Calibri" w:cs="Calibri"/>
          <w:sz w:val="24"/>
        </w:rPr>
        <w:t xml:space="preserve">, </w:t>
      </w:r>
      <w:r>
        <w:rPr>
          <w:rFonts w:ascii="Calibri" w:hAnsi="Calibri" w:cs="Calibri"/>
          <w:i/>
          <w:iCs/>
          <w:sz w:val="24"/>
        </w:rPr>
        <w:t>101</w:t>
      </w:r>
      <w:r>
        <w:rPr>
          <w:rFonts w:ascii="Calibri" w:hAnsi="Calibri" w:cs="Calibri"/>
          <w:sz w:val="24"/>
        </w:rPr>
        <w:t>, 1067–1074. https://doi.org/10.1016/j.renene.2016.09.069</w:t>
      </w:r>
    </w:p>
    <w:p w14:paraId="3CDFEE20" w14:textId="77696200" w:rsidR="002905E3" w:rsidRDefault="0093274C" w:rsidP="003B5D38">
      <w:pPr>
        <w:pStyle w:val="11"/>
        <w:ind w:left="0" w:firstLine="0"/>
        <w:rPr>
          <w:rFonts w:asciiTheme="minorHAnsi" w:eastAsia="Times New Roman" w:hAnsiTheme="minorHAnsi" w:cstheme="minorHAnsi"/>
          <w:color w:val="262626"/>
          <w:sz w:val="24"/>
          <w:szCs w:val="24"/>
        </w:rPr>
      </w:pPr>
      <w:r>
        <w:rPr>
          <w:rFonts w:asciiTheme="minorHAnsi" w:eastAsia="Times New Roman" w:hAnsiTheme="minorHAnsi" w:cstheme="minorHAnsi"/>
          <w:color w:val="262626"/>
          <w:sz w:val="24"/>
          <w:szCs w:val="24"/>
        </w:rPr>
        <w:fldChar w:fldCharType="end"/>
      </w:r>
      <w:r w:rsidR="002905E3">
        <w:rPr>
          <w:rFonts w:asciiTheme="minorHAnsi" w:eastAsia="Times New Roman" w:hAnsiTheme="minorHAnsi" w:cstheme="minorHAnsi"/>
          <w:color w:val="262626"/>
          <w:sz w:val="24"/>
          <w:szCs w:val="24"/>
        </w:rPr>
        <w:br w:type="page"/>
      </w:r>
    </w:p>
    <w:p w14:paraId="7BAF4347" w14:textId="74826FAE" w:rsidR="000003AF" w:rsidRPr="000003AF" w:rsidDel="00F133FD" w:rsidRDefault="000003AF" w:rsidP="000003AF">
      <w:pPr>
        <w:widowControl w:val="0"/>
        <w:spacing w:after="160" w:line="278" w:lineRule="auto"/>
        <w:jc w:val="center"/>
        <w:rPr>
          <w:del w:id="145" w:author="win" w:date="2026-04-14T16:36:00Z"/>
          <w:rFonts w:ascii="等线" w:eastAsia="等线" w:hAnsi="等线"/>
          <w:kern w:val="2"/>
          <w:sz w:val="22"/>
          <w:szCs w:val="24"/>
          <w:lang w:eastAsia="zh-CN"/>
          <w14:ligatures w14:val="standardContextual"/>
        </w:rPr>
      </w:pPr>
      <w:del w:id="146" w:author="win" w:date="2026-04-14T16:36:00Z">
        <w:r w:rsidRPr="000003AF" w:rsidDel="00F133FD">
          <w:rPr>
            <w:rFonts w:ascii="等线" w:eastAsia="等线" w:hAnsi="等线"/>
            <w:noProof/>
            <w:kern w:val="2"/>
            <w:sz w:val="22"/>
            <w:szCs w:val="24"/>
            <w:lang w:eastAsia="zh-CN"/>
            <w14:ligatures w14:val="standardContextual"/>
          </w:rPr>
          <w:lastRenderedPageBreak/>
          <w:drawing>
            <wp:inline distT="0" distB="0" distL="0" distR="0" wp14:anchorId="45D8DEF5" wp14:editId="2BEE40F6">
              <wp:extent cx="5274310" cy="4166235"/>
              <wp:effectExtent l="0" t="0" r="0" b="0"/>
              <wp:docPr id="19332883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88349" name="图片 2"/>
                      <pic:cNvPicPr>
                        <a:picLocks noChangeAspect="1"/>
                      </pic:cNvPicPr>
                    </pic:nvPicPr>
                    <pic:blipFill>
                      <a:blip r:embed="rId22"/>
                      <a:stretch>
                        <a:fillRect/>
                      </a:stretch>
                    </pic:blipFill>
                    <pic:spPr>
                      <a:xfrm>
                        <a:off x="0" y="0"/>
                        <a:ext cx="5274310" cy="4166235"/>
                      </a:xfrm>
                      <a:prstGeom prst="rect">
                        <a:avLst/>
                      </a:prstGeom>
                    </pic:spPr>
                  </pic:pic>
                </a:graphicData>
              </a:graphic>
            </wp:inline>
          </w:drawing>
        </w:r>
      </w:del>
    </w:p>
    <w:p w14:paraId="0DB4F647" w14:textId="0BFAB267" w:rsidR="000003AF" w:rsidRPr="000003AF" w:rsidDel="00F133FD" w:rsidRDefault="000003AF" w:rsidP="000003AF">
      <w:pPr>
        <w:keepNext/>
        <w:spacing w:before="240" w:after="60"/>
        <w:outlineLvl w:val="0"/>
        <w:rPr>
          <w:del w:id="147" w:author="win" w:date="2026-04-14T16:36:00Z"/>
          <w:rFonts w:ascii="Myriad Pro" w:eastAsia="宋体" w:hAnsi="Myriad Pro" w:cs="等线"/>
          <w:kern w:val="32"/>
          <w:sz w:val="22"/>
          <w:szCs w:val="22"/>
          <w:lang w:eastAsia="zh-CN"/>
        </w:rPr>
      </w:pPr>
      <w:del w:id="148" w:author="win" w:date="2026-04-14T16:36:00Z">
        <w:r w:rsidRPr="000003AF" w:rsidDel="00F133FD">
          <w:rPr>
            <w:rFonts w:ascii="Calibri" w:eastAsia="Times New Roman" w:hAnsi="Calibri" w:cs="Calibri"/>
            <w:b/>
            <w:bCs/>
            <w:kern w:val="28"/>
            <w:sz w:val="24"/>
            <w:szCs w:val="24"/>
          </w:rPr>
          <w:delText>Figure 1.</w:delText>
        </w:r>
        <w:r w:rsidRPr="000003AF" w:rsidDel="00F133FD">
          <w:rPr>
            <w:rFonts w:ascii="Myriad Pro" w:eastAsia="宋体" w:hAnsi="Myriad Pro"/>
            <w:b/>
            <w:bCs/>
            <w:kern w:val="32"/>
            <w:sz w:val="22"/>
            <w:szCs w:val="22"/>
          </w:rPr>
          <w:delText xml:space="preserve"> </w:delText>
        </w:r>
        <w:r w:rsidRPr="000003AF" w:rsidDel="00F133FD">
          <w:rPr>
            <w:rFonts w:ascii="Calibri" w:eastAsia="Times New Roman" w:hAnsi="Calibri" w:cs="Calibri"/>
            <w:kern w:val="28"/>
            <w:sz w:val="24"/>
            <w:szCs w:val="24"/>
            <w:lang w:eastAsia="zh-CN"/>
          </w:rPr>
          <w:delText>Schematic of the wind farm layout and meteorological mast configuration. The 70-m observation mast (OBS) is located 586 m west of the first turbine column. Wind speed and direction are measured at four heights (10 m, 30 m, 50 m, and 70 m). The farm comprises 134 turbines (33 rows × 4 columns, plus 2 additional turbines) with approximately 300-m row spacing and 1200-m column spacing. Each turbine has a rotor diameter (D) of 82 m and a hub height of 61.5 m. Westerly winds (from left) represent free-stream conditions at the mast, whereas easterly winds (from right) traverse the turbine array before reaching the mast, corresponding to wake-influenced conditions.</w:delText>
        </w:r>
      </w:del>
    </w:p>
    <w:p w14:paraId="7258C274" w14:textId="6CFB329F" w:rsidR="000003AF" w:rsidRPr="000003AF" w:rsidDel="00F133FD" w:rsidRDefault="000003AF" w:rsidP="000003AF">
      <w:pPr>
        <w:spacing w:after="160" w:line="278" w:lineRule="auto"/>
        <w:rPr>
          <w:del w:id="149" w:author="win" w:date="2026-04-14T16:36:00Z"/>
          <w:rFonts w:ascii="等线" w:eastAsia="等线" w:hAnsi="等线"/>
          <w:kern w:val="2"/>
          <w:sz w:val="22"/>
          <w:szCs w:val="24"/>
          <w:lang w:eastAsia="zh-CN"/>
          <w14:ligatures w14:val="standardContextual"/>
        </w:rPr>
      </w:pPr>
      <w:del w:id="150" w:author="win" w:date="2026-04-14T16:36:00Z">
        <w:r w:rsidRPr="000003AF" w:rsidDel="00F133FD">
          <w:rPr>
            <w:rFonts w:ascii="等线" w:eastAsia="等线" w:hAnsi="等线"/>
            <w:kern w:val="2"/>
            <w:sz w:val="22"/>
            <w:szCs w:val="24"/>
            <w:lang w:eastAsia="zh-CN"/>
            <w14:ligatures w14:val="standardContextual"/>
          </w:rPr>
          <w:br w:type="page"/>
        </w:r>
      </w:del>
    </w:p>
    <w:p w14:paraId="5228D2FA" w14:textId="77777777" w:rsidR="000003AF" w:rsidRPr="000003AF" w:rsidRDefault="000003AF" w:rsidP="000003AF">
      <w:pPr>
        <w:widowControl w:val="0"/>
        <w:spacing w:after="160" w:line="278" w:lineRule="auto"/>
        <w:jc w:val="center"/>
        <w:rPr>
          <w:rFonts w:ascii="等线" w:eastAsia="等线" w:hAnsi="等线"/>
          <w:kern w:val="2"/>
          <w:sz w:val="22"/>
          <w:szCs w:val="24"/>
          <w:lang w:eastAsia="zh-CN"/>
          <w14:ligatures w14:val="standardContextual"/>
        </w:rPr>
      </w:pPr>
      <w:r w:rsidRPr="000003AF">
        <w:rPr>
          <w:rFonts w:ascii="等线" w:eastAsia="等线" w:hAnsi="等线"/>
          <w:noProof/>
          <w:kern w:val="2"/>
          <w:sz w:val="22"/>
          <w:szCs w:val="24"/>
          <w:lang w:eastAsia="zh-CN"/>
          <w14:ligatures w14:val="standardContextual"/>
        </w:rPr>
        <w:drawing>
          <wp:inline distT="0" distB="0" distL="0" distR="0" wp14:anchorId="6E3EDCAE" wp14:editId="7CA4EBB4">
            <wp:extent cx="3630930" cy="3959860"/>
            <wp:effectExtent l="0" t="0" r="1270" b="2540"/>
            <wp:docPr id="10113901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90152" name="图片 2"/>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3631193" cy="3960000"/>
                    </a:xfrm>
                    <a:prstGeom prst="rect">
                      <a:avLst/>
                    </a:prstGeom>
                  </pic:spPr>
                </pic:pic>
              </a:graphicData>
            </a:graphic>
          </wp:inline>
        </w:drawing>
      </w:r>
    </w:p>
    <w:p w14:paraId="03329DCF" w14:textId="131A834F" w:rsidR="000003AF" w:rsidRPr="000003AF" w:rsidRDefault="000003AF" w:rsidP="000003AF">
      <w:pPr>
        <w:keepNext/>
        <w:spacing w:before="240"/>
        <w:outlineLvl w:val="0"/>
        <w:rPr>
          <w:rFonts w:ascii="Calibri" w:eastAsia="Times New Roman" w:hAnsi="Calibri" w:cs="Calibri"/>
          <w:kern w:val="28"/>
          <w:sz w:val="24"/>
          <w:szCs w:val="24"/>
          <w:lang w:eastAsia="zh-CN"/>
        </w:rPr>
      </w:pPr>
      <w:r w:rsidRPr="000003AF">
        <w:rPr>
          <w:rFonts w:ascii="Calibri" w:eastAsia="Times New Roman" w:hAnsi="Calibri" w:cs="Calibri"/>
          <w:b/>
          <w:bCs/>
          <w:kern w:val="28"/>
          <w:sz w:val="24"/>
          <w:szCs w:val="24"/>
        </w:rPr>
        <w:t xml:space="preserve">Figure </w:t>
      </w:r>
      <w:ins w:id="151" w:author="win" w:date="2026-04-14T16:36:00Z">
        <w:r w:rsidR="00F133FD">
          <w:rPr>
            <w:rFonts w:ascii="Calibri" w:eastAsia="Times New Roman" w:hAnsi="Calibri" w:cs="Calibri"/>
            <w:b/>
            <w:bCs/>
            <w:kern w:val="28"/>
            <w:sz w:val="24"/>
            <w:szCs w:val="24"/>
          </w:rPr>
          <w:t>1</w:t>
        </w:r>
      </w:ins>
      <w:del w:id="152" w:author="win" w:date="2026-04-14T16:36:00Z">
        <w:r w:rsidRPr="000003AF" w:rsidDel="00F133FD">
          <w:rPr>
            <w:rFonts w:ascii="Calibri" w:eastAsia="Times New Roman" w:hAnsi="Calibri" w:cs="Calibri"/>
            <w:b/>
            <w:bCs/>
            <w:kern w:val="28"/>
            <w:sz w:val="24"/>
            <w:szCs w:val="24"/>
          </w:rPr>
          <w:delText>2</w:delText>
        </w:r>
      </w:del>
      <w:r w:rsidRPr="000003AF">
        <w:rPr>
          <w:rFonts w:ascii="Calibri" w:eastAsia="Times New Roman" w:hAnsi="Calibri" w:cs="Calibri"/>
          <w:b/>
          <w:bCs/>
          <w:kern w:val="28"/>
          <w:sz w:val="24"/>
          <w:szCs w:val="24"/>
        </w:rPr>
        <w:t xml:space="preserve">. </w:t>
      </w:r>
      <w:r w:rsidRPr="000003AF">
        <w:rPr>
          <w:rFonts w:ascii="Calibri" w:eastAsia="Times New Roman" w:hAnsi="Calibri" w:cs="Calibri"/>
          <w:kern w:val="28"/>
          <w:sz w:val="24"/>
          <w:szCs w:val="24"/>
          <w:lang w:eastAsia="zh-CN"/>
        </w:rPr>
        <w:t>Regime-dependent vertical structure of wind speed and correlation with power production. A: Wind rose at 70-m hub height. The meteorological mast location 586 m west of the first turbine column (33 turbines) enables categorization into westerly free-stream and easterly wake</w:t>
      </w:r>
      <w:r w:rsidRPr="000003AF">
        <w:rPr>
          <w:rFonts w:ascii="等线" w:eastAsia="等线" w:hAnsi="等线"/>
          <w:kern w:val="2"/>
          <w:sz w:val="22"/>
          <w:szCs w:val="24"/>
          <w:lang w:eastAsia="zh-CN"/>
          <w14:ligatures w14:val="standardContextual"/>
        </w:rPr>
        <w:t xml:space="preserve"> </w:t>
      </w:r>
      <w:r w:rsidRPr="000003AF">
        <w:rPr>
          <w:rFonts w:ascii="Calibri" w:eastAsia="Times New Roman" w:hAnsi="Calibri" w:cs="Calibri"/>
          <w:kern w:val="28"/>
          <w:sz w:val="24"/>
          <w:szCs w:val="24"/>
          <w:lang w:eastAsia="zh-CN"/>
        </w:rPr>
        <w:t>effect sectors. B: Vertical profiles of Spearman correlation between height-specific wind speed and total power output for aggregate dataset (black), free-stream sector (red), and wake</w:t>
      </w:r>
      <w:r w:rsidRPr="000003AF">
        <w:rPr>
          <w:rFonts w:ascii="等线" w:eastAsia="等线" w:hAnsi="等线"/>
          <w:kern w:val="2"/>
          <w:sz w:val="22"/>
          <w:szCs w:val="24"/>
          <w:lang w:eastAsia="zh-CN"/>
          <w14:ligatures w14:val="standardContextual"/>
        </w:rPr>
        <w:t xml:space="preserve"> </w:t>
      </w:r>
      <w:r w:rsidRPr="000003AF">
        <w:rPr>
          <w:rFonts w:ascii="Calibri" w:eastAsia="Times New Roman" w:hAnsi="Calibri" w:cs="Calibri"/>
          <w:kern w:val="28"/>
          <w:sz w:val="24"/>
          <w:szCs w:val="24"/>
          <w:lang w:eastAsia="zh-CN"/>
        </w:rPr>
        <w:t>effect sector (blue). C: Mean vertical wind speed profile for the entire observation period with background thin lines representing individual instantaneous profiles and gray shading representing one standard deviation (±1σ). D: Comparison of mean vertical wind speed profiles between free-stream (red) and wake</w:t>
      </w:r>
      <w:r w:rsidRPr="000003AF">
        <w:rPr>
          <w:rFonts w:ascii="等线" w:eastAsia="等线" w:hAnsi="等线"/>
          <w:kern w:val="2"/>
          <w:sz w:val="22"/>
          <w:szCs w:val="24"/>
          <w:lang w:eastAsia="zh-CN"/>
          <w14:ligatures w14:val="standardContextual"/>
        </w:rPr>
        <w:t xml:space="preserve"> </w:t>
      </w:r>
      <w:r w:rsidRPr="000003AF">
        <w:rPr>
          <w:rFonts w:ascii="Calibri" w:eastAsia="Times New Roman" w:hAnsi="Calibri" w:cs="Calibri"/>
          <w:kern w:val="28"/>
          <w:sz w:val="24"/>
          <w:szCs w:val="24"/>
          <w:lang w:eastAsia="zh-CN"/>
        </w:rPr>
        <w:t>effect (blue) regimes with background thin lines showing individual profiles for each regime. Shaded areas denote one standard deviation (±1σ).</w:t>
      </w:r>
    </w:p>
    <w:p w14:paraId="47DCD1A2" w14:textId="77777777" w:rsidR="000003AF" w:rsidRPr="000003AF" w:rsidRDefault="000003AF" w:rsidP="000003AF">
      <w:pPr>
        <w:spacing w:after="160" w:line="278" w:lineRule="auto"/>
        <w:rPr>
          <w:rFonts w:ascii="等线" w:eastAsia="等线" w:hAnsi="等线"/>
          <w:kern w:val="2"/>
          <w:sz w:val="22"/>
          <w:szCs w:val="24"/>
          <w:lang w:eastAsia="zh-CN"/>
          <w14:ligatures w14:val="standardContextual"/>
        </w:rPr>
      </w:pPr>
      <w:r w:rsidRPr="000003AF">
        <w:rPr>
          <w:rFonts w:ascii="等线" w:eastAsia="等线" w:hAnsi="等线"/>
          <w:kern w:val="2"/>
          <w:sz w:val="22"/>
          <w:szCs w:val="24"/>
          <w:lang w:eastAsia="zh-CN"/>
          <w14:ligatures w14:val="standardContextual"/>
        </w:rPr>
        <w:br w:type="page"/>
      </w:r>
    </w:p>
    <w:p w14:paraId="7D631FF9" w14:textId="77777777" w:rsidR="000003AF" w:rsidRPr="000003AF" w:rsidRDefault="000003AF" w:rsidP="000003AF">
      <w:pPr>
        <w:widowControl w:val="0"/>
        <w:spacing w:after="160" w:line="278" w:lineRule="auto"/>
        <w:jc w:val="center"/>
        <w:rPr>
          <w:rFonts w:ascii="Calibri" w:eastAsia="Times New Roman" w:hAnsi="Calibri" w:cs="Calibri"/>
          <w:kern w:val="28"/>
          <w:sz w:val="24"/>
          <w:szCs w:val="24"/>
          <w:lang w:eastAsia="zh-CN"/>
        </w:rPr>
      </w:pPr>
      <w:r w:rsidRPr="000003AF">
        <w:rPr>
          <w:rFonts w:ascii="Calibri" w:eastAsia="Times New Roman" w:hAnsi="Calibri" w:cs="Calibri"/>
          <w:noProof/>
          <w:kern w:val="28"/>
          <w:sz w:val="24"/>
          <w:szCs w:val="24"/>
          <w:lang w:eastAsia="zh-CN"/>
          <w14:ligatures w14:val="standardContextual"/>
        </w:rPr>
        <w:lastRenderedPageBreak/>
        <w:drawing>
          <wp:inline distT="0" distB="0" distL="0" distR="0" wp14:anchorId="5DF35931" wp14:editId="5BB18FEE">
            <wp:extent cx="5274310" cy="4434840"/>
            <wp:effectExtent l="0" t="0" r="0" b="0"/>
            <wp:docPr id="1486575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75355" name="图片 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274310" cy="4434840"/>
                    </a:xfrm>
                    <a:prstGeom prst="rect">
                      <a:avLst/>
                    </a:prstGeom>
                  </pic:spPr>
                </pic:pic>
              </a:graphicData>
            </a:graphic>
          </wp:inline>
        </w:drawing>
      </w:r>
    </w:p>
    <w:p w14:paraId="5ECE886B" w14:textId="043129D4" w:rsidR="000003AF" w:rsidRPr="000003AF" w:rsidRDefault="000003AF" w:rsidP="000003AF">
      <w:pPr>
        <w:keepNext/>
        <w:spacing w:before="240"/>
        <w:outlineLvl w:val="0"/>
        <w:rPr>
          <w:rFonts w:ascii="Calibri" w:eastAsia="Times New Roman" w:hAnsi="Calibri" w:cs="Calibri"/>
          <w:kern w:val="28"/>
          <w:sz w:val="24"/>
          <w:szCs w:val="24"/>
          <w:lang w:eastAsia="zh-CN"/>
        </w:rPr>
      </w:pPr>
      <w:r w:rsidRPr="000003AF">
        <w:rPr>
          <w:rFonts w:ascii="Calibri" w:eastAsia="Times New Roman" w:hAnsi="Calibri" w:cs="Calibri"/>
          <w:b/>
          <w:bCs/>
          <w:kern w:val="28"/>
          <w:sz w:val="24"/>
          <w:szCs w:val="24"/>
        </w:rPr>
        <w:t xml:space="preserve">Figure </w:t>
      </w:r>
      <w:ins w:id="153" w:author="win" w:date="2026-04-14T16:36:00Z">
        <w:r w:rsidR="00F133FD">
          <w:rPr>
            <w:rFonts w:ascii="Calibri" w:eastAsia="Times New Roman" w:hAnsi="Calibri" w:cs="Calibri"/>
            <w:b/>
            <w:bCs/>
            <w:kern w:val="28"/>
            <w:sz w:val="24"/>
            <w:szCs w:val="24"/>
          </w:rPr>
          <w:t>2</w:t>
        </w:r>
      </w:ins>
      <w:del w:id="154" w:author="win" w:date="2026-04-14T16:36:00Z">
        <w:r w:rsidRPr="000003AF" w:rsidDel="00F133FD">
          <w:rPr>
            <w:rFonts w:ascii="Calibri" w:eastAsia="Times New Roman" w:hAnsi="Calibri" w:cs="Calibri"/>
            <w:b/>
            <w:bCs/>
            <w:kern w:val="28"/>
            <w:sz w:val="24"/>
            <w:szCs w:val="24"/>
          </w:rPr>
          <w:delText>3</w:delText>
        </w:r>
      </w:del>
      <w:r w:rsidRPr="000003AF">
        <w:rPr>
          <w:rFonts w:ascii="Calibri" w:eastAsia="Times New Roman" w:hAnsi="Calibri" w:cs="Calibri"/>
          <w:b/>
          <w:bCs/>
          <w:kern w:val="28"/>
          <w:sz w:val="24"/>
          <w:szCs w:val="24"/>
        </w:rPr>
        <w:t xml:space="preserve">. </w:t>
      </w:r>
      <w:r w:rsidRPr="000003AF">
        <w:rPr>
          <w:rFonts w:ascii="Calibri" w:eastAsia="Times New Roman" w:hAnsi="Calibri" w:cs="Calibri"/>
          <w:kern w:val="28"/>
          <w:sz w:val="24"/>
          <w:szCs w:val="24"/>
          <w:lang w:eastAsia="zh-CN"/>
        </w:rPr>
        <w:t>Scale-resolved variance distribution, vertical coherence, and linear relationship between surface wind and vertical profile energy state. A: Scale-resolved variance contribution of wind speed at 10 m (gray) and 70 m for free-stream (red) and wake</w:t>
      </w:r>
      <w:r w:rsidRPr="000003AF">
        <w:rPr>
          <w:rFonts w:ascii="等线" w:eastAsia="等线" w:hAnsi="等线"/>
          <w:kern w:val="2"/>
          <w:sz w:val="22"/>
          <w:szCs w:val="24"/>
          <w:lang w:eastAsia="zh-CN"/>
          <w14:ligatures w14:val="standardContextual"/>
        </w:rPr>
        <w:t xml:space="preserve"> </w:t>
      </w:r>
      <w:r w:rsidRPr="000003AF">
        <w:rPr>
          <w:rFonts w:ascii="Calibri" w:eastAsia="Times New Roman" w:hAnsi="Calibri" w:cs="Calibri"/>
          <w:kern w:val="28"/>
          <w:sz w:val="24"/>
          <w:szCs w:val="24"/>
          <w:lang w:eastAsia="zh-CN"/>
        </w:rPr>
        <w:t>effect (blue) conditions. Vertical dashed lines indicate temporal periods of 1h, 6h, 12h, 1d, and 1w. B: Scale-dependent vertical coherence and correlation with power output. Top panel shows Spearman</w:t>
      </w:r>
      <w:r w:rsidRPr="000003AF">
        <w:rPr>
          <w:rFonts w:ascii="Calibri" w:eastAsia="Times New Roman" w:hAnsi="Calibri" w:cs="Calibri" w:hint="eastAsia"/>
          <w:kern w:val="28"/>
          <w:sz w:val="24"/>
          <w:szCs w:val="24"/>
          <w:lang w:eastAsia="zh-CN"/>
        </w:rPr>
        <w:t xml:space="preserve"> </w:t>
      </w:r>
      <w:r w:rsidRPr="000003AF">
        <w:rPr>
          <w:rFonts w:ascii="Calibri" w:eastAsia="Times New Roman" w:hAnsi="Calibri" w:cs="Calibri"/>
          <w:kern w:val="28"/>
          <w:sz w:val="24"/>
          <w:szCs w:val="24"/>
          <w:lang w:eastAsia="zh-CN"/>
        </w:rPr>
        <w:t>correlation coefficient between wind speeds at different height pairs (10-70 m, 30-70 m) as a function of time scale. Bottom panels show Spearman</w:t>
      </w:r>
      <w:r w:rsidRPr="000003AF">
        <w:rPr>
          <w:rFonts w:ascii="Calibri" w:eastAsia="Times New Roman" w:hAnsi="Calibri" w:cs="Calibri" w:hint="eastAsia"/>
          <w:kern w:val="28"/>
          <w:sz w:val="24"/>
          <w:szCs w:val="24"/>
          <w:lang w:eastAsia="zh-CN"/>
        </w:rPr>
        <w:t xml:space="preserve"> </w:t>
      </w:r>
      <w:r w:rsidRPr="000003AF">
        <w:rPr>
          <w:rFonts w:ascii="Calibri" w:eastAsia="Times New Roman" w:hAnsi="Calibri" w:cs="Calibri"/>
          <w:kern w:val="28"/>
          <w:sz w:val="24"/>
          <w:szCs w:val="24"/>
          <w:lang w:eastAsia="zh-CN"/>
        </w:rPr>
        <w:t xml:space="preserve">correlation between power output and wind speed at 10 m and 70 m across multiple time scales. Shaded regions differentiate high-frequency and synoptic-scale regimes. C: Vertical profiles of EOF1 loadings for aggregate dataset (gray), free-stream (red), and wake effect (blue) regimes. Explained variance </w:t>
      </w:r>
      <w:r w:rsidRPr="000003AF">
        <w:rPr>
          <w:rFonts w:ascii="Calibri" w:eastAsia="宋体" w:hAnsi="Calibri" w:cs="Calibri" w:hint="eastAsia"/>
          <w:kern w:val="28"/>
          <w:sz w:val="24"/>
          <w:szCs w:val="24"/>
          <w:lang w:eastAsia="zh-CN"/>
        </w:rPr>
        <w:t xml:space="preserve">(EV) </w:t>
      </w:r>
      <w:r w:rsidRPr="000003AF">
        <w:rPr>
          <w:rFonts w:ascii="Calibri" w:eastAsia="Times New Roman" w:hAnsi="Calibri" w:cs="Calibri"/>
          <w:kern w:val="28"/>
          <w:sz w:val="24"/>
          <w:szCs w:val="24"/>
          <w:lang w:eastAsia="zh-CN"/>
        </w:rPr>
        <w:t>for each regime is indicated. D: Linear regression between 10-m wind speed (top) or 70-m wind speed (bottom) and PC1 amplitude of the vertical wind profile. Regression statistics including coefficient of determination, sample size, and significance level are shown for free-stream (red) and wake</w:t>
      </w:r>
      <w:r w:rsidRPr="000003AF">
        <w:rPr>
          <w:rFonts w:ascii="等线" w:eastAsia="等线" w:hAnsi="等线"/>
          <w:kern w:val="2"/>
          <w:sz w:val="22"/>
          <w:szCs w:val="24"/>
          <w:lang w:eastAsia="zh-CN"/>
          <w14:ligatures w14:val="standardContextual"/>
        </w:rPr>
        <w:t xml:space="preserve"> </w:t>
      </w:r>
      <w:r w:rsidRPr="000003AF">
        <w:rPr>
          <w:rFonts w:ascii="Calibri" w:eastAsia="Times New Roman" w:hAnsi="Calibri" w:cs="Calibri"/>
          <w:kern w:val="28"/>
          <w:sz w:val="24"/>
          <w:szCs w:val="24"/>
          <w:lang w:eastAsia="zh-CN"/>
        </w:rPr>
        <w:t>effect (blue) conditions.</w:t>
      </w:r>
    </w:p>
    <w:p w14:paraId="34545F8B" w14:textId="77777777" w:rsidR="000003AF" w:rsidRPr="000003AF" w:rsidRDefault="000003AF" w:rsidP="000003AF">
      <w:pPr>
        <w:spacing w:after="160" w:line="278" w:lineRule="auto"/>
        <w:rPr>
          <w:rFonts w:ascii="等线" w:eastAsia="等线" w:hAnsi="等线"/>
          <w:kern w:val="2"/>
          <w:sz w:val="22"/>
          <w:szCs w:val="24"/>
          <w:lang w:eastAsia="zh-CN"/>
          <w14:ligatures w14:val="standardContextual"/>
        </w:rPr>
      </w:pPr>
      <w:r w:rsidRPr="000003AF">
        <w:rPr>
          <w:rFonts w:ascii="等线" w:eastAsia="等线" w:hAnsi="等线"/>
          <w:kern w:val="2"/>
          <w:sz w:val="22"/>
          <w:szCs w:val="24"/>
          <w:lang w:eastAsia="zh-CN"/>
          <w14:ligatures w14:val="standardContextual"/>
        </w:rPr>
        <w:br w:type="page"/>
      </w:r>
    </w:p>
    <w:p w14:paraId="23E215D7" w14:textId="77777777" w:rsidR="000003AF" w:rsidRPr="000003AF" w:rsidRDefault="000003AF" w:rsidP="000003AF">
      <w:pPr>
        <w:widowControl w:val="0"/>
        <w:spacing w:after="160" w:line="278" w:lineRule="auto"/>
        <w:jc w:val="center"/>
        <w:rPr>
          <w:rFonts w:ascii="Calibri" w:eastAsia="Times New Roman" w:hAnsi="Calibri" w:cs="Calibri"/>
          <w:kern w:val="28"/>
          <w:sz w:val="24"/>
          <w:szCs w:val="24"/>
          <w:lang w:eastAsia="zh-CN"/>
        </w:rPr>
      </w:pPr>
      <w:r w:rsidRPr="000003AF">
        <w:rPr>
          <w:rFonts w:ascii="Calibri" w:eastAsia="Times New Roman" w:hAnsi="Calibri" w:cs="Calibri"/>
          <w:noProof/>
          <w:kern w:val="28"/>
          <w:sz w:val="24"/>
          <w:szCs w:val="24"/>
          <w:lang w:eastAsia="zh-CN"/>
        </w:rPr>
        <w:lastRenderedPageBreak/>
        <w:drawing>
          <wp:inline distT="0" distB="0" distL="0" distR="0" wp14:anchorId="45EB8337" wp14:editId="7715A214">
            <wp:extent cx="4762553" cy="5688000"/>
            <wp:effectExtent l="0" t="0" r="0" b="1905"/>
            <wp:docPr id="490271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71367" name="图片 490271367"/>
                    <pic:cNvPicPr/>
                  </pic:nvPicPr>
                  <pic:blipFill>
                    <a:blip r:embed="rId25"/>
                    <a:stretch>
                      <a:fillRect/>
                    </a:stretch>
                  </pic:blipFill>
                  <pic:spPr>
                    <a:xfrm>
                      <a:off x="0" y="0"/>
                      <a:ext cx="4762553" cy="5688000"/>
                    </a:xfrm>
                    <a:prstGeom prst="rect">
                      <a:avLst/>
                    </a:prstGeom>
                  </pic:spPr>
                </pic:pic>
              </a:graphicData>
            </a:graphic>
          </wp:inline>
        </w:drawing>
      </w:r>
    </w:p>
    <w:p w14:paraId="336C9161" w14:textId="5EDE1443" w:rsidR="000003AF" w:rsidRPr="000003AF" w:rsidRDefault="000003AF" w:rsidP="000003AF">
      <w:pPr>
        <w:keepNext/>
        <w:spacing w:before="240"/>
        <w:outlineLvl w:val="0"/>
        <w:rPr>
          <w:rFonts w:ascii="Calibri" w:eastAsia="Times New Roman" w:hAnsi="Calibri" w:cs="Calibri"/>
          <w:kern w:val="28"/>
          <w:sz w:val="24"/>
          <w:szCs w:val="24"/>
          <w:lang w:eastAsia="zh-CN"/>
        </w:rPr>
      </w:pPr>
      <w:r w:rsidRPr="000003AF">
        <w:rPr>
          <w:rFonts w:ascii="Calibri" w:eastAsia="Times New Roman" w:hAnsi="Calibri" w:cs="Calibri"/>
          <w:b/>
          <w:bCs/>
          <w:kern w:val="28"/>
          <w:sz w:val="24"/>
          <w:szCs w:val="24"/>
        </w:rPr>
        <w:t xml:space="preserve">Figure </w:t>
      </w:r>
      <w:ins w:id="155" w:author="win" w:date="2026-04-14T16:36:00Z">
        <w:r w:rsidR="00F133FD">
          <w:rPr>
            <w:rFonts w:ascii="Calibri" w:eastAsia="Times New Roman" w:hAnsi="Calibri" w:cs="Calibri"/>
            <w:b/>
            <w:bCs/>
            <w:kern w:val="28"/>
            <w:sz w:val="24"/>
            <w:szCs w:val="24"/>
          </w:rPr>
          <w:t>3</w:t>
        </w:r>
      </w:ins>
      <w:del w:id="156" w:author="win" w:date="2026-04-14T16:36:00Z">
        <w:r w:rsidRPr="000003AF" w:rsidDel="00F133FD">
          <w:rPr>
            <w:rFonts w:ascii="Calibri" w:eastAsia="Times New Roman" w:hAnsi="Calibri" w:cs="Calibri"/>
            <w:b/>
            <w:bCs/>
            <w:kern w:val="28"/>
            <w:sz w:val="24"/>
            <w:szCs w:val="24"/>
          </w:rPr>
          <w:delText>4</w:delText>
        </w:r>
      </w:del>
      <w:r w:rsidRPr="000003AF">
        <w:rPr>
          <w:rFonts w:ascii="Calibri" w:eastAsia="Times New Roman" w:hAnsi="Calibri" w:cs="Calibri"/>
          <w:b/>
          <w:bCs/>
          <w:kern w:val="28"/>
          <w:sz w:val="24"/>
          <w:szCs w:val="24"/>
        </w:rPr>
        <w:t xml:space="preserve">. </w:t>
      </w:r>
      <w:r w:rsidRPr="000003AF">
        <w:rPr>
          <w:rFonts w:ascii="Calibri" w:eastAsia="Times New Roman" w:hAnsi="Calibri" w:cs="Calibri"/>
          <w:kern w:val="28"/>
          <w:sz w:val="24"/>
          <w:szCs w:val="24"/>
          <w:lang w:eastAsia="zh-CN"/>
        </w:rPr>
        <w:t xml:space="preserve">Comparative performance and feature importance analysis of power reconstruction frameworks. A: Density scatter plots comparing observed power with power reconstructed by </w:t>
      </w:r>
      <w:proofErr w:type="spellStart"/>
      <w:r w:rsidRPr="000003AF">
        <w:rPr>
          <w:rFonts w:ascii="Calibri" w:eastAsia="Times New Roman" w:hAnsi="Calibri" w:cs="Calibri"/>
          <w:kern w:val="28"/>
          <w:sz w:val="24"/>
          <w:szCs w:val="24"/>
          <w:lang w:eastAsia="zh-CN"/>
        </w:rPr>
        <w:t>LightGBM</w:t>
      </w:r>
      <w:proofErr w:type="spellEnd"/>
      <w:r w:rsidRPr="000003AF">
        <w:rPr>
          <w:rFonts w:ascii="Calibri" w:eastAsia="Times New Roman" w:hAnsi="Calibri" w:cs="Calibri"/>
          <w:kern w:val="28"/>
          <w:sz w:val="24"/>
          <w:szCs w:val="24"/>
          <w:lang w:eastAsia="zh-CN"/>
        </w:rPr>
        <w:t xml:space="preserve"> using three input configurations: Hub-height (HH), Standard REWS (SR), and Extended REWS (ER). Coefficient of determination and root-mean-square error are shown for each framework. B: Performance comparison across flow regimes showing coefficient of determination for the three frameworks under free-stream and wake effect conditions. Bar chart insets show significant performance improvement of ER over SR and HH based on Diebold-Mariano tests (***p &lt; 0.01). C: SHAP analysis for the ER model under free-stream and wake</w:t>
      </w:r>
      <w:r w:rsidRPr="000003AF">
        <w:rPr>
          <w:rFonts w:ascii="等线" w:eastAsia="等线" w:hAnsi="等线"/>
          <w:kern w:val="2"/>
          <w:sz w:val="22"/>
          <w:szCs w:val="24"/>
          <w:lang w:eastAsia="zh-CN"/>
          <w14:ligatures w14:val="standardContextual"/>
        </w:rPr>
        <w:t xml:space="preserve"> </w:t>
      </w:r>
      <w:r w:rsidRPr="000003AF">
        <w:rPr>
          <w:rFonts w:ascii="Calibri" w:eastAsia="Times New Roman" w:hAnsi="Calibri" w:cs="Calibri"/>
          <w:kern w:val="28"/>
          <w:sz w:val="24"/>
          <w:szCs w:val="24"/>
          <w:lang w:eastAsia="zh-CN"/>
        </w:rPr>
        <w:t>effect regimes. Features are ranked by mean absolute SHAP value representing relative importance. Each point represents an individual sample with color indicating feature value magnitude and horizontal position showing impact on power prediction.</w:t>
      </w:r>
    </w:p>
    <w:p w14:paraId="6711F986" w14:textId="77777777" w:rsidR="000003AF" w:rsidRPr="000003AF" w:rsidRDefault="000003AF" w:rsidP="000003AF">
      <w:pPr>
        <w:spacing w:after="160" w:line="278" w:lineRule="auto"/>
        <w:rPr>
          <w:rFonts w:ascii="等线" w:eastAsia="等线" w:hAnsi="等线"/>
          <w:kern w:val="2"/>
          <w:sz w:val="22"/>
          <w:szCs w:val="24"/>
          <w:lang w:eastAsia="zh-CN"/>
          <w14:ligatures w14:val="standardContextual"/>
        </w:rPr>
      </w:pPr>
      <w:r w:rsidRPr="000003AF">
        <w:rPr>
          <w:rFonts w:ascii="等线" w:eastAsia="等线" w:hAnsi="等线"/>
          <w:kern w:val="2"/>
          <w:sz w:val="22"/>
          <w:szCs w:val="24"/>
          <w:lang w:eastAsia="zh-CN"/>
          <w14:ligatures w14:val="standardContextual"/>
        </w:rPr>
        <w:br w:type="page"/>
      </w:r>
    </w:p>
    <w:p w14:paraId="379E67DE" w14:textId="77777777" w:rsidR="000003AF" w:rsidRPr="000003AF" w:rsidRDefault="000003AF" w:rsidP="000003AF">
      <w:pPr>
        <w:widowControl w:val="0"/>
        <w:spacing w:after="160" w:line="278" w:lineRule="auto"/>
        <w:jc w:val="center"/>
        <w:rPr>
          <w:rFonts w:ascii="等线" w:eastAsia="等线" w:hAnsi="等线"/>
          <w:kern w:val="2"/>
          <w:sz w:val="22"/>
          <w:szCs w:val="24"/>
          <w:lang w:eastAsia="zh-CN"/>
          <w14:ligatures w14:val="standardContextual"/>
        </w:rPr>
      </w:pPr>
      <w:r w:rsidRPr="000003AF">
        <w:rPr>
          <w:rFonts w:ascii="等线" w:eastAsia="等线" w:hAnsi="等线"/>
          <w:noProof/>
          <w:kern w:val="2"/>
          <w:sz w:val="22"/>
          <w:szCs w:val="24"/>
          <w:lang w:eastAsia="zh-CN"/>
        </w:rPr>
        <w:lastRenderedPageBreak/>
        <w:drawing>
          <wp:inline distT="0" distB="0" distL="0" distR="0" wp14:anchorId="13F7D5F3" wp14:editId="25D78859">
            <wp:extent cx="4339990" cy="6696000"/>
            <wp:effectExtent l="0" t="0" r="3810" b="0"/>
            <wp:docPr id="19757413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41365" name="图片 1975741365"/>
                    <pic:cNvPicPr/>
                  </pic:nvPicPr>
                  <pic:blipFill>
                    <a:blip r:embed="rId26"/>
                    <a:stretch>
                      <a:fillRect/>
                    </a:stretch>
                  </pic:blipFill>
                  <pic:spPr>
                    <a:xfrm>
                      <a:off x="0" y="0"/>
                      <a:ext cx="4339990" cy="6696000"/>
                    </a:xfrm>
                    <a:prstGeom prst="rect">
                      <a:avLst/>
                    </a:prstGeom>
                  </pic:spPr>
                </pic:pic>
              </a:graphicData>
            </a:graphic>
          </wp:inline>
        </w:drawing>
      </w:r>
    </w:p>
    <w:p w14:paraId="53036F7D" w14:textId="4EF8F7D9" w:rsidR="000003AF" w:rsidRPr="000003AF" w:rsidRDefault="000003AF" w:rsidP="000003AF">
      <w:pPr>
        <w:keepNext/>
        <w:spacing w:before="240"/>
        <w:outlineLvl w:val="0"/>
        <w:rPr>
          <w:rFonts w:ascii="等线" w:eastAsia="等线" w:hAnsi="等线"/>
          <w:kern w:val="2"/>
          <w:sz w:val="22"/>
          <w:szCs w:val="24"/>
          <w:lang w:eastAsia="zh-CN"/>
          <w14:ligatures w14:val="standardContextual"/>
        </w:rPr>
      </w:pPr>
      <w:r w:rsidRPr="000003AF">
        <w:rPr>
          <w:rFonts w:ascii="Calibri" w:eastAsia="Times New Roman" w:hAnsi="Calibri" w:cs="Calibri"/>
          <w:b/>
          <w:bCs/>
          <w:kern w:val="28"/>
          <w:sz w:val="24"/>
          <w:szCs w:val="24"/>
        </w:rPr>
        <w:t xml:space="preserve">Figure </w:t>
      </w:r>
      <w:ins w:id="157" w:author="win" w:date="2026-04-14T16:36:00Z">
        <w:r w:rsidR="00F133FD">
          <w:rPr>
            <w:rFonts w:ascii="Calibri" w:eastAsia="Times New Roman" w:hAnsi="Calibri" w:cs="Calibri"/>
            <w:b/>
            <w:bCs/>
            <w:kern w:val="28"/>
            <w:sz w:val="24"/>
            <w:szCs w:val="24"/>
          </w:rPr>
          <w:t>4</w:t>
        </w:r>
      </w:ins>
      <w:del w:id="158" w:author="win" w:date="2026-04-14T16:36:00Z">
        <w:r w:rsidRPr="000003AF" w:rsidDel="00F133FD">
          <w:rPr>
            <w:rFonts w:ascii="Calibri" w:eastAsia="Times New Roman" w:hAnsi="Calibri" w:cs="Calibri"/>
            <w:b/>
            <w:bCs/>
            <w:kern w:val="28"/>
            <w:sz w:val="24"/>
            <w:szCs w:val="24"/>
          </w:rPr>
          <w:delText>5</w:delText>
        </w:r>
      </w:del>
      <w:r w:rsidRPr="000003AF">
        <w:rPr>
          <w:rFonts w:ascii="Calibri" w:eastAsia="Times New Roman" w:hAnsi="Calibri" w:cs="Calibri"/>
          <w:b/>
          <w:bCs/>
          <w:kern w:val="28"/>
          <w:sz w:val="24"/>
          <w:szCs w:val="24"/>
        </w:rPr>
        <w:t xml:space="preserve">. </w:t>
      </w:r>
      <w:r w:rsidRPr="000003AF">
        <w:rPr>
          <w:rFonts w:ascii="Calibri" w:eastAsia="Times New Roman" w:hAnsi="Calibri" w:cs="Calibri"/>
          <w:kern w:val="28"/>
          <w:sz w:val="24"/>
          <w:szCs w:val="24"/>
        </w:rPr>
        <w:t xml:space="preserve">Operational evaluation of WDA strategy for day-ahead power forecasting. A and C: Density scatter plots comparing observed and forecasted power using four configurations: Hub-height (HH), Standard REWS (SR), Extended REWS (ER), and Wind-Direction-Aware (WDA). Results shown for A: EC-WRF and C: GFS-WRF driven forecasts on complete test dataset. Coefficient of determination, root-mean-square error, and correlation coefficient are shown for each configuration. Asterisks (***) indicate statistical significance at p &lt; 0.01 level based on </w:t>
      </w:r>
      <w:r w:rsidRPr="000003AF">
        <w:rPr>
          <w:rFonts w:ascii="Calibri" w:eastAsia="Times New Roman" w:hAnsi="Calibri" w:cs="Calibri"/>
          <w:kern w:val="28"/>
          <w:sz w:val="24"/>
          <w:szCs w:val="24"/>
        </w:rPr>
        <w:lastRenderedPageBreak/>
        <w:t>Diebold-Mariano tests relative to HH baseline. B and D: Correlation coefficients across free-stream and wake</w:t>
      </w:r>
      <w:r w:rsidRPr="000003AF">
        <w:rPr>
          <w:rFonts w:ascii="等线" w:eastAsia="等线" w:hAnsi="等线"/>
          <w:kern w:val="2"/>
          <w:sz w:val="22"/>
          <w:szCs w:val="24"/>
          <w:lang w:eastAsia="zh-CN"/>
          <w14:ligatures w14:val="standardContextual"/>
        </w:rPr>
        <w:t xml:space="preserve"> </w:t>
      </w:r>
      <w:r w:rsidRPr="000003AF">
        <w:rPr>
          <w:rFonts w:ascii="Calibri" w:eastAsia="Times New Roman" w:hAnsi="Calibri" w:cs="Calibri"/>
          <w:kern w:val="28"/>
          <w:sz w:val="24"/>
          <w:szCs w:val="24"/>
        </w:rPr>
        <w:t>effect regimes for B: EC-WRF and D: GFS-WRF.</w:t>
      </w:r>
    </w:p>
    <w:p w14:paraId="2DDD55B5" w14:textId="77777777" w:rsidR="000A29B4" w:rsidRPr="000003AF" w:rsidRDefault="000A29B4">
      <w:pPr>
        <w:pStyle w:val="11"/>
        <w:rPr>
          <w:rFonts w:asciiTheme="minorHAnsi" w:eastAsia="Times New Roman" w:hAnsiTheme="minorHAnsi" w:cstheme="minorHAnsi"/>
          <w:color w:val="262626"/>
          <w:sz w:val="24"/>
          <w:szCs w:val="24"/>
          <w:lang w:eastAsia="zh-CN"/>
        </w:rPr>
      </w:pPr>
    </w:p>
    <w:sectPr w:rsidR="000A29B4" w:rsidRPr="000003AF">
      <w:type w:val="continuous"/>
      <w:pgSz w:w="12240" w:h="15840"/>
      <w:pgMar w:top="1440" w:right="1440" w:bottom="1440" w:left="1440" w:header="432"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D21592" w14:textId="77777777" w:rsidR="00B57C2E" w:rsidRDefault="00B57C2E">
      <w:r>
        <w:separator/>
      </w:r>
    </w:p>
  </w:endnote>
  <w:endnote w:type="continuationSeparator" w:id="0">
    <w:p w14:paraId="4B1B5818" w14:textId="77777777" w:rsidR="00B57C2E" w:rsidRDefault="00B57C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yriad Pro">
    <w:altName w:val="Segoe UI"/>
    <w:charset w:val="00"/>
    <w:family w:val="swiss"/>
    <w:pitch w:val="variable"/>
    <w:sig w:usb0="20000287"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0DED53" w14:textId="77777777" w:rsidR="000A29B4" w:rsidRDefault="000A29B4">
    <w:pPr>
      <w:pStyle w:val="a7"/>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6E6D40" w14:textId="77777777" w:rsidR="000A29B4" w:rsidRDefault="000A29B4">
    <w:pPr>
      <w:pStyle w:val="a7"/>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901B49" w14:textId="77777777" w:rsidR="00B57C2E" w:rsidRDefault="00B57C2E">
      <w:r>
        <w:separator/>
      </w:r>
    </w:p>
  </w:footnote>
  <w:footnote w:type="continuationSeparator" w:id="0">
    <w:p w14:paraId="7BC407A1" w14:textId="77777777" w:rsidR="00B57C2E" w:rsidRDefault="00B57C2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53A372" w14:textId="6DCB337F" w:rsidR="000A29B4" w:rsidRDefault="0093274C">
    <w:pPr>
      <w:pStyle w:val="a9"/>
      <w:jc w:val="center"/>
    </w:pPr>
    <w:r>
      <w:t xml:space="preserve">manuscript submitted to </w:t>
    </w:r>
    <w:r w:rsidR="00B23830" w:rsidRPr="00B23830">
      <w:rPr>
        <w:i/>
      </w:rPr>
      <w:t>Geophysical Research Letters</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5ED6DE" w14:textId="77777777" w:rsidR="000A29B4" w:rsidRDefault="0093274C">
    <w:pPr>
      <w:pStyle w:val="a9"/>
      <w:jc w:val="center"/>
    </w:pPr>
    <w:r>
      <w:t xml:space="preserve">Confidential manuscript submitted to </w:t>
    </w:r>
    <w:r>
      <w:rPr>
        <w:i/>
      </w:rPr>
      <w:t>replace this text with name of AGU journal</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FE735A" w14:textId="6DA8A1DF" w:rsidR="000A29B4" w:rsidRDefault="0093274C">
    <w:pPr>
      <w:pStyle w:val="a9"/>
      <w:jc w:val="center"/>
    </w:pPr>
    <w:r>
      <w:t xml:space="preserve">manuscript submitted to </w:t>
    </w:r>
    <w:r w:rsidR="00B23830" w:rsidRPr="00B23830">
      <w:rPr>
        <w:i/>
      </w:rPr>
      <w:t>Geophysical Research Letters</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392660" w14:textId="77777777" w:rsidR="000A29B4" w:rsidRDefault="0093274C">
    <w:pPr>
      <w:pStyle w:val="a9"/>
      <w:jc w:val="center"/>
    </w:pPr>
    <w:r>
      <w:t xml:space="preserve">Confidential manuscript submitted to </w:t>
    </w:r>
    <w:r>
      <w:rPr>
        <w:i/>
      </w:rPr>
      <w:t>replace this text with name of AGU journal</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A61D63"/>
    <w:multiLevelType w:val="multilevel"/>
    <w:tmpl w:val="24A61D6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win">
    <w15:presenceInfo w15:providerId="None" w15:userId="w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hideSpellingErrors/>
  <w:hideGrammaticalError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6077"/>
    <w:rsid w:val="000003AF"/>
    <w:rsid w:val="000003FF"/>
    <w:rsid w:val="000037C2"/>
    <w:rsid w:val="000070C6"/>
    <w:rsid w:val="00007441"/>
    <w:rsid w:val="00013759"/>
    <w:rsid w:val="00014596"/>
    <w:rsid w:val="00014619"/>
    <w:rsid w:val="000147EC"/>
    <w:rsid w:val="000246E6"/>
    <w:rsid w:val="00024E8E"/>
    <w:rsid w:val="000301FC"/>
    <w:rsid w:val="0003099A"/>
    <w:rsid w:val="00031829"/>
    <w:rsid w:val="00032846"/>
    <w:rsid w:val="00035E63"/>
    <w:rsid w:val="000379AB"/>
    <w:rsid w:val="0004098E"/>
    <w:rsid w:val="00040CD1"/>
    <w:rsid w:val="00042644"/>
    <w:rsid w:val="000435E3"/>
    <w:rsid w:val="00043EB4"/>
    <w:rsid w:val="00044F21"/>
    <w:rsid w:val="00046DAB"/>
    <w:rsid w:val="00047444"/>
    <w:rsid w:val="000479D4"/>
    <w:rsid w:val="000526A1"/>
    <w:rsid w:val="00052BAC"/>
    <w:rsid w:val="0005390B"/>
    <w:rsid w:val="00055DF9"/>
    <w:rsid w:val="00061E37"/>
    <w:rsid w:val="0007414F"/>
    <w:rsid w:val="0007476A"/>
    <w:rsid w:val="000804D8"/>
    <w:rsid w:val="00081AFE"/>
    <w:rsid w:val="00085C00"/>
    <w:rsid w:val="000879FD"/>
    <w:rsid w:val="000909D9"/>
    <w:rsid w:val="00092E5C"/>
    <w:rsid w:val="00093BDE"/>
    <w:rsid w:val="00093CAF"/>
    <w:rsid w:val="000945AB"/>
    <w:rsid w:val="00094CB6"/>
    <w:rsid w:val="000A1EF5"/>
    <w:rsid w:val="000A2813"/>
    <w:rsid w:val="000A29B4"/>
    <w:rsid w:val="000A5D3B"/>
    <w:rsid w:val="000A7479"/>
    <w:rsid w:val="000B1047"/>
    <w:rsid w:val="000B3907"/>
    <w:rsid w:val="000B4AFC"/>
    <w:rsid w:val="000B588F"/>
    <w:rsid w:val="000C0C0F"/>
    <w:rsid w:val="000C13E8"/>
    <w:rsid w:val="000C515E"/>
    <w:rsid w:val="000C6161"/>
    <w:rsid w:val="000C67F5"/>
    <w:rsid w:val="000C6B1A"/>
    <w:rsid w:val="000C7272"/>
    <w:rsid w:val="000D06B3"/>
    <w:rsid w:val="000D10A1"/>
    <w:rsid w:val="000D49B0"/>
    <w:rsid w:val="000D535D"/>
    <w:rsid w:val="000D5C87"/>
    <w:rsid w:val="000D6606"/>
    <w:rsid w:val="000D7E38"/>
    <w:rsid w:val="000E5754"/>
    <w:rsid w:val="000E5A70"/>
    <w:rsid w:val="000E7B65"/>
    <w:rsid w:val="000F0DA9"/>
    <w:rsid w:val="000F1881"/>
    <w:rsid w:val="000F1CE1"/>
    <w:rsid w:val="000F3622"/>
    <w:rsid w:val="000F3E71"/>
    <w:rsid w:val="00101D9C"/>
    <w:rsid w:val="001058A4"/>
    <w:rsid w:val="00105D85"/>
    <w:rsid w:val="00107A81"/>
    <w:rsid w:val="00111ACE"/>
    <w:rsid w:val="00111D11"/>
    <w:rsid w:val="0011424A"/>
    <w:rsid w:val="001171A1"/>
    <w:rsid w:val="00124233"/>
    <w:rsid w:val="00125979"/>
    <w:rsid w:val="00125DB1"/>
    <w:rsid w:val="00130B21"/>
    <w:rsid w:val="00131A0D"/>
    <w:rsid w:val="00131EC3"/>
    <w:rsid w:val="00136660"/>
    <w:rsid w:val="0014203B"/>
    <w:rsid w:val="0015060D"/>
    <w:rsid w:val="001520C4"/>
    <w:rsid w:val="001531D5"/>
    <w:rsid w:val="00155033"/>
    <w:rsid w:val="00156784"/>
    <w:rsid w:val="00172067"/>
    <w:rsid w:val="0017243F"/>
    <w:rsid w:val="00173476"/>
    <w:rsid w:val="00176452"/>
    <w:rsid w:val="00176CA2"/>
    <w:rsid w:val="0018268D"/>
    <w:rsid w:val="00187556"/>
    <w:rsid w:val="0019027E"/>
    <w:rsid w:val="001920A0"/>
    <w:rsid w:val="00194443"/>
    <w:rsid w:val="00195891"/>
    <w:rsid w:val="001A27FF"/>
    <w:rsid w:val="001A3DB0"/>
    <w:rsid w:val="001A46B8"/>
    <w:rsid w:val="001B1E3A"/>
    <w:rsid w:val="001B2B1A"/>
    <w:rsid w:val="001B3DAA"/>
    <w:rsid w:val="001B5FBE"/>
    <w:rsid w:val="001C2B0D"/>
    <w:rsid w:val="001C4293"/>
    <w:rsid w:val="001C4FD0"/>
    <w:rsid w:val="001C6D18"/>
    <w:rsid w:val="001D0AA1"/>
    <w:rsid w:val="001D3307"/>
    <w:rsid w:val="001D55C2"/>
    <w:rsid w:val="001D70C2"/>
    <w:rsid w:val="001D7AA9"/>
    <w:rsid w:val="001E33EF"/>
    <w:rsid w:val="001F0E74"/>
    <w:rsid w:val="001F357F"/>
    <w:rsid w:val="001F4BD1"/>
    <w:rsid w:val="0020390B"/>
    <w:rsid w:val="00205265"/>
    <w:rsid w:val="00205ED3"/>
    <w:rsid w:val="002073EC"/>
    <w:rsid w:val="002112B8"/>
    <w:rsid w:val="00212215"/>
    <w:rsid w:val="00216625"/>
    <w:rsid w:val="002205DA"/>
    <w:rsid w:val="00221CF2"/>
    <w:rsid w:val="00222796"/>
    <w:rsid w:val="00223400"/>
    <w:rsid w:val="00227565"/>
    <w:rsid w:val="00230693"/>
    <w:rsid w:val="00230C11"/>
    <w:rsid w:val="002346A8"/>
    <w:rsid w:val="002352A9"/>
    <w:rsid w:val="00235BA6"/>
    <w:rsid w:val="00240493"/>
    <w:rsid w:val="00247A6B"/>
    <w:rsid w:val="0025016C"/>
    <w:rsid w:val="00260145"/>
    <w:rsid w:val="002629F2"/>
    <w:rsid w:val="00267BBB"/>
    <w:rsid w:val="002715F4"/>
    <w:rsid w:val="00271CE0"/>
    <w:rsid w:val="00272C13"/>
    <w:rsid w:val="00275066"/>
    <w:rsid w:val="00277699"/>
    <w:rsid w:val="00281FE6"/>
    <w:rsid w:val="002820F7"/>
    <w:rsid w:val="002869BE"/>
    <w:rsid w:val="002905E3"/>
    <w:rsid w:val="00296DC1"/>
    <w:rsid w:val="002A048B"/>
    <w:rsid w:val="002A0855"/>
    <w:rsid w:val="002A2012"/>
    <w:rsid w:val="002A41EF"/>
    <w:rsid w:val="002A52F8"/>
    <w:rsid w:val="002B5FE3"/>
    <w:rsid w:val="002B6F74"/>
    <w:rsid w:val="002B713B"/>
    <w:rsid w:val="002B71FE"/>
    <w:rsid w:val="002B7CA5"/>
    <w:rsid w:val="002C3263"/>
    <w:rsid w:val="002C3838"/>
    <w:rsid w:val="002D18C2"/>
    <w:rsid w:val="002D3D45"/>
    <w:rsid w:val="002D3D82"/>
    <w:rsid w:val="002D7273"/>
    <w:rsid w:val="002D73A6"/>
    <w:rsid w:val="002E1646"/>
    <w:rsid w:val="002E18D1"/>
    <w:rsid w:val="002E3FD1"/>
    <w:rsid w:val="002E49B3"/>
    <w:rsid w:val="002E7898"/>
    <w:rsid w:val="002E7DC3"/>
    <w:rsid w:val="002F1643"/>
    <w:rsid w:val="002F2289"/>
    <w:rsid w:val="002F2FF8"/>
    <w:rsid w:val="002F39DE"/>
    <w:rsid w:val="002F3B11"/>
    <w:rsid w:val="002F410C"/>
    <w:rsid w:val="002F4D30"/>
    <w:rsid w:val="002F6A09"/>
    <w:rsid w:val="002F7905"/>
    <w:rsid w:val="00300AB9"/>
    <w:rsid w:val="00304FD1"/>
    <w:rsid w:val="0031212E"/>
    <w:rsid w:val="003137C3"/>
    <w:rsid w:val="003166A2"/>
    <w:rsid w:val="003200F9"/>
    <w:rsid w:val="0032135B"/>
    <w:rsid w:val="0032151C"/>
    <w:rsid w:val="00321596"/>
    <w:rsid w:val="003258E4"/>
    <w:rsid w:val="00332620"/>
    <w:rsid w:val="00332D53"/>
    <w:rsid w:val="00333523"/>
    <w:rsid w:val="003352DA"/>
    <w:rsid w:val="003355F2"/>
    <w:rsid w:val="003375FC"/>
    <w:rsid w:val="00346461"/>
    <w:rsid w:val="00352CA2"/>
    <w:rsid w:val="00353C9C"/>
    <w:rsid w:val="00354EDF"/>
    <w:rsid w:val="0035644F"/>
    <w:rsid w:val="0036140F"/>
    <w:rsid w:val="00361BA9"/>
    <w:rsid w:val="00362060"/>
    <w:rsid w:val="00363956"/>
    <w:rsid w:val="00366917"/>
    <w:rsid w:val="00370E2F"/>
    <w:rsid w:val="0037466A"/>
    <w:rsid w:val="0037517A"/>
    <w:rsid w:val="00376069"/>
    <w:rsid w:val="00380DF2"/>
    <w:rsid w:val="003812F8"/>
    <w:rsid w:val="00381939"/>
    <w:rsid w:val="0038438F"/>
    <w:rsid w:val="0039077D"/>
    <w:rsid w:val="00393A7A"/>
    <w:rsid w:val="00393BBE"/>
    <w:rsid w:val="00397829"/>
    <w:rsid w:val="00397F4C"/>
    <w:rsid w:val="003A2206"/>
    <w:rsid w:val="003A234C"/>
    <w:rsid w:val="003A3EEC"/>
    <w:rsid w:val="003A43C4"/>
    <w:rsid w:val="003A4B76"/>
    <w:rsid w:val="003A4C42"/>
    <w:rsid w:val="003A77F5"/>
    <w:rsid w:val="003B04FE"/>
    <w:rsid w:val="003B0614"/>
    <w:rsid w:val="003B5D38"/>
    <w:rsid w:val="003B6A3F"/>
    <w:rsid w:val="003C229D"/>
    <w:rsid w:val="003C273C"/>
    <w:rsid w:val="003D1D13"/>
    <w:rsid w:val="003D32F6"/>
    <w:rsid w:val="003D573A"/>
    <w:rsid w:val="003D692F"/>
    <w:rsid w:val="003D7A07"/>
    <w:rsid w:val="003E0023"/>
    <w:rsid w:val="003E013E"/>
    <w:rsid w:val="003E660A"/>
    <w:rsid w:val="003F0D1D"/>
    <w:rsid w:val="003F129F"/>
    <w:rsid w:val="003F199B"/>
    <w:rsid w:val="003F4DB9"/>
    <w:rsid w:val="003F68B5"/>
    <w:rsid w:val="00400425"/>
    <w:rsid w:val="004009A6"/>
    <w:rsid w:val="004028E2"/>
    <w:rsid w:val="00402D95"/>
    <w:rsid w:val="00406330"/>
    <w:rsid w:val="00406D48"/>
    <w:rsid w:val="004072B0"/>
    <w:rsid w:val="0041018A"/>
    <w:rsid w:val="00410869"/>
    <w:rsid w:val="00416089"/>
    <w:rsid w:val="0041695E"/>
    <w:rsid w:val="00420C00"/>
    <w:rsid w:val="00421527"/>
    <w:rsid w:val="00421703"/>
    <w:rsid w:val="004253DD"/>
    <w:rsid w:val="00426D70"/>
    <w:rsid w:val="00431134"/>
    <w:rsid w:val="0043355E"/>
    <w:rsid w:val="00437625"/>
    <w:rsid w:val="00440A22"/>
    <w:rsid w:val="00451B77"/>
    <w:rsid w:val="004529BB"/>
    <w:rsid w:val="00454756"/>
    <w:rsid w:val="00454AF8"/>
    <w:rsid w:val="00454D46"/>
    <w:rsid w:val="00463588"/>
    <w:rsid w:val="00465B65"/>
    <w:rsid w:val="0046739F"/>
    <w:rsid w:val="004707F6"/>
    <w:rsid w:val="00472837"/>
    <w:rsid w:val="00473701"/>
    <w:rsid w:val="00476A65"/>
    <w:rsid w:val="00480DFD"/>
    <w:rsid w:val="00482B48"/>
    <w:rsid w:val="00485781"/>
    <w:rsid w:val="00486E15"/>
    <w:rsid w:val="00490C30"/>
    <w:rsid w:val="004969B5"/>
    <w:rsid w:val="004A18E6"/>
    <w:rsid w:val="004B1338"/>
    <w:rsid w:val="004B29C0"/>
    <w:rsid w:val="004B537D"/>
    <w:rsid w:val="004B686E"/>
    <w:rsid w:val="004B6870"/>
    <w:rsid w:val="004B7F40"/>
    <w:rsid w:val="004C1475"/>
    <w:rsid w:val="004C19B1"/>
    <w:rsid w:val="004D4C62"/>
    <w:rsid w:val="004D73B5"/>
    <w:rsid w:val="004E07CC"/>
    <w:rsid w:val="004E2969"/>
    <w:rsid w:val="004E2BD5"/>
    <w:rsid w:val="004E4330"/>
    <w:rsid w:val="00501D1D"/>
    <w:rsid w:val="00505774"/>
    <w:rsid w:val="00506457"/>
    <w:rsid w:val="0051367B"/>
    <w:rsid w:val="0051453E"/>
    <w:rsid w:val="00514B45"/>
    <w:rsid w:val="005167EA"/>
    <w:rsid w:val="005170C7"/>
    <w:rsid w:val="0052595E"/>
    <w:rsid w:val="0052640B"/>
    <w:rsid w:val="00533B8E"/>
    <w:rsid w:val="00534D5F"/>
    <w:rsid w:val="005358D5"/>
    <w:rsid w:val="00540D2A"/>
    <w:rsid w:val="005453E9"/>
    <w:rsid w:val="00545B46"/>
    <w:rsid w:val="00545B6C"/>
    <w:rsid w:val="0054619C"/>
    <w:rsid w:val="005469D5"/>
    <w:rsid w:val="00560484"/>
    <w:rsid w:val="00561B20"/>
    <w:rsid w:val="00561BF1"/>
    <w:rsid w:val="00562C9F"/>
    <w:rsid w:val="00562D64"/>
    <w:rsid w:val="005675D1"/>
    <w:rsid w:val="00571955"/>
    <w:rsid w:val="00573BC8"/>
    <w:rsid w:val="0057441D"/>
    <w:rsid w:val="00575C0B"/>
    <w:rsid w:val="005774DA"/>
    <w:rsid w:val="00581536"/>
    <w:rsid w:val="00583B12"/>
    <w:rsid w:val="0058557A"/>
    <w:rsid w:val="00591F46"/>
    <w:rsid w:val="00593E3E"/>
    <w:rsid w:val="005A1F41"/>
    <w:rsid w:val="005A3C3F"/>
    <w:rsid w:val="005A553B"/>
    <w:rsid w:val="005A7C39"/>
    <w:rsid w:val="005C1FEE"/>
    <w:rsid w:val="005C3E22"/>
    <w:rsid w:val="005C4B4D"/>
    <w:rsid w:val="005D00E2"/>
    <w:rsid w:val="005D0465"/>
    <w:rsid w:val="005D2C0A"/>
    <w:rsid w:val="005D3D09"/>
    <w:rsid w:val="005D5662"/>
    <w:rsid w:val="005D6F00"/>
    <w:rsid w:val="005E1969"/>
    <w:rsid w:val="005E3806"/>
    <w:rsid w:val="005E561D"/>
    <w:rsid w:val="005E6E76"/>
    <w:rsid w:val="005F155B"/>
    <w:rsid w:val="005F2E15"/>
    <w:rsid w:val="005F551D"/>
    <w:rsid w:val="005F6380"/>
    <w:rsid w:val="006018CC"/>
    <w:rsid w:val="006057A6"/>
    <w:rsid w:val="0060601C"/>
    <w:rsid w:val="006129D8"/>
    <w:rsid w:val="006143D3"/>
    <w:rsid w:val="00614EE6"/>
    <w:rsid w:val="00616CAC"/>
    <w:rsid w:val="00624AD5"/>
    <w:rsid w:val="00624D02"/>
    <w:rsid w:val="0062533D"/>
    <w:rsid w:val="00627D9D"/>
    <w:rsid w:val="00627EAA"/>
    <w:rsid w:val="0063190A"/>
    <w:rsid w:val="00633166"/>
    <w:rsid w:val="006333B4"/>
    <w:rsid w:val="006350D9"/>
    <w:rsid w:val="0063545B"/>
    <w:rsid w:val="0063639B"/>
    <w:rsid w:val="006377AF"/>
    <w:rsid w:val="006414E0"/>
    <w:rsid w:val="006434C4"/>
    <w:rsid w:val="006450ED"/>
    <w:rsid w:val="00651677"/>
    <w:rsid w:val="006565B5"/>
    <w:rsid w:val="00661DC1"/>
    <w:rsid w:val="006646DD"/>
    <w:rsid w:val="00670F38"/>
    <w:rsid w:val="00671751"/>
    <w:rsid w:val="006740D3"/>
    <w:rsid w:val="00674E44"/>
    <w:rsid w:val="006771AE"/>
    <w:rsid w:val="00680E1A"/>
    <w:rsid w:val="006842EE"/>
    <w:rsid w:val="00687F24"/>
    <w:rsid w:val="006941C6"/>
    <w:rsid w:val="006A5752"/>
    <w:rsid w:val="006B2A3C"/>
    <w:rsid w:val="006B58D7"/>
    <w:rsid w:val="006B66EF"/>
    <w:rsid w:val="006B7352"/>
    <w:rsid w:val="006B76B4"/>
    <w:rsid w:val="006C06A7"/>
    <w:rsid w:val="006C4619"/>
    <w:rsid w:val="006C5DCA"/>
    <w:rsid w:val="006C6E62"/>
    <w:rsid w:val="006C77D6"/>
    <w:rsid w:val="006D0775"/>
    <w:rsid w:val="006D0D40"/>
    <w:rsid w:val="006D1020"/>
    <w:rsid w:val="006D127D"/>
    <w:rsid w:val="006D19B4"/>
    <w:rsid w:val="006D564B"/>
    <w:rsid w:val="006D6FD4"/>
    <w:rsid w:val="006E36FF"/>
    <w:rsid w:val="006E5466"/>
    <w:rsid w:val="006E5A42"/>
    <w:rsid w:val="006E61BA"/>
    <w:rsid w:val="006F0D4D"/>
    <w:rsid w:val="006F48CD"/>
    <w:rsid w:val="006F662E"/>
    <w:rsid w:val="006F6B2B"/>
    <w:rsid w:val="006F6D81"/>
    <w:rsid w:val="006F776D"/>
    <w:rsid w:val="00702B81"/>
    <w:rsid w:val="00710ED5"/>
    <w:rsid w:val="00711A83"/>
    <w:rsid w:val="00713BE0"/>
    <w:rsid w:val="00713EC2"/>
    <w:rsid w:val="007140BD"/>
    <w:rsid w:val="007165D9"/>
    <w:rsid w:val="00720863"/>
    <w:rsid w:val="00721FFB"/>
    <w:rsid w:val="007275E7"/>
    <w:rsid w:val="00730C5B"/>
    <w:rsid w:val="00741863"/>
    <w:rsid w:val="00746229"/>
    <w:rsid w:val="007469CF"/>
    <w:rsid w:val="007473B3"/>
    <w:rsid w:val="00750CD0"/>
    <w:rsid w:val="00751F57"/>
    <w:rsid w:val="00752C1D"/>
    <w:rsid w:val="0075306D"/>
    <w:rsid w:val="00753FD7"/>
    <w:rsid w:val="0076073B"/>
    <w:rsid w:val="00760782"/>
    <w:rsid w:val="00760AB3"/>
    <w:rsid w:val="007621EC"/>
    <w:rsid w:val="00764184"/>
    <w:rsid w:val="00767596"/>
    <w:rsid w:val="0077075B"/>
    <w:rsid w:val="007778ED"/>
    <w:rsid w:val="00777BB9"/>
    <w:rsid w:val="00780D20"/>
    <w:rsid w:val="007936ED"/>
    <w:rsid w:val="00793D97"/>
    <w:rsid w:val="00796FB8"/>
    <w:rsid w:val="007A2BA6"/>
    <w:rsid w:val="007A6EE2"/>
    <w:rsid w:val="007B274C"/>
    <w:rsid w:val="007B2B60"/>
    <w:rsid w:val="007B4B93"/>
    <w:rsid w:val="007B688A"/>
    <w:rsid w:val="007B7533"/>
    <w:rsid w:val="007C1187"/>
    <w:rsid w:val="007C21E8"/>
    <w:rsid w:val="007C302B"/>
    <w:rsid w:val="007C6C50"/>
    <w:rsid w:val="007C752F"/>
    <w:rsid w:val="007D0919"/>
    <w:rsid w:val="007D1384"/>
    <w:rsid w:val="007D74E1"/>
    <w:rsid w:val="007E080E"/>
    <w:rsid w:val="007E0B68"/>
    <w:rsid w:val="007E15DC"/>
    <w:rsid w:val="007E4423"/>
    <w:rsid w:val="007E7CC0"/>
    <w:rsid w:val="007F4D54"/>
    <w:rsid w:val="008009B4"/>
    <w:rsid w:val="00800B63"/>
    <w:rsid w:val="00804559"/>
    <w:rsid w:val="00805622"/>
    <w:rsid w:val="00807471"/>
    <w:rsid w:val="00807DC4"/>
    <w:rsid w:val="00813315"/>
    <w:rsid w:val="0081621A"/>
    <w:rsid w:val="00817B0C"/>
    <w:rsid w:val="00817B6F"/>
    <w:rsid w:val="00823732"/>
    <w:rsid w:val="008269BC"/>
    <w:rsid w:val="008322EA"/>
    <w:rsid w:val="008323E7"/>
    <w:rsid w:val="00836A97"/>
    <w:rsid w:val="00844327"/>
    <w:rsid w:val="008452F6"/>
    <w:rsid w:val="00845729"/>
    <w:rsid w:val="008472D3"/>
    <w:rsid w:val="00850691"/>
    <w:rsid w:val="00855B07"/>
    <w:rsid w:val="008569BD"/>
    <w:rsid w:val="00860E3F"/>
    <w:rsid w:val="00861765"/>
    <w:rsid w:val="00862116"/>
    <w:rsid w:val="008636BF"/>
    <w:rsid w:val="008855A8"/>
    <w:rsid w:val="0089406B"/>
    <w:rsid w:val="00894B01"/>
    <w:rsid w:val="008960D6"/>
    <w:rsid w:val="00897193"/>
    <w:rsid w:val="008A0D6F"/>
    <w:rsid w:val="008A1A74"/>
    <w:rsid w:val="008A4357"/>
    <w:rsid w:val="008A4469"/>
    <w:rsid w:val="008A6077"/>
    <w:rsid w:val="008B110D"/>
    <w:rsid w:val="008B3B80"/>
    <w:rsid w:val="008B3BB6"/>
    <w:rsid w:val="008B5E9E"/>
    <w:rsid w:val="008C4E4F"/>
    <w:rsid w:val="008C5028"/>
    <w:rsid w:val="008D3087"/>
    <w:rsid w:val="008D6DA1"/>
    <w:rsid w:val="008E019F"/>
    <w:rsid w:val="008E14C3"/>
    <w:rsid w:val="008E37C4"/>
    <w:rsid w:val="008E58E5"/>
    <w:rsid w:val="008E5C62"/>
    <w:rsid w:val="008E5EF8"/>
    <w:rsid w:val="008E6664"/>
    <w:rsid w:val="008E775F"/>
    <w:rsid w:val="008F1977"/>
    <w:rsid w:val="008F2F03"/>
    <w:rsid w:val="008F4FA1"/>
    <w:rsid w:val="008F5F94"/>
    <w:rsid w:val="008F7096"/>
    <w:rsid w:val="009007AE"/>
    <w:rsid w:val="009073D1"/>
    <w:rsid w:val="009106FF"/>
    <w:rsid w:val="009160EA"/>
    <w:rsid w:val="00921E54"/>
    <w:rsid w:val="00924611"/>
    <w:rsid w:val="00924DFF"/>
    <w:rsid w:val="009315BB"/>
    <w:rsid w:val="0093274C"/>
    <w:rsid w:val="0093366F"/>
    <w:rsid w:val="009440D6"/>
    <w:rsid w:val="00950A53"/>
    <w:rsid w:val="009513BA"/>
    <w:rsid w:val="0095183A"/>
    <w:rsid w:val="00951A33"/>
    <w:rsid w:val="0095482A"/>
    <w:rsid w:val="0096468A"/>
    <w:rsid w:val="00964E53"/>
    <w:rsid w:val="009716C0"/>
    <w:rsid w:val="00971717"/>
    <w:rsid w:val="0097213C"/>
    <w:rsid w:val="0097276C"/>
    <w:rsid w:val="009728B6"/>
    <w:rsid w:val="00972FAB"/>
    <w:rsid w:val="00975D9D"/>
    <w:rsid w:val="00977B01"/>
    <w:rsid w:val="00980548"/>
    <w:rsid w:val="00981134"/>
    <w:rsid w:val="00982D69"/>
    <w:rsid w:val="00983966"/>
    <w:rsid w:val="00983A3C"/>
    <w:rsid w:val="009859CB"/>
    <w:rsid w:val="00991D5C"/>
    <w:rsid w:val="00995CAA"/>
    <w:rsid w:val="009A1C68"/>
    <w:rsid w:val="009A2895"/>
    <w:rsid w:val="009A3CD0"/>
    <w:rsid w:val="009A4681"/>
    <w:rsid w:val="009A7A24"/>
    <w:rsid w:val="009B546F"/>
    <w:rsid w:val="009B57FB"/>
    <w:rsid w:val="009B5FE1"/>
    <w:rsid w:val="009B6127"/>
    <w:rsid w:val="009B68DA"/>
    <w:rsid w:val="009C0FA4"/>
    <w:rsid w:val="009C20B8"/>
    <w:rsid w:val="009C55BD"/>
    <w:rsid w:val="009C63D9"/>
    <w:rsid w:val="009D0178"/>
    <w:rsid w:val="009D2F48"/>
    <w:rsid w:val="009D5CCB"/>
    <w:rsid w:val="009E1040"/>
    <w:rsid w:val="009E2954"/>
    <w:rsid w:val="009E2C46"/>
    <w:rsid w:val="009F0C36"/>
    <w:rsid w:val="009F3039"/>
    <w:rsid w:val="009F684F"/>
    <w:rsid w:val="009F7FCF"/>
    <w:rsid w:val="00A015C9"/>
    <w:rsid w:val="00A02F81"/>
    <w:rsid w:val="00A04594"/>
    <w:rsid w:val="00A045C3"/>
    <w:rsid w:val="00A04DE1"/>
    <w:rsid w:val="00A07B70"/>
    <w:rsid w:val="00A1073D"/>
    <w:rsid w:val="00A10E40"/>
    <w:rsid w:val="00A17C6B"/>
    <w:rsid w:val="00A21A94"/>
    <w:rsid w:val="00A22A1B"/>
    <w:rsid w:val="00A30C4D"/>
    <w:rsid w:val="00A30C90"/>
    <w:rsid w:val="00A31919"/>
    <w:rsid w:val="00A42839"/>
    <w:rsid w:val="00A44E37"/>
    <w:rsid w:val="00A45BE4"/>
    <w:rsid w:val="00A46A14"/>
    <w:rsid w:val="00A46DAE"/>
    <w:rsid w:val="00A47847"/>
    <w:rsid w:val="00A47A61"/>
    <w:rsid w:val="00A50F35"/>
    <w:rsid w:val="00A5329C"/>
    <w:rsid w:val="00A573ED"/>
    <w:rsid w:val="00A649F1"/>
    <w:rsid w:val="00A65D63"/>
    <w:rsid w:val="00A67440"/>
    <w:rsid w:val="00A7025C"/>
    <w:rsid w:val="00A70749"/>
    <w:rsid w:val="00A70BA5"/>
    <w:rsid w:val="00A70D52"/>
    <w:rsid w:val="00A731B6"/>
    <w:rsid w:val="00A745FF"/>
    <w:rsid w:val="00A77187"/>
    <w:rsid w:val="00A77D4E"/>
    <w:rsid w:val="00A81E91"/>
    <w:rsid w:val="00A82998"/>
    <w:rsid w:val="00A85A57"/>
    <w:rsid w:val="00A91D1F"/>
    <w:rsid w:val="00A91D88"/>
    <w:rsid w:val="00A955E7"/>
    <w:rsid w:val="00AA11F3"/>
    <w:rsid w:val="00AA26B5"/>
    <w:rsid w:val="00AA32D8"/>
    <w:rsid w:val="00AA4063"/>
    <w:rsid w:val="00AB46CF"/>
    <w:rsid w:val="00AB59A9"/>
    <w:rsid w:val="00AB5DCD"/>
    <w:rsid w:val="00AB6AF9"/>
    <w:rsid w:val="00AC567C"/>
    <w:rsid w:val="00AC6B0A"/>
    <w:rsid w:val="00AD03B0"/>
    <w:rsid w:val="00AD0599"/>
    <w:rsid w:val="00AD0FE4"/>
    <w:rsid w:val="00AD1A65"/>
    <w:rsid w:val="00AD46B9"/>
    <w:rsid w:val="00AE08F7"/>
    <w:rsid w:val="00AE0CF3"/>
    <w:rsid w:val="00AE21A9"/>
    <w:rsid w:val="00AE3485"/>
    <w:rsid w:val="00AE539F"/>
    <w:rsid w:val="00AE686B"/>
    <w:rsid w:val="00AF0877"/>
    <w:rsid w:val="00AF094E"/>
    <w:rsid w:val="00AF0E78"/>
    <w:rsid w:val="00AF1292"/>
    <w:rsid w:val="00AF1D53"/>
    <w:rsid w:val="00AF33DA"/>
    <w:rsid w:val="00AF3B2A"/>
    <w:rsid w:val="00AF4406"/>
    <w:rsid w:val="00AF490A"/>
    <w:rsid w:val="00B03B90"/>
    <w:rsid w:val="00B05DEF"/>
    <w:rsid w:val="00B05E75"/>
    <w:rsid w:val="00B0683E"/>
    <w:rsid w:val="00B1085A"/>
    <w:rsid w:val="00B120F3"/>
    <w:rsid w:val="00B14BFD"/>
    <w:rsid w:val="00B20945"/>
    <w:rsid w:val="00B20EA3"/>
    <w:rsid w:val="00B21D34"/>
    <w:rsid w:val="00B23830"/>
    <w:rsid w:val="00B254EC"/>
    <w:rsid w:val="00B25EB9"/>
    <w:rsid w:val="00B26514"/>
    <w:rsid w:val="00B27B87"/>
    <w:rsid w:val="00B31A30"/>
    <w:rsid w:val="00B339C3"/>
    <w:rsid w:val="00B355DD"/>
    <w:rsid w:val="00B369D2"/>
    <w:rsid w:val="00B41EA1"/>
    <w:rsid w:val="00B43321"/>
    <w:rsid w:val="00B4569B"/>
    <w:rsid w:val="00B527BC"/>
    <w:rsid w:val="00B5333E"/>
    <w:rsid w:val="00B57C2E"/>
    <w:rsid w:val="00B60316"/>
    <w:rsid w:val="00B6133C"/>
    <w:rsid w:val="00B644CD"/>
    <w:rsid w:val="00B65457"/>
    <w:rsid w:val="00B719C8"/>
    <w:rsid w:val="00B75A24"/>
    <w:rsid w:val="00B81C79"/>
    <w:rsid w:val="00B82556"/>
    <w:rsid w:val="00B828C4"/>
    <w:rsid w:val="00B901D2"/>
    <w:rsid w:val="00B928DF"/>
    <w:rsid w:val="00B941D4"/>
    <w:rsid w:val="00B94BEA"/>
    <w:rsid w:val="00B95DC4"/>
    <w:rsid w:val="00BA08BE"/>
    <w:rsid w:val="00BA2F28"/>
    <w:rsid w:val="00BA3A19"/>
    <w:rsid w:val="00BA3B9A"/>
    <w:rsid w:val="00BA4826"/>
    <w:rsid w:val="00BA4B3E"/>
    <w:rsid w:val="00BA6545"/>
    <w:rsid w:val="00BA6FFB"/>
    <w:rsid w:val="00BA7DB8"/>
    <w:rsid w:val="00BB2EB7"/>
    <w:rsid w:val="00BB7057"/>
    <w:rsid w:val="00BB770B"/>
    <w:rsid w:val="00BC03BF"/>
    <w:rsid w:val="00BC0776"/>
    <w:rsid w:val="00BC0D80"/>
    <w:rsid w:val="00BC21A0"/>
    <w:rsid w:val="00BC29A3"/>
    <w:rsid w:val="00BC3066"/>
    <w:rsid w:val="00BC35C8"/>
    <w:rsid w:val="00BC3F79"/>
    <w:rsid w:val="00BC6CE9"/>
    <w:rsid w:val="00BD0065"/>
    <w:rsid w:val="00BD47BB"/>
    <w:rsid w:val="00BD4CFA"/>
    <w:rsid w:val="00BD594B"/>
    <w:rsid w:val="00BD5E8C"/>
    <w:rsid w:val="00BD71DE"/>
    <w:rsid w:val="00BE0CCC"/>
    <w:rsid w:val="00BE30ED"/>
    <w:rsid w:val="00BE3F7D"/>
    <w:rsid w:val="00BF0028"/>
    <w:rsid w:val="00BF1E63"/>
    <w:rsid w:val="00BF2970"/>
    <w:rsid w:val="00BF2FF0"/>
    <w:rsid w:val="00C05886"/>
    <w:rsid w:val="00C10CF1"/>
    <w:rsid w:val="00C236AD"/>
    <w:rsid w:val="00C237B8"/>
    <w:rsid w:val="00C24A99"/>
    <w:rsid w:val="00C313B9"/>
    <w:rsid w:val="00C33146"/>
    <w:rsid w:val="00C3475A"/>
    <w:rsid w:val="00C35B19"/>
    <w:rsid w:val="00C404F8"/>
    <w:rsid w:val="00C40F7E"/>
    <w:rsid w:val="00C44510"/>
    <w:rsid w:val="00C453BC"/>
    <w:rsid w:val="00C45B2D"/>
    <w:rsid w:val="00C53DA9"/>
    <w:rsid w:val="00C57BE7"/>
    <w:rsid w:val="00C57D5E"/>
    <w:rsid w:val="00C57EB4"/>
    <w:rsid w:val="00C615CD"/>
    <w:rsid w:val="00C61DC1"/>
    <w:rsid w:val="00C70851"/>
    <w:rsid w:val="00C71846"/>
    <w:rsid w:val="00C76686"/>
    <w:rsid w:val="00C81368"/>
    <w:rsid w:val="00C81692"/>
    <w:rsid w:val="00C94AA5"/>
    <w:rsid w:val="00C95858"/>
    <w:rsid w:val="00CA52AF"/>
    <w:rsid w:val="00CB3207"/>
    <w:rsid w:val="00CB7BED"/>
    <w:rsid w:val="00CC04F6"/>
    <w:rsid w:val="00CC1907"/>
    <w:rsid w:val="00CC4CBE"/>
    <w:rsid w:val="00CC7039"/>
    <w:rsid w:val="00CC793D"/>
    <w:rsid w:val="00CD000B"/>
    <w:rsid w:val="00CD0F79"/>
    <w:rsid w:val="00CD1FE5"/>
    <w:rsid w:val="00CD352B"/>
    <w:rsid w:val="00CD4007"/>
    <w:rsid w:val="00CD59BD"/>
    <w:rsid w:val="00CD6F8E"/>
    <w:rsid w:val="00CE012C"/>
    <w:rsid w:val="00CE77A6"/>
    <w:rsid w:val="00CF1367"/>
    <w:rsid w:val="00CF1824"/>
    <w:rsid w:val="00CF3DEE"/>
    <w:rsid w:val="00CF492B"/>
    <w:rsid w:val="00CF5E65"/>
    <w:rsid w:val="00CF7549"/>
    <w:rsid w:val="00D00712"/>
    <w:rsid w:val="00D05691"/>
    <w:rsid w:val="00D1327F"/>
    <w:rsid w:val="00D160C5"/>
    <w:rsid w:val="00D16B49"/>
    <w:rsid w:val="00D216C1"/>
    <w:rsid w:val="00D23E02"/>
    <w:rsid w:val="00D24F8C"/>
    <w:rsid w:val="00D24FFD"/>
    <w:rsid w:val="00D27D55"/>
    <w:rsid w:val="00D315EF"/>
    <w:rsid w:val="00D33E7B"/>
    <w:rsid w:val="00D4077F"/>
    <w:rsid w:val="00D43964"/>
    <w:rsid w:val="00D43DF8"/>
    <w:rsid w:val="00D448DB"/>
    <w:rsid w:val="00D50A01"/>
    <w:rsid w:val="00D528EA"/>
    <w:rsid w:val="00D52E0B"/>
    <w:rsid w:val="00D53368"/>
    <w:rsid w:val="00D55642"/>
    <w:rsid w:val="00D611FB"/>
    <w:rsid w:val="00D63358"/>
    <w:rsid w:val="00D66550"/>
    <w:rsid w:val="00D7269B"/>
    <w:rsid w:val="00D75F12"/>
    <w:rsid w:val="00D810E5"/>
    <w:rsid w:val="00D81797"/>
    <w:rsid w:val="00D823EC"/>
    <w:rsid w:val="00D8547F"/>
    <w:rsid w:val="00D85F00"/>
    <w:rsid w:val="00D9351A"/>
    <w:rsid w:val="00D94839"/>
    <w:rsid w:val="00D9528F"/>
    <w:rsid w:val="00DA0071"/>
    <w:rsid w:val="00DA491B"/>
    <w:rsid w:val="00DA7106"/>
    <w:rsid w:val="00DA7743"/>
    <w:rsid w:val="00DB43C5"/>
    <w:rsid w:val="00DB4755"/>
    <w:rsid w:val="00DC2C8C"/>
    <w:rsid w:val="00DD02F7"/>
    <w:rsid w:val="00DD6745"/>
    <w:rsid w:val="00DE1259"/>
    <w:rsid w:val="00DE1A04"/>
    <w:rsid w:val="00DE2184"/>
    <w:rsid w:val="00DE3F91"/>
    <w:rsid w:val="00DE422C"/>
    <w:rsid w:val="00DF1CE4"/>
    <w:rsid w:val="00DF3AA1"/>
    <w:rsid w:val="00E021C8"/>
    <w:rsid w:val="00E02483"/>
    <w:rsid w:val="00E02B58"/>
    <w:rsid w:val="00E032B2"/>
    <w:rsid w:val="00E03D94"/>
    <w:rsid w:val="00E06257"/>
    <w:rsid w:val="00E11BB9"/>
    <w:rsid w:val="00E14DD0"/>
    <w:rsid w:val="00E22C8A"/>
    <w:rsid w:val="00E2443C"/>
    <w:rsid w:val="00E31404"/>
    <w:rsid w:val="00E31513"/>
    <w:rsid w:val="00E36D40"/>
    <w:rsid w:val="00E40312"/>
    <w:rsid w:val="00E42159"/>
    <w:rsid w:val="00E42522"/>
    <w:rsid w:val="00E463E2"/>
    <w:rsid w:val="00E50C1A"/>
    <w:rsid w:val="00E54729"/>
    <w:rsid w:val="00E55046"/>
    <w:rsid w:val="00E55876"/>
    <w:rsid w:val="00E55A0A"/>
    <w:rsid w:val="00E620DB"/>
    <w:rsid w:val="00E6492F"/>
    <w:rsid w:val="00E655E7"/>
    <w:rsid w:val="00E664DF"/>
    <w:rsid w:val="00E67B96"/>
    <w:rsid w:val="00E74D37"/>
    <w:rsid w:val="00E804AE"/>
    <w:rsid w:val="00E8072F"/>
    <w:rsid w:val="00E81FD6"/>
    <w:rsid w:val="00E853CC"/>
    <w:rsid w:val="00E87609"/>
    <w:rsid w:val="00E87EAA"/>
    <w:rsid w:val="00E925B4"/>
    <w:rsid w:val="00E94E87"/>
    <w:rsid w:val="00EA0022"/>
    <w:rsid w:val="00EA3455"/>
    <w:rsid w:val="00EA6B19"/>
    <w:rsid w:val="00EA7AAF"/>
    <w:rsid w:val="00EB1041"/>
    <w:rsid w:val="00EB2895"/>
    <w:rsid w:val="00EB3DCF"/>
    <w:rsid w:val="00EB7078"/>
    <w:rsid w:val="00EC3434"/>
    <w:rsid w:val="00ED0AE8"/>
    <w:rsid w:val="00ED1AEA"/>
    <w:rsid w:val="00EE0310"/>
    <w:rsid w:val="00EE0AC5"/>
    <w:rsid w:val="00EE2437"/>
    <w:rsid w:val="00EE26E9"/>
    <w:rsid w:val="00EE2CA2"/>
    <w:rsid w:val="00EE433D"/>
    <w:rsid w:val="00EE4F27"/>
    <w:rsid w:val="00EE4F4D"/>
    <w:rsid w:val="00EE6DAC"/>
    <w:rsid w:val="00EE6FC5"/>
    <w:rsid w:val="00EE7369"/>
    <w:rsid w:val="00EF04CF"/>
    <w:rsid w:val="00EF5EA0"/>
    <w:rsid w:val="00EF5FFB"/>
    <w:rsid w:val="00EF6D73"/>
    <w:rsid w:val="00EF6E89"/>
    <w:rsid w:val="00F00657"/>
    <w:rsid w:val="00F02B9F"/>
    <w:rsid w:val="00F042E5"/>
    <w:rsid w:val="00F046FF"/>
    <w:rsid w:val="00F06692"/>
    <w:rsid w:val="00F06840"/>
    <w:rsid w:val="00F06CDF"/>
    <w:rsid w:val="00F07409"/>
    <w:rsid w:val="00F10172"/>
    <w:rsid w:val="00F11291"/>
    <w:rsid w:val="00F133FD"/>
    <w:rsid w:val="00F13598"/>
    <w:rsid w:val="00F1640F"/>
    <w:rsid w:val="00F20BE8"/>
    <w:rsid w:val="00F21080"/>
    <w:rsid w:val="00F213A2"/>
    <w:rsid w:val="00F242CC"/>
    <w:rsid w:val="00F260A0"/>
    <w:rsid w:val="00F31626"/>
    <w:rsid w:val="00F349A0"/>
    <w:rsid w:val="00F36C93"/>
    <w:rsid w:val="00F424D8"/>
    <w:rsid w:val="00F42DAD"/>
    <w:rsid w:val="00F45E57"/>
    <w:rsid w:val="00F52200"/>
    <w:rsid w:val="00F56E45"/>
    <w:rsid w:val="00F60E27"/>
    <w:rsid w:val="00F61079"/>
    <w:rsid w:val="00F61132"/>
    <w:rsid w:val="00F61B2C"/>
    <w:rsid w:val="00F620F9"/>
    <w:rsid w:val="00F63C2E"/>
    <w:rsid w:val="00F70578"/>
    <w:rsid w:val="00F713B2"/>
    <w:rsid w:val="00F71CD1"/>
    <w:rsid w:val="00F74582"/>
    <w:rsid w:val="00F80812"/>
    <w:rsid w:val="00F80F76"/>
    <w:rsid w:val="00F81B97"/>
    <w:rsid w:val="00F82261"/>
    <w:rsid w:val="00F82FD3"/>
    <w:rsid w:val="00F83674"/>
    <w:rsid w:val="00F84CFC"/>
    <w:rsid w:val="00F8531E"/>
    <w:rsid w:val="00F8569D"/>
    <w:rsid w:val="00F90481"/>
    <w:rsid w:val="00F917A9"/>
    <w:rsid w:val="00F94728"/>
    <w:rsid w:val="00F9555C"/>
    <w:rsid w:val="00F9727D"/>
    <w:rsid w:val="00FA06F1"/>
    <w:rsid w:val="00FA1277"/>
    <w:rsid w:val="00FA1FB7"/>
    <w:rsid w:val="00FA2158"/>
    <w:rsid w:val="00FA5E01"/>
    <w:rsid w:val="00FA7BF2"/>
    <w:rsid w:val="00FA7D5F"/>
    <w:rsid w:val="00FB35D4"/>
    <w:rsid w:val="00FB396F"/>
    <w:rsid w:val="00FB3F9E"/>
    <w:rsid w:val="00FB5913"/>
    <w:rsid w:val="00FC0DE0"/>
    <w:rsid w:val="00FC1D0A"/>
    <w:rsid w:val="00FC3EAC"/>
    <w:rsid w:val="00FC3FE4"/>
    <w:rsid w:val="00FC49C6"/>
    <w:rsid w:val="00FD0ACA"/>
    <w:rsid w:val="00FD58AD"/>
    <w:rsid w:val="00FD61B6"/>
    <w:rsid w:val="00FE2AE2"/>
    <w:rsid w:val="00FF0A7D"/>
    <w:rsid w:val="00FF1B3C"/>
    <w:rsid w:val="00FF1FDE"/>
    <w:rsid w:val="00FF255D"/>
    <w:rsid w:val="00FF34E3"/>
    <w:rsid w:val="00FF4F42"/>
    <w:rsid w:val="00FF547D"/>
    <w:rsid w:val="00FF5E60"/>
    <w:rsid w:val="00FF687A"/>
    <w:rsid w:val="00FF70CB"/>
    <w:rsid w:val="1ACF9879"/>
    <w:rsid w:val="403D66A2"/>
    <w:rsid w:val="489466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FCC03AE"/>
  <w14:defaultImageDpi w14:val="32767"/>
  <w15:docId w15:val="{A6B0EA6D-CCDD-4578-801C-E7EAED047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宋体"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Times New Roman" w:eastAsia="Calibri" w:hAnsi="Times New Roman" w:cs="Times New Roman"/>
      <w:lang w:eastAsia="en-US"/>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qFormat/>
    <w:pPr>
      <w:spacing w:before="100" w:beforeAutospacing="1" w:after="100" w:afterAutospacing="1"/>
      <w:outlineLvl w:val="3"/>
    </w:pPr>
    <w:rPr>
      <w:rFonts w:ascii="宋体" w:eastAsia="宋体" w:hAnsi="宋体" w:cs="宋体"/>
      <w:b/>
      <w:bCs/>
      <w:sz w:val="24"/>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style>
  <w:style w:type="paragraph" w:styleId="a5">
    <w:name w:val="Balloon Text"/>
    <w:basedOn w:val="a"/>
    <w:link w:val="a6"/>
    <w:uiPriority w:val="99"/>
    <w:semiHidden/>
    <w:unhideWhenUsed/>
    <w:rPr>
      <w:rFonts w:ascii="Segoe UI" w:hAnsi="Segoe UI" w:cs="Segoe UI"/>
      <w:sz w:val="18"/>
      <w:szCs w:val="18"/>
    </w:rPr>
  </w:style>
  <w:style w:type="paragraph" w:styleId="a7">
    <w:name w:val="footer"/>
    <w:basedOn w:val="a"/>
    <w:link w:val="a8"/>
    <w:uiPriority w:val="99"/>
    <w:unhideWhenUsed/>
    <w:pPr>
      <w:tabs>
        <w:tab w:val="center" w:pos="4680"/>
        <w:tab w:val="right" w:pos="9360"/>
      </w:tabs>
    </w:pPr>
  </w:style>
  <w:style w:type="paragraph" w:styleId="a9">
    <w:name w:val="header"/>
    <w:basedOn w:val="a"/>
    <w:link w:val="aa"/>
    <w:uiPriority w:val="99"/>
    <w:unhideWhenUsed/>
    <w:pPr>
      <w:tabs>
        <w:tab w:val="center" w:pos="4680"/>
        <w:tab w:val="right" w:pos="9360"/>
      </w:tabs>
    </w:pPr>
  </w:style>
  <w:style w:type="paragraph" w:styleId="HTML">
    <w:name w:val="HTML Preformatted"/>
    <w:basedOn w:val="a"/>
    <w:link w:val="HTML0"/>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cs="宋体"/>
      <w:sz w:val="24"/>
      <w:szCs w:val="24"/>
      <w:lang w:eastAsia="zh-CN"/>
    </w:rPr>
  </w:style>
  <w:style w:type="paragraph" w:styleId="ab">
    <w:name w:val="Normal (Web)"/>
    <w:basedOn w:val="a"/>
    <w:uiPriority w:val="99"/>
    <w:semiHidden/>
    <w:unhideWhenUsed/>
    <w:rPr>
      <w:sz w:val="24"/>
      <w:szCs w:val="24"/>
    </w:rPr>
  </w:style>
  <w:style w:type="paragraph" w:styleId="ac">
    <w:name w:val="Title"/>
    <w:basedOn w:val="a"/>
    <w:next w:val="a"/>
    <w:link w:val="ad"/>
    <w:uiPriority w:val="10"/>
    <w:qFormat/>
    <w:pPr>
      <w:contextualSpacing/>
      <w:jc w:val="center"/>
    </w:pPr>
    <w:rPr>
      <w:rFonts w:eastAsiaTheme="majorEastAsia" w:cstheme="majorBidi"/>
      <w:b/>
      <w:spacing w:val="-10"/>
      <w:kern w:val="28"/>
      <w:sz w:val="28"/>
      <w:szCs w:val="56"/>
    </w:rPr>
  </w:style>
  <w:style w:type="paragraph" w:styleId="ae">
    <w:name w:val="annotation subject"/>
    <w:basedOn w:val="a3"/>
    <w:next w:val="a3"/>
    <w:link w:val="af"/>
    <w:uiPriority w:val="99"/>
    <w:semiHidden/>
    <w:unhideWhenUsed/>
    <w:rPr>
      <w:b/>
      <w:bCs/>
    </w:rPr>
  </w:style>
  <w:style w:type="character" w:styleId="af0">
    <w:name w:val="FollowedHyperlink"/>
    <w:basedOn w:val="a0"/>
    <w:uiPriority w:val="99"/>
    <w:semiHidden/>
    <w:unhideWhenUsed/>
    <w:rPr>
      <w:color w:val="954F72" w:themeColor="followedHyperlink"/>
      <w:u w:val="single"/>
    </w:rPr>
  </w:style>
  <w:style w:type="character" w:styleId="af1">
    <w:name w:val="Emphasis"/>
    <w:basedOn w:val="a0"/>
    <w:uiPriority w:val="20"/>
    <w:qFormat/>
    <w:rPr>
      <w:i/>
      <w:iCs/>
    </w:rPr>
  </w:style>
  <w:style w:type="character" w:styleId="af2">
    <w:name w:val="line number"/>
    <w:basedOn w:val="a0"/>
    <w:uiPriority w:val="99"/>
    <w:semiHidden/>
    <w:unhideWhenUsed/>
  </w:style>
  <w:style w:type="character" w:styleId="af3">
    <w:name w:val="Hyperlink"/>
    <w:rPr>
      <w:color w:val="0000FF"/>
      <w:u w:val="single"/>
    </w:rPr>
  </w:style>
  <w:style w:type="character" w:styleId="af4">
    <w:name w:val="annotation reference"/>
    <w:basedOn w:val="a0"/>
    <w:uiPriority w:val="99"/>
    <w:semiHidden/>
    <w:unhideWhenUsed/>
    <w:rPr>
      <w:sz w:val="16"/>
      <w:szCs w:val="16"/>
    </w:rPr>
  </w:style>
  <w:style w:type="paragraph" w:customStyle="1" w:styleId="Reference">
    <w:name w:val="Reference"/>
    <w:basedOn w:val="a"/>
    <w:pPr>
      <w:spacing w:before="120"/>
      <w:ind w:left="720" w:hanging="720"/>
    </w:pPr>
    <w:rPr>
      <w:rFonts w:eastAsia="Times New Roman"/>
      <w:sz w:val="24"/>
      <w:szCs w:val="24"/>
    </w:rPr>
  </w:style>
  <w:style w:type="paragraph" w:customStyle="1" w:styleId="Heading-Secondary">
    <w:name w:val="Heading-Secondary"/>
    <w:basedOn w:val="Heading-Main"/>
    <w:qFormat/>
    <w:pPr>
      <w:ind w:left="720"/>
    </w:pPr>
    <w:rPr>
      <w:b w:val="0"/>
    </w:rPr>
  </w:style>
  <w:style w:type="paragraph" w:customStyle="1" w:styleId="Heading-Main">
    <w:name w:val="Heading-Main"/>
    <w:basedOn w:val="a"/>
    <w:pPr>
      <w:keepNext/>
      <w:spacing w:before="240" w:after="120"/>
      <w:outlineLvl w:val="0"/>
    </w:pPr>
    <w:rPr>
      <w:rFonts w:eastAsia="Times New Roman"/>
      <w:b/>
      <w:bCs/>
      <w:kern w:val="28"/>
      <w:sz w:val="24"/>
      <w:szCs w:val="24"/>
    </w:rPr>
  </w:style>
  <w:style w:type="paragraph" w:customStyle="1" w:styleId="Authors">
    <w:name w:val="Authors"/>
    <w:basedOn w:val="a"/>
    <w:pPr>
      <w:spacing w:before="120" w:after="360"/>
    </w:pPr>
    <w:rPr>
      <w:rFonts w:eastAsia="Times New Roman"/>
      <w:b/>
      <w:sz w:val="24"/>
      <w:szCs w:val="24"/>
    </w:rPr>
  </w:style>
  <w:style w:type="paragraph" w:customStyle="1" w:styleId="Text">
    <w:name w:val="Text"/>
    <w:basedOn w:val="a"/>
    <w:qFormat/>
    <w:pPr>
      <w:spacing w:before="120"/>
      <w:ind w:firstLine="720"/>
    </w:pPr>
    <w:rPr>
      <w:rFonts w:eastAsia="Times New Roman"/>
      <w:sz w:val="24"/>
      <w:szCs w:val="24"/>
    </w:rPr>
  </w:style>
  <w:style w:type="paragraph" w:customStyle="1" w:styleId="FigureorTableCaption">
    <w:name w:val="Figure or Table Caption"/>
    <w:basedOn w:val="a"/>
    <w:pPr>
      <w:keepNext/>
      <w:spacing w:before="240"/>
      <w:outlineLvl w:val="0"/>
    </w:pPr>
    <w:rPr>
      <w:rFonts w:eastAsia="Times New Roman"/>
      <w:kern w:val="28"/>
      <w:sz w:val="24"/>
      <w:szCs w:val="24"/>
    </w:rPr>
  </w:style>
  <w:style w:type="character" w:customStyle="1" w:styleId="aa">
    <w:name w:val="页眉 字符"/>
    <w:basedOn w:val="a0"/>
    <w:link w:val="a9"/>
    <w:uiPriority w:val="99"/>
    <w:rPr>
      <w:rFonts w:ascii="Times New Roman" w:eastAsia="Calibri" w:hAnsi="Times New Roman" w:cs="Times New Roman"/>
      <w:sz w:val="20"/>
      <w:szCs w:val="20"/>
    </w:rPr>
  </w:style>
  <w:style w:type="paragraph" w:customStyle="1" w:styleId="Affiliation">
    <w:name w:val="Affiliation"/>
    <w:basedOn w:val="Text"/>
    <w:qFormat/>
    <w:pPr>
      <w:ind w:firstLine="0"/>
    </w:pPr>
  </w:style>
  <w:style w:type="paragraph" w:customStyle="1" w:styleId="KeyPoints">
    <w:name w:val="Key Points"/>
    <w:basedOn w:val="a"/>
    <w:pPr>
      <w:spacing w:before="120"/>
    </w:pPr>
    <w:rPr>
      <w:rFonts w:eastAsia="Times New Roman"/>
      <w:sz w:val="24"/>
      <w:szCs w:val="24"/>
    </w:rPr>
  </w:style>
  <w:style w:type="paragraph" w:customStyle="1" w:styleId="Abstract">
    <w:name w:val="Abstract"/>
    <w:basedOn w:val="a"/>
    <w:qFormat/>
    <w:pPr>
      <w:spacing w:before="120"/>
    </w:pPr>
    <w:rPr>
      <w:rFonts w:eastAsia="Times New Roman"/>
      <w:sz w:val="24"/>
      <w:szCs w:val="24"/>
    </w:rPr>
  </w:style>
  <w:style w:type="character" w:customStyle="1" w:styleId="ad">
    <w:name w:val="标题 字符"/>
    <w:basedOn w:val="a0"/>
    <w:link w:val="ac"/>
    <w:uiPriority w:val="10"/>
    <w:rPr>
      <w:rFonts w:ascii="Times New Roman" w:eastAsiaTheme="majorEastAsia" w:hAnsi="Times New Roman" w:cstheme="majorBidi"/>
      <w:b/>
      <w:spacing w:val="-10"/>
      <w:kern w:val="28"/>
      <w:sz w:val="28"/>
      <w:szCs w:val="56"/>
    </w:rPr>
  </w:style>
  <w:style w:type="paragraph" w:customStyle="1" w:styleId="Note">
    <w:name w:val="Note"/>
    <w:basedOn w:val="a"/>
    <w:qFormat/>
    <w:pPr>
      <w:spacing w:before="240" w:after="240"/>
    </w:pPr>
    <w:rPr>
      <w:color w:val="00B0F0"/>
    </w:rPr>
  </w:style>
  <w:style w:type="character" w:customStyle="1" w:styleId="a8">
    <w:name w:val="页脚 字符"/>
    <w:basedOn w:val="a0"/>
    <w:link w:val="a7"/>
    <w:uiPriority w:val="99"/>
    <w:rPr>
      <w:rFonts w:ascii="Times New Roman" w:eastAsia="Calibri" w:hAnsi="Times New Roman" w:cs="Times New Roman"/>
      <w:sz w:val="20"/>
      <w:szCs w:val="20"/>
    </w:rPr>
  </w:style>
  <w:style w:type="paragraph" w:styleId="af5">
    <w:name w:val="List Paragraph"/>
    <w:basedOn w:val="a"/>
    <w:uiPriority w:val="34"/>
    <w:qFormat/>
    <w:pPr>
      <w:spacing w:after="200"/>
      <w:ind w:left="720"/>
      <w:contextualSpacing/>
    </w:pPr>
    <w:rPr>
      <w:rFonts w:asciiTheme="minorHAnsi" w:eastAsiaTheme="minorEastAsia" w:hAnsiTheme="minorHAnsi" w:cstheme="minorBidi"/>
      <w:sz w:val="24"/>
      <w:szCs w:val="24"/>
      <w:lang w:eastAsia="ja-JP"/>
    </w:rPr>
  </w:style>
  <w:style w:type="character" w:customStyle="1" w:styleId="1">
    <w:name w:val="未处理的提及1"/>
    <w:basedOn w:val="a0"/>
    <w:uiPriority w:val="99"/>
    <w:rPr>
      <w:color w:val="808080"/>
      <w:shd w:val="clear" w:color="auto" w:fill="E6E6E6"/>
    </w:rPr>
  </w:style>
  <w:style w:type="character" w:customStyle="1" w:styleId="a6">
    <w:name w:val="批注框文本 字符"/>
    <w:basedOn w:val="a0"/>
    <w:link w:val="a5"/>
    <w:uiPriority w:val="99"/>
    <w:semiHidden/>
    <w:rPr>
      <w:rFonts w:ascii="Segoe UI" w:eastAsia="Calibri" w:hAnsi="Segoe UI" w:cs="Segoe UI"/>
      <w:sz w:val="18"/>
      <w:szCs w:val="18"/>
    </w:rPr>
  </w:style>
  <w:style w:type="paragraph" w:customStyle="1" w:styleId="10">
    <w:name w:val="修订1"/>
    <w:hidden/>
    <w:uiPriority w:val="99"/>
    <w:semiHidden/>
    <w:rPr>
      <w:rFonts w:ascii="Times New Roman" w:eastAsia="Calibri" w:hAnsi="Times New Roman" w:cs="Times New Roman"/>
      <w:lang w:eastAsia="en-US"/>
    </w:rPr>
  </w:style>
  <w:style w:type="paragraph" w:customStyle="1" w:styleId="11">
    <w:name w:val="书目1"/>
    <w:basedOn w:val="a"/>
    <w:next w:val="a"/>
    <w:uiPriority w:val="37"/>
    <w:unhideWhenUsed/>
    <w:rsid w:val="005D0465"/>
    <w:pPr>
      <w:ind w:left="720" w:hanging="720"/>
    </w:pPr>
  </w:style>
  <w:style w:type="character" w:customStyle="1" w:styleId="40">
    <w:name w:val="标题 4 字符"/>
    <w:basedOn w:val="a0"/>
    <w:link w:val="4"/>
    <w:uiPriority w:val="9"/>
    <w:rPr>
      <w:rFonts w:ascii="宋体" w:hAnsi="宋体" w:cs="宋体"/>
      <w:b/>
      <w:bCs/>
      <w:lang w:eastAsia="zh-CN"/>
    </w:rPr>
  </w:style>
  <w:style w:type="character" w:customStyle="1" w:styleId="ng-star-inserted">
    <w:name w:val="ng-star-inserted"/>
    <w:basedOn w:val="a0"/>
  </w:style>
  <w:style w:type="character" w:customStyle="1" w:styleId="30">
    <w:name w:val="标题 3 字符"/>
    <w:basedOn w:val="a0"/>
    <w:link w:val="3"/>
    <w:uiPriority w:val="9"/>
    <w:semiHidden/>
    <w:rPr>
      <w:rFonts w:ascii="Times New Roman" w:eastAsia="Calibri" w:hAnsi="Times New Roman" w:cs="Times New Roman"/>
      <w:b/>
      <w:bCs/>
      <w:sz w:val="32"/>
      <w:szCs w:val="32"/>
    </w:rPr>
  </w:style>
  <w:style w:type="character" w:customStyle="1" w:styleId="apple-converted-space">
    <w:name w:val="apple-converted-space"/>
    <w:basedOn w:val="a0"/>
  </w:style>
  <w:style w:type="character" w:customStyle="1" w:styleId="HTML0">
    <w:name w:val="HTML 预设格式 字符"/>
    <w:basedOn w:val="a0"/>
    <w:link w:val="HTML"/>
    <w:uiPriority w:val="99"/>
    <w:rPr>
      <w:rFonts w:ascii="宋体" w:hAnsi="宋体" w:cs="宋体"/>
      <w:lang w:eastAsia="zh-CN"/>
    </w:rPr>
  </w:style>
  <w:style w:type="character" w:customStyle="1" w:styleId="ng-star-inserted1">
    <w:name w:val="ng-star-inserted1"/>
    <w:basedOn w:val="a0"/>
  </w:style>
  <w:style w:type="character" w:customStyle="1" w:styleId="2">
    <w:name w:val="未处理的提及2"/>
    <w:basedOn w:val="a0"/>
    <w:uiPriority w:val="99"/>
    <w:semiHidden/>
    <w:unhideWhenUsed/>
    <w:rPr>
      <w:color w:val="605E5C"/>
      <w:shd w:val="clear" w:color="auto" w:fill="E1DFDD"/>
    </w:rPr>
  </w:style>
  <w:style w:type="character" w:customStyle="1" w:styleId="a4">
    <w:name w:val="批注文字 字符"/>
    <w:basedOn w:val="a0"/>
    <w:link w:val="a3"/>
    <w:uiPriority w:val="99"/>
    <w:rPr>
      <w:rFonts w:ascii="Times New Roman" w:eastAsia="Calibri" w:hAnsi="Times New Roman" w:cs="Times New Roman"/>
      <w:sz w:val="20"/>
      <w:szCs w:val="20"/>
    </w:rPr>
  </w:style>
  <w:style w:type="character" w:customStyle="1" w:styleId="af">
    <w:name w:val="批注主题 字符"/>
    <w:basedOn w:val="a4"/>
    <w:link w:val="ae"/>
    <w:uiPriority w:val="99"/>
    <w:semiHidden/>
    <w:rPr>
      <w:rFonts w:ascii="Times New Roman" w:eastAsia="Calibri" w:hAnsi="Times New Roman" w:cs="Times New Roman"/>
      <w:b/>
      <w:bCs/>
      <w:sz w:val="20"/>
      <w:szCs w:val="20"/>
    </w:rPr>
  </w:style>
  <w:style w:type="paragraph" w:styleId="af6">
    <w:name w:val="Revision"/>
    <w:hidden/>
    <w:uiPriority w:val="99"/>
    <w:semiHidden/>
    <w:rsid w:val="00FA06F1"/>
    <w:rPr>
      <w:rFonts w:ascii="Times New Roman" w:eastAsia="Calibri" w:hAnsi="Times New Roman" w:cs="Times New Roman"/>
      <w:lang w:eastAsia="en-US"/>
    </w:rPr>
  </w:style>
  <w:style w:type="character" w:styleId="af7">
    <w:name w:val="Strong"/>
    <w:basedOn w:val="a0"/>
    <w:uiPriority w:val="22"/>
    <w:qFormat/>
    <w:rsid w:val="005D6F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8341536">
      <w:bodyDiv w:val="1"/>
      <w:marLeft w:val="0"/>
      <w:marRight w:val="0"/>
      <w:marTop w:val="0"/>
      <w:marBottom w:val="0"/>
      <w:divBdr>
        <w:top w:val="none" w:sz="0" w:space="0" w:color="auto"/>
        <w:left w:val="none" w:sz="0" w:space="0" w:color="auto"/>
        <w:bottom w:val="none" w:sz="0" w:space="0" w:color="auto"/>
        <w:right w:val="none" w:sz="0" w:space="0" w:color="auto"/>
      </w:divBdr>
    </w:div>
    <w:div w:id="908998024">
      <w:bodyDiv w:val="1"/>
      <w:marLeft w:val="0"/>
      <w:marRight w:val="0"/>
      <w:marTop w:val="0"/>
      <w:marBottom w:val="0"/>
      <w:divBdr>
        <w:top w:val="none" w:sz="0" w:space="0" w:color="auto"/>
        <w:left w:val="none" w:sz="0" w:space="0" w:color="auto"/>
        <w:bottom w:val="none" w:sz="0" w:space="0" w:color="auto"/>
        <w:right w:val="none" w:sz="0" w:space="0" w:color="auto"/>
      </w:divBdr>
    </w:div>
    <w:div w:id="10650315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hyperlink" Target="https://www.ecmwf.int/en/forecasts/datasets/set-i" TargetMode="Externa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yperlink" Target="https://github.com/microsoft/LightGBM" TargetMode="External"/><Relationship Id="rId7" Type="http://schemas.openxmlformats.org/officeDocument/2006/relationships/endnotes" Target="endnotes.xml"/><Relationship Id="rId12" Type="http://schemas.openxmlformats.org/officeDocument/2006/relationships/hyperlink" Target="mailto:Yongluo@tsinghua.edu.cn" TargetMode="External"/><Relationship Id="rId17" Type="http://schemas.openxmlformats.org/officeDocument/2006/relationships/hyperlink" Target="https://github.com/Xiax24/ExtendedProfile-WindPower-Forecasting" TargetMode="External"/><Relationship Id="rId25"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hyperlink" Target="https://doi.org/10.5281/zenodo.18671960" TargetMode="External"/><Relationship Id="rId20" Type="http://schemas.openxmlformats.org/officeDocument/2006/relationships/hyperlink" Target="https://www2.mmm.ucar.edu/wrf/users/download/get_source.htm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xiax24@mails.tsinghua.edu.cn" TargetMode="External"/><Relationship Id="rId24"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2.png"/><Relationship Id="rId28" Type="http://schemas.microsoft.com/office/2011/relationships/people" Target="people.xml"/><Relationship Id="rId10" Type="http://schemas.openxmlformats.org/officeDocument/2006/relationships/header" Target="header2.xml"/><Relationship Id="rId19" Type="http://schemas.openxmlformats.org/officeDocument/2006/relationships/hyperlink" Target="https://www.ncei.noaa.gov/products/weather-climate-models/global-forecas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image" Target="media/image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D680F8-F357-483C-BB5A-407271EE6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637</TotalTime>
  <Pages>19</Pages>
  <Words>21221</Words>
  <Characters>120964</Characters>
  <Application>Microsoft Office Word</Application>
  <DocSecurity>0</DocSecurity>
  <Lines>1008</Lines>
  <Paragraphs>283</Paragraphs>
  <ScaleCrop>false</ScaleCrop>
  <Company/>
  <LinksUpToDate>false</LinksUpToDate>
  <CharactersWithSpaces>141902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Brooks Hanson</dc:creator>
  <cp:lastModifiedBy>win</cp:lastModifiedBy>
  <cp:revision>304</cp:revision>
  <dcterms:created xsi:type="dcterms:W3CDTF">2026-03-10T07:44:00Z</dcterms:created>
  <dcterms:modified xsi:type="dcterms:W3CDTF">2026-04-14T09:22:00Z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id="aRpZKhEX"/&gt;&lt;style id="http://www.zotero.org/styles/geophysical-research-letters" hasBibliography="1" bibliographyStyleHasBeenSet="1"/&gt;&lt;prefs&gt;&lt;pref name="fieldType" value="Field"/&gt;&lt;/prefs&gt;&lt;/data&gt;</vt:lpwstr>
  </property>
  <property fmtid="{D5CDD505-2E9C-101B-9397-08002B2CF9AE}" pid="3" name="KSOProductBuildVer">
    <vt:lpwstr>2052-11.8.2.11019</vt:lpwstr>
  </property>
  <property fmtid="{D5CDD505-2E9C-101B-9397-08002B2CF9AE}" pid="4" name="ICV">
    <vt:lpwstr>085A9B2396D041A2AA33C16CAF036344</vt:lpwstr>
  </property>
</Properties>
</file>