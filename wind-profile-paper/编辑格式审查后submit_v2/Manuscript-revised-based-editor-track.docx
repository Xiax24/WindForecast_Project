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0A87CCFC" w14:textId="77777777" w:rsidR="00674E44" w:rsidRDefault="0093274C" w:rsidP="00674E44">
      <w:pPr>
        <w:pStyle w:val="ac"/>
        <w:rPr>
          <w:rFonts w:asciiTheme="minorHAnsi" w:hAnsiTheme="minorHAnsi" w:cstheme="minorHAnsi"/>
          <w:lang w:eastAsia="zh-CN"/>
        </w:rPr>
      </w:pPr>
      <w:r>
        <w:rPr>
          <w:rFonts w:asciiTheme="minorHAnsi" w:hAnsiTheme="minorHAnsi" w:cstheme="minorHAnsi"/>
          <w:lang w:eastAsia="zh-CN"/>
        </w:rPr>
        <w:lastRenderedPageBreak/>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 xml:space="preserve">Surface-Layer Wind Speed Improve </w:t>
      </w:r>
    </w:p>
    <w:p w14:paraId="2F26E9BA" w14:textId="20DAF222" w:rsidR="000A29B4" w:rsidRDefault="0093274C" w:rsidP="00674E44">
      <w:pPr>
        <w:pStyle w:val="ac"/>
        <w:rPr>
          <w:rFonts w:asciiTheme="minorHAnsi" w:hAnsiTheme="minorHAnsi" w:cstheme="minorHAnsi"/>
          <w:lang w:eastAsia="zh-CN"/>
        </w:rPr>
      </w:pPr>
      <w:r>
        <w:rPr>
          <w:rFonts w:asciiTheme="minorHAnsi" w:hAnsiTheme="minorHAnsi" w:cstheme="minorHAnsi"/>
          <w:lang w:eastAsia="zh-CN"/>
        </w:rPr>
        <w:t>Farm-Scale Wind Power Forecasting</w:t>
      </w:r>
      <w:r>
        <w:rPr>
          <w:rFonts w:asciiTheme="minorHAnsi" w:hAnsiTheme="minorHAnsi" w:cstheme="minorHAnsi" w:hint="eastAsia"/>
          <w:lang w:eastAsia="zh-CN"/>
        </w:rPr>
        <w:t xml:space="preserve"> </w:t>
      </w:r>
    </w:p>
    <w:p w14:paraId="02E15F03" w14:textId="4F6AFA6D"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r>
        <w:rPr>
          <w:rFonts w:asciiTheme="minorHAnsi" w:hAnsiTheme="minorHAnsi" w:cstheme="minorHAnsi"/>
          <w:vertAlign w:val="superscript"/>
        </w:rPr>
        <w:t>1</w:t>
      </w:r>
      <w:r>
        <w:rPr>
          <w:rFonts w:asciiTheme="minorHAnsi" w:hAnsiTheme="minorHAnsi" w:cstheme="minorHAnsi"/>
          <w:vertAlign w:val="superscript"/>
          <w:lang w:eastAsia="zh-CN"/>
        </w:rPr>
        <w:t>,*</w:t>
      </w:r>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r w:rsidR="0054619C">
        <w:rPr>
          <w:rFonts w:asciiTheme="minorHAnsi" w:hAnsiTheme="minorHAnsi" w:cstheme="minorHAnsi"/>
        </w:rPr>
        <w:t xml:space="preserve">, </w:t>
      </w:r>
      <w:proofErr w:type="spellStart"/>
      <w:r w:rsidR="0054619C">
        <w:rPr>
          <w:rFonts w:asciiTheme="minorHAnsi" w:hAnsiTheme="minorHAnsi" w:cstheme="minorHAnsi"/>
        </w:rPr>
        <w:t>Xiaoli</w:t>
      </w:r>
      <w:proofErr w:type="spellEnd"/>
      <w:r w:rsidR="0054619C">
        <w:rPr>
          <w:rFonts w:asciiTheme="minorHAnsi" w:hAnsiTheme="minorHAnsi" w:cstheme="minorHAnsi"/>
        </w:rPr>
        <w:t xml:space="preserve"> Z</w:t>
      </w:r>
      <w:r w:rsidR="0054619C">
        <w:rPr>
          <w:rFonts w:asciiTheme="minorHAnsi" w:hAnsiTheme="minorHAnsi" w:cstheme="minorHAnsi" w:hint="eastAsia"/>
          <w:lang w:eastAsia="zh-CN"/>
        </w:rPr>
        <w:t>hang</w:t>
      </w:r>
      <w:r w:rsidR="0054619C">
        <w:rPr>
          <w:rFonts w:asciiTheme="minorHAnsi" w:hAnsiTheme="minorHAnsi" w:cstheme="minorHAnsi"/>
          <w:vertAlign w:val="superscript"/>
        </w:rPr>
        <w:t>5</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460CBC34" w14:textId="6A7C35D7" w:rsidR="00490C30" w:rsidRDefault="00490C30" w:rsidP="00490C30">
      <w:pPr>
        <w:pStyle w:val="Affiliation"/>
        <w:rPr>
          <w:rFonts w:asciiTheme="minorHAnsi" w:hAnsiTheme="minorHAnsi" w:cstheme="minorHAnsi"/>
        </w:rPr>
      </w:pPr>
      <w:r>
        <w:rPr>
          <w:rFonts w:asciiTheme="minorHAnsi" w:hAnsiTheme="minorHAnsi" w:cstheme="minorHAnsi"/>
          <w:vertAlign w:val="superscript"/>
        </w:rPr>
        <w:t>5</w:t>
      </w:r>
      <w:r w:rsidR="00B31A30" w:rsidRPr="00B31A30">
        <w:rPr>
          <w:rFonts w:asciiTheme="minorHAnsi" w:hAnsiTheme="minorHAnsi" w:cstheme="minorHAnsi"/>
        </w:rPr>
        <w:t xml:space="preserve">HUADIAN NEW ENERGY GROUP </w:t>
      </w:r>
      <w:proofErr w:type="gramStart"/>
      <w:r w:rsidR="00B31A30" w:rsidRPr="00B31A30">
        <w:rPr>
          <w:rFonts w:asciiTheme="minorHAnsi" w:hAnsiTheme="minorHAnsi" w:cstheme="minorHAnsi"/>
        </w:rPr>
        <w:t>CO.,LTD.LIAONING</w:t>
      </w:r>
      <w:proofErr w:type="gramEnd"/>
      <w:r w:rsidR="00B31A30" w:rsidRPr="00B31A30">
        <w:rPr>
          <w:rFonts w:asciiTheme="minorHAnsi" w:hAnsiTheme="minorHAnsi" w:cstheme="minorHAnsi"/>
        </w:rPr>
        <w:t xml:space="preserve"> BRANCH</w:t>
      </w:r>
      <w:r>
        <w:rPr>
          <w:rFonts w:asciiTheme="minorHAnsi" w:hAnsiTheme="minorHAnsi" w:cstheme="minorHAnsi"/>
        </w:rPr>
        <w:t xml:space="preserve">, </w:t>
      </w:r>
      <w:r w:rsidR="005C3E22">
        <w:rPr>
          <w:rFonts w:asciiTheme="minorHAnsi" w:hAnsiTheme="minorHAnsi" w:cstheme="minorHAnsi"/>
        </w:rPr>
        <w:t>S</w:t>
      </w:r>
      <w:r w:rsidR="005C3E22">
        <w:rPr>
          <w:rFonts w:asciiTheme="minorHAnsi" w:hAnsiTheme="minorHAnsi" w:cstheme="minorHAnsi" w:hint="eastAsia"/>
          <w:lang w:eastAsia="zh-CN"/>
        </w:rPr>
        <w:t>hen</w:t>
      </w:r>
      <w:r w:rsidR="005C3E22">
        <w:rPr>
          <w:rFonts w:asciiTheme="minorHAnsi" w:hAnsiTheme="minorHAnsi" w:cstheme="minorHAnsi"/>
          <w:lang w:eastAsia="zh-CN"/>
        </w:rPr>
        <w:t>yang</w:t>
      </w:r>
      <w:r>
        <w:rPr>
          <w:rFonts w:asciiTheme="minorHAnsi" w:hAnsiTheme="minorHAnsi" w:cstheme="minorHAnsi"/>
        </w:rPr>
        <w:t xml:space="preserve"> </w:t>
      </w:r>
      <w:r w:rsidR="00710ED5" w:rsidRPr="00710ED5">
        <w:rPr>
          <w:rFonts w:asciiTheme="minorHAnsi" w:hAnsiTheme="minorHAnsi" w:cstheme="minorHAnsi"/>
        </w:rPr>
        <w:t>110000</w:t>
      </w:r>
      <w:r>
        <w:rPr>
          <w:rFonts w:asciiTheme="minorHAnsi" w:hAnsiTheme="minorHAnsi" w:cstheme="minorHAnsi"/>
        </w:rPr>
        <w:t>, China</w:t>
      </w:r>
    </w:p>
    <w:p w14:paraId="0EBB648A" w14:textId="77777777" w:rsidR="00490C30" w:rsidRDefault="00490C30">
      <w:pPr>
        <w:pStyle w:val="Affiliation"/>
        <w:rPr>
          <w:rFonts w:asciiTheme="minorHAnsi" w:hAnsiTheme="minorHAnsi" w:cstheme="minorHAnsi"/>
        </w:rPr>
      </w:pP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261F8A1" w14:textId="60EE4EFB"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lastRenderedPageBreak/>
        <w:t>Abstract</w:t>
      </w:r>
    </w:p>
    <w:p w14:paraId="2254137C" w14:textId="7D15975B" w:rsidR="000A29B4" w:rsidRPr="00894B01"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3A9C1956" w:rsidR="000A29B4" w:rsidRPr="00BC21A0" w:rsidRDefault="0093274C" w:rsidP="00BC21A0">
      <w:pPr>
        <w:pStyle w:val="Heading-Main"/>
        <w:rPr>
          <w:rFonts w:asciiTheme="minorHAnsi" w:hAnsiTheme="minorHAnsi" w:cstheme="minorHAnsi"/>
          <w:lang w:eastAsia="zh-CN"/>
        </w:rPr>
      </w:pPr>
      <w:r>
        <w:rPr>
          <w:rFonts w:asciiTheme="minorHAnsi" w:hAnsiTheme="minorHAnsi" w:cstheme="minorHAnsi"/>
        </w:rPr>
        <w:t>Plain Language Summary</w:t>
      </w:r>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09310F56"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w:t>
      </w:r>
      <w:del w:id="4" w:author="win" w:date="2026-04-14T14:43:00Z">
        <w:r w:rsidDel="00F80812">
          <w:rPr>
            <w:rFonts w:asciiTheme="minorHAnsi" w:hAnsiTheme="minorHAnsi" w:cstheme="minorHAnsi"/>
          </w:rPr>
          <w:delText xml:space="preserve">the large-scale integration of variable </w:delText>
        </w:r>
      </w:del>
      <w:r>
        <w:rPr>
          <w:rFonts w:asciiTheme="minorHAnsi" w:hAnsiTheme="minorHAnsi" w:cstheme="minorHAnsi"/>
        </w:rPr>
        <w:t xml:space="preserve">renewable energy </w:t>
      </w:r>
      <w:ins w:id="5" w:author="win" w:date="2026-04-14T14:43:00Z">
        <w:r w:rsidR="00F80812">
          <w:rPr>
            <w:rFonts w:asciiTheme="minorHAnsi" w:hAnsiTheme="minorHAnsi" w:cstheme="minorHAnsi"/>
          </w:rPr>
          <w:t xml:space="preserve">integration </w:t>
        </w:r>
      </w:ins>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(Holttinen,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In comparison, input feature selection has received less mechanistic consideration.</w:t>
      </w:r>
      <w:del w:id="6" w:author="win" w:date="2026-04-14T14:49:00Z">
        <w:r w:rsidDel="00F80812">
          <w:rPr>
            <w:rFonts w:asciiTheme="minorHAnsi" w:hAnsiTheme="minorHAnsi" w:cstheme="minorHAnsi"/>
          </w:rPr>
          <w:delText xml:space="preserve"> Consequently,</w:delText>
        </w:r>
      </w:del>
      <w:r>
        <w:rPr>
          <w:rFonts w:asciiTheme="minorHAnsi" w:hAnsiTheme="minorHAnsi" w:cstheme="minorHAnsi"/>
        </w:rPr>
        <w:t xml:space="preserve"> </w:t>
      </w:r>
      <w:ins w:id="7" w:author="win" w:date="2026-04-15T08:50:00Z">
        <w:r w:rsidR="007D11D0" w:rsidRPr="007D11D0">
          <w:rPr>
            <w:rFonts w:asciiTheme="minorHAnsi" w:hAnsiTheme="minorHAnsi" w:cstheme="minorHAnsi"/>
          </w:rPr>
          <w:t>The atmospheric physics governing farm-scale power production is increasingly well understood, yet has not been effectively translated into forecasting feature selection, particularly for vertical wind structure from commonly available multi-height observations.</w:t>
        </w:r>
      </w:ins>
      <w:del w:id="8" w:author="win" w:date="2026-04-14T14:49:00Z">
        <w:r w:rsidDel="00F80812">
          <w:rPr>
            <w:rFonts w:asciiTheme="minorHAnsi" w:hAnsiTheme="minorHAnsi" w:cstheme="minorHAnsi"/>
          </w:rPr>
          <w:delText>t</w:delText>
        </w:r>
      </w:del>
      <w:del w:id="9" w:author="win" w:date="2026-04-15T08:50:00Z">
        <w:r w:rsidDel="007D11D0">
          <w:rPr>
            <w:rFonts w:asciiTheme="minorHAnsi" w:hAnsiTheme="minorHAnsi" w:cstheme="minorHAnsi"/>
          </w:rPr>
          <w:delText>he atmospheric physics governing farm-scale power production is increasingly well understood</w:delText>
        </w:r>
      </w:del>
      <w:del w:id="10" w:author="win" w:date="2026-04-14T14:50:00Z">
        <w:r w:rsidDel="00D8547F">
          <w:rPr>
            <w:rFonts w:asciiTheme="minorHAnsi" w:hAnsiTheme="minorHAnsi" w:cstheme="minorHAnsi"/>
          </w:rPr>
          <w:delText>. However, this understanding has not yet been effectively translated into forecasting feature selection</w:delText>
        </w:r>
      </w:del>
      <w:del w:id="11" w:author="win" w:date="2026-04-15T08:50:00Z">
        <w:r w:rsidDel="007D11D0">
          <w:rPr>
            <w:rFonts w:asciiTheme="minorHAnsi" w:hAnsiTheme="minorHAnsi" w:cstheme="minorHAnsi"/>
          </w:rPr>
          <w:delText>, particularly for vertical wind structure represented by commonly available multi-height observations.</w:delText>
        </w:r>
      </w:del>
    </w:p>
    <w:p w14:paraId="79F51739" w14:textId="2A63B988" w:rsidR="000A29B4" w:rsidRDefault="0093274C">
      <w:pPr>
        <w:pStyle w:val="Text"/>
        <w:rPr>
          <w:rFonts w:ascii="Calibri" w:eastAsia="宋体" w:hAnsi="Calibri" w:cs="Calibri"/>
          <w:color w:val="000000"/>
          <w:lang w:eastAsia="zh-CN"/>
        </w:rPr>
      </w:pPr>
      <w:bookmarkStart w:id="12" w:name="_Hlk221716200"/>
      <w:bookmarkEnd w:id="3"/>
      <w:del w:id="13" w:author="win" w:date="2026-04-14T14:51:00Z">
        <w:r w:rsidDel="00D8547F">
          <w:rPr>
            <w:rFonts w:ascii="Calibri" w:eastAsia="宋体" w:hAnsi="Calibri" w:cs="Calibri"/>
            <w:color w:val="000000"/>
          </w:rPr>
          <w:delText xml:space="preserve">Traditionally, </w:delText>
        </w:r>
      </w:del>
      <w:ins w:id="14" w:author="win" w:date="2026-04-14T14:51:00Z">
        <w:r w:rsidR="00D8547F" w:rsidRPr="00D8547F">
          <w:rPr>
            <w:rFonts w:ascii="Calibri" w:eastAsia="宋体" w:hAnsi="Calibri" w:cs="Calibri"/>
            <w:color w:val="000000"/>
          </w:rPr>
          <w:t>Hub-height wind speed has long been the primary forecasting input</w:t>
        </w:r>
      </w:ins>
      <w:del w:id="15" w:author="win" w:date="2026-04-14T14:51:00Z">
        <w:r w:rsidDel="00D8547F">
          <w:rPr>
            <w:rFonts w:ascii="Calibri" w:eastAsia="宋体" w:hAnsi="Calibri" w:cs="Calibri"/>
            <w:color w:val="000000"/>
          </w:rPr>
          <w:delText>wind speed at hub height has been the primary input for wind power forecasting</w:delText>
        </w:r>
      </w:del>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Pr>
          <w:rFonts w:ascii="Calibri" w:eastAsia="宋体" w:hAnsi="Calibri" w:cs="Calibri"/>
          <w:color w:val="000000"/>
        </w:rPr>
        <w:fldChar w:fldCharType="separate"/>
      </w:r>
      <w:r>
        <w:rPr>
          <w:rFonts w:ascii="Calibri" w:hAnsi="Calibri" w:cs="Calibri"/>
        </w:rPr>
        <w:t>(Mahoney et al., 2012; Ye et al., 2017; Che et al., 2022; Sun &amp; Yang, 2023)</w:t>
      </w:r>
      <w:r>
        <w:rPr>
          <w:rFonts w:ascii="Calibri" w:eastAsia="宋体" w:hAnsi="Calibri" w:cs="Calibri"/>
          <w:color w:val="000000"/>
        </w:rPr>
        <w:fldChar w:fldCharType="end"/>
      </w:r>
      <w:r>
        <w:rPr>
          <w:rFonts w:ascii="Calibri" w:eastAsia="宋体" w:hAnsi="Calibri" w:cs="Calibri"/>
          <w:color w:val="000000"/>
          <w:lang w:eastAsia="zh-CN"/>
        </w:rPr>
        <w:t>,</w:t>
      </w:r>
      <w:r>
        <w:rPr>
          <w:rFonts w:ascii="Calibri" w:eastAsia="宋体" w:hAnsi="Calibri" w:cs="Calibri" w:hint="eastAsia"/>
          <w:color w:val="000000"/>
          <w:lang w:eastAsia="zh-CN"/>
        </w:rPr>
        <w:t xml:space="preserve"> </w:t>
      </w:r>
      <w:r>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rPr>
        <w:fldChar w:fldCharType="separate"/>
      </w:r>
      <w:r>
        <w:rPr>
          <w:rFonts w:ascii="Calibri" w:hAnsi="Calibri" w:cs="Calibri"/>
          <w:color w:val="000000"/>
        </w:rPr>
        <w:t>(Turbines—Part, 2005)</w:t>
      </w:r>
      <w:r>
        <w:rPr>
          <w:rFonts w:ascii="Calibri" w:eastAsia="宋体" w:hAnsi="Calibri" w:cs="Calibri"/>
          <w:color w:val="000000"/>
        </w:rPr>
        <w:fldChar w:fldCharType="end"/>
      </w:r>
      <w:r>
        <w:rPr>
          <w:rFonts w:ascii="Calibri" w:eastAsia="宋体" w:hAnsi="Calibri" w:cs="Calibri"/>
          <w:color w:val="000000"/>
        </w:rPr>
        <w:t>.</w:t>
      </w:r>
      <w:r>
        <w:rPr>
          <w:rFonts w:ascii="Calibri" w:eastAsia="宋体" w:hAnsi="Calibri" w:cs="Calibri" w:hint="eastAsia"/>
          <w:color w:val="000000"/>
        </w:rPr>
        <w:t xml:space="preserve"> </w:t>
      </w:r>
      <w:r>
        <w:rPr>
          <w:rFonts w:ascii="Calibri" w:eastAsia="宋体" w:hAnsi="Calibri" w:cs="Calibri"/>
          <w:color w:val="000000"/>
        </w:rPr>
        <w:t>This practice is further supported by the strong correlation between hub-height wind speed and single-turbine power</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(Clifton et al., 2013)</w:t>
      </w:r>
      <w:r>
        <w:rPr>
          <w:rFonts w:ascii="Calibri" w:eastAsia="宋体" w:hAnsi="Calibri" w:cs="Calibri"/>
          <w:color w:val="000000"/>
        </w:rPr>
        <w:fldChar w:fldCharType="end"/>
      </w:r>
      <w:r>
        <w:rPr>
          <w:rFonts w:ascii="Calibri" w:eastAsia="宋体" w:hAnsi="Calibri" w:cs="Calibri"/>
          <w:color w:val="000000"/>
        </w:rPr>
        <w:t xml:space="preserve">. </w:t>
      </w:r>
      <w:bookmarkStart w:id="16" w:name="OLE_LINK5"/>
      <w:r>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rPr>
        <w:t>(Barthelmie et al., 2010)</w:t>
      </w:r>
      <w:r>
        <w:rPr>
          <w:rFonts w:ascii="Calibri" w:eastAsia="宋体" w:hAnsi="Calibri" w:cs="Calibri"/>
          <w:color w:val="000000"/>
        </w:rPr>
        <w:fldChar w:fldCharType="end"/>
      </w:r>
      <w:r>
        <w:rPr>
          <w:rFonts w:ascii="Calibri" w:eastAsia="宋体" w:hAnsi="Calibri" w:cs="Calibri"/>
          <w:color w:val="000000"/>
        </w:rPr>
        <w:t xml:space="preserve">. Wake development and recovery are strongly influenced by boundary-layer structure, including wind shear, turbulence, and atmospheric stability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Pr>
          <w:rFonts w:ascii="Calibri" w:eastAsia="宋体" w:hAnsi="Calibri" w:cs="Calibri"/>
          <w:color w:val="000000"/>
        </w:rPr>
        <w:fldChar w:fldCharType="separate"/>
      </w:r>
      <w:r>
        <w:rPr>
          <w:rFonts w:ascii="Calibri" w:hAnsi="Calibri" w:cs="Calibri"/>
        </w:rPr>
        <w:t>(Abkar &amp; Porté-Agel, 2015)</w:t>
      </w:r>
      <w:r>
        <w:rPr>
          <w:rFonts w:ascii="Calibri" w:eastAsia="宋体" w:hAnsi="Calibri" w:cs="Calibri"/>
          <w:color w:val="000000"/>
        </w:rPr>
        <w:fldChar w:fldCharType="end"/>
      </w:r>
      <w:r>
        <w:rPr>
          <w:rFonts w:ascii="Calibri" w:eastAsia="宋体" w:hAnsi="Calibri" w:cs="Calibri"/>
          <w:color w:val="000000"/>
        </w:rPr>
        <w:t xml:space="preserve">. As a result, forecasting based solely on hub-height wind speed often fails to fully capture the atmospheric drivers of farm-scale power variability. </w:t>
      </w:r>
      <w:bookmarkEnd w:id="16"/>
      <w:r>
        <w:rPr>
          <w:rFonts w:ascii="Calibri" w:eastAsia="宋体" w:hAnsi="Calibri" w:cs="Calibri"/>
          <w:color w:val="000000"/>
        </w:rPr>
        <w:t xml:space="preserve">Physical studies have demonstrated that rotor-equivalent wind speed (REWS)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Pr>
          <w:rFonts w:ascii="Calibri" w:eastAsia="宋体" w:hAnsi="Calibri" w:cs="Calibri" w:hint="eastAsia"/>
          <w:color w:val="000000"/>
        </w:rPr>
        <w:instrText>‐</w:instrText>
      </w:r>
      <w:r>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Pr>
          <w:rFonts w:ascii="Calibri" w:eastAsia="宋体" w:hAnsi="Calibri" w:cs="Calibri" w:hint="eastAsia"/>
          <w:color w:val="000000"/>
        </w:rPr>
        <w:instrText>‐</w:instrText>
      </w:r>
      <w:r>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Pr>
          <w:rFonts w:ascii="Calibri" w:eastAsia="宋体" w:hAnsi="Calibri" w:cs="Calibri" w:hint="eastAsia"/>
          <w:color w:val="000000"/>
        </w:rPr>
        <w:instrText>ount. Electrical power is found to correlate significantly better to the equivalent wind speed than to the single point hub</w:instrText>
      </w:r>
      <w:r>
        <w:rPr>
          <w:rFonts w:ascii="Calibri" w:eastAsia="宋体" w:hAnsi="Calibri" w:cs="Calibri" w:hint="eastAsia"/>
          <w:color w:val="000000"/>
        </w:rPr>
        <w:instrText>‐</w:instrText>
      </w:r>
      <w:r>
        <w:rPr>
          <w:rFonts w:ascii="Calibri" w:eastAsia="宋体" w:hAnsi="Calibri" w:cs="Calibri" w:hint="eastAsia"/>
          <w:color w:val="000000"/>
        </w:rPr>
        <w:instrText>height wind speed. Copyright © 2008 John Wiley &amp; Sons, Ltd.","container-title":"Wind Energy","DOI":"10.1002/we.297","ISSN":"1095-42</w:instrText>
      </w:r>
      <w:r>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Pr>
          <w:rFonts w:ascii="Calibri" w:eastAsia="宋体" w:hAnsi="Calibri" w:cs="Calibri"/>
          <w:color w:val="000000"/>
        </w:rPr>
        <w:fldChar w:fldCharType="separate"/>
      </w:r>
      <w:r>
        <w:rPr>
          <w:rFonts w:ascii="Calibri" w:hAnsi="Calibri" w:cs="Calibri"/>
        </w:rPr>
        <w:t>(Wagner et al., 2009)</w:t>
      </w:r>
      <w:r>
        <w:rPr>
          <w:rFonts w:ascii="Calibri" w:eastAsia="宋体" w:hAnsi="Calibri" w:cs="Calibri"/>
          <w:color w:val="000000"/>
        </w:rPr>
        <w:fldChar w:fldCharType="end"/>
      </w:r>
      <w:r>
        <w:rPr>
          <w:rFonts w:ascii="Calibri" w:eastAsia="宋体" w:hAnsi="Calibri" w:cs="Calibri" w:hint="eastAsia"/>
          <w:color w:val="000000"/>
        </w:rPr>
        <w:t xml:space="preserve">, which </w:t>
      </w:r>
      <w:r>
        <w:rPr>
          <w:rFonts w:ascii="Calibri" w:eastAsia="宋体" w:hAnsi="Calibri" w:cs="Calibri"/>
          <w:color w:val="000000"/>
        </w:rPr>
        <w:t>integrates wind speeds across the rotor-swept layer</w:t>
      </w:r>
      <w:r>
        <w:rPr>
          <w:rFonts w:ascii="Calibri" w:eastAsia="宋体" w:hAnsi="Calibri" w:cs="Calibri"/>
          <w:color w:val="000000"/>
          <w:lang w:eastAsia="zh-CN"/>
        </w:rPr>
        <w:t>,</w:t>
      </w:r>
      <w:r>
        <w:rPr>
          <w:rFonts w:ascii="Calibri" w:eastAsia="宋体" w:hAnsi="Calibri" w:cs="Calibri" w:hint="eastAsia"/>
          <w:color w:val="000000"/>
        </w:rPr>
        <w:t xml:space="preserve"> </w:t>
      </w:r>
      <w:r>
        <w:rPr>
          <w:rFonts w:ascii="Calibri" w:eastAsia="宋体" w:hAnsi="Calibri" w:cs="Calibri"/>
          <w:color w:val="000000"/>
        </w:rPr>
        <w:t>outperforms single-</w:t>
      </w:r>
      <w:r>
        <w:rPr>
          <w:rFonts w:ascii="Calibri" w:eastAsia="宋体" w:hAnsi="Calibri" w:cs="Calibri" w:hint="eastAsia"/>
          <w:color w:val="000000"/>
        </w:rPr>
        <w:t>height</w:t>
      </w:r>
      <w:r>
        <w:rPr>
          <w:rFonts w:ascii="Calibri" w:eastAsia="宋体" w:hAnsi="Calibri" w:cs="Calibri"/>
          <w:color w:val="000000"/>
        </w:rPr>
        <w:t xml:space="preserve"> measurements</w:t>
      </w:r>
      <w:r>
        <w:rPr>
          <w:rFonts w:ascii="Calibri" w:eastAsia="宋体" w:hAnsi="Calibri" w:cs="Calibri" w:hint="eastAsia"/>
          <w:color w:val="000000"/>
        </w:rPr>
        <w:t xml:space="preserve"> in forecasting farm-scale power</w:t>
      </w:r>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(Sasser et al., 2022)</w:t>
      </w:r>
      <w:r>
        <w:rPr>
          <w:rFonts w:ascii="Calibri" w:eastAsia="宋体" w:hAnsi="Calibri" w:cs="Calibri"/>
          <w:color w:val="000000"/>
        </w:rPr>
        <w:fldChar w:fldCharType="end"/>
      </w:r>
      <w:r>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(Wharton &amp; Lundquist, 2012)</w:t>
      </w:r>
      <w:r>
        <w:rPr>
          <w:rFonts w:ascii="Calibri" w:eastAsia="宋体" w:hAnsi="Calibri" w:cs="Calibri"/>
          <w:color w:val="000000"/>
        </w:rPr>
        <w:fldChar w:fldCharType="end"/>
      </w:r>
      <w:r>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56F02CB7" w:rsidR="000A29B4" w:rsidRDefault="0093274C">
      <w:pPr>
        <w:pStyle w:val="Text"/>
        <w:rPr>
          <w:rFonts w:ascii="Calibri" w:eastAsia="宋体" w:hAnsi="Calibri" w:cs="Calibri"/>
          <w:color w:val="000000"/>
          <w:lang w:eastAsia="zh-CN"/>
        </w:rPr>
      </w:pPr>
      <w:bookmarkStart w:id="17" w:name="OLE_LINK7"/>
      <w:bookmarkEnd w:id="12"/>
      <w:del w:id="18" w:author="win" w:date="2026-04-14T15:03:00Z">
        <w:r w:rsidDel="005469D5">
          <w:rPr>
            <w:rFonts w:ascii="Calibri" w:eastAsia="宋体" w:hAnsi="Calibri" w:cs="Calibri"/>
            <w:color w:val="000000"/>
          </w:rPr>
          <w:delText>Flow-regime variability adds another dimension to farm-scale power representation. Wind farms operate in environments that encompass b</w:delText>
        </w:r>
        <w:r w:rsidRPr="003F68B5" w:rsidDel="005469D5">
          <w:rPr>
            <w:rFonts w:ascii="Calibri" w:eastAsia="宋体" w:hAnsi="Calibri" w:cs="Calibri"/>
            <w:color w:val="000000"/>
          </w:rPr>
          <w:delText xml:space="preserve">oth free-stream inflow and wake-influenced flow, within which the dominant drivers of power production differ. </w:delText>
        </w:r>
      </w:del>
      <w:ins w:id="19" w:author="win" w:date="2026-04-14T15:03:00Z">
        <w:r w:rsidR="005469D5" w:rsidRPr="005469D5">
          <w:rPr>
            <w:rFonts w:ascii="Calibri" w:eastAsia="宋体" w:hAnsi="Calibri" w:cs="Calibri"/>
            <w:color w:val="000000"/>
          </w:rPr>
          <w:t>Flow-regime variability adds another dimension to farm-scale power representation, as wind farms operate under both free-stream and wake-influenced inflow conditions with distinct drivers of power production.</w:t>
        </w:r>
        <w:r w:rsidR="005469D5">
          <w:rPr>
            <w:rFonts w:ascii="Calibri" w:eastAsia="宋体" w:hAnsi="Calibri" w:cs="Calibri"/>
            <w:color w:val="000000"/>
          </w:rPr>
          <w:t xml:space="preserve"> </w:t>
        </w:r>
      </w:ins>
      <w:r w:rsidRPr="003F68B5">
        <w:rPr>
          <w:rFonts w:ascii="Calibri" w:eastAsia="宋体" w:hAnsi="Calibri" w:cs="Calibri"/>
          <w:color w:val="000000"/>
        </w:rPr>
        <w:t>Wake interactions can cause 10–20% power losses and elevate</w:t>
      </w:r>
      <w:r>
        <w:rPr>
          <w:rFonts w:ascii="Calibri" w:eastAsia="宋体" w:hAnsi="Calibri" w:cs="Calibri"/>
          <w:color w:val="000000"/>
        </w:rPr>
        <w:t xml:space="preserve"> turbulence intensity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Pr>
          <w:rFonts w:ascii="Calibri" w:eastAsia="宋体" w:hAnsi="Calibri" w:cs="Calibri" w:hint="eastAsia"/>
          <w:color w:val="000000"/>
        </w:rPr>
        <w:instrText>‐</w:instrText>
      </w:r>
      <w:r>
        <w:rPr>
          <w:rFonts w:ascii="Calibri" w:eastAsia="宋体" w:hAnsi="Calibri" w:cs="Calibri" w:hint="eastAsia"/>
          <w:color w:val="000000"/>
        </w:rPr>
        <w:instrText>of</w:instrText>
      </w:r>
      <w:r>
        <w:rPr>
          <w:rFonts w:ascii="Calibri" w:eastAsia="宋体" w:hAnsi="Calibri" w:cs="Calibri" w:hint="eastAsia"/>
          <w:color w:val="000000"/>
        </w:rPr>
        <w:instrText>‐</w:instrText>
      </w:r>
      <w:r>
        <w:rPr>
          <w:rFonts w:ascii="Calibri" w:eastAsia="宋体" w:hAnsi="Calibri" w:cs="Calibri" w:hint="eastAsia"/>
          <w:color w:val="000000"/>
        </w:rPr>
        <w:instrText>the</w:instrText>
      </w:r>
      <w:r>
        <w:rPr>
          <w:rFonts w:ascii="Calibri" w:eastAsia="宋体" w:hAnsi="Calibri" w:cs="Calibri" w:hint="eastAsia"/>
          <w:color w:val="000000"/>
        </w:rPr>
        <w:instrText>‐</w:instrText>
      </w:r>
      <w:r>
        <w:rPr>
          <w:rFonts w:ascii="Calibri" w:eastAsia="宋体" w:hAnsi="Calibri" w:cs="Calibri" w:hint="eastAsia"/>
          <w:color w:val="000000"/>
        </w:rPr>
        <w:instrText>art models. Observed power losses due solely to wakes are approximately 10% on average. Thes</w:instrText>
      </w:r>
      <w:r>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ascii="Calibri" w:eastAsia="宋体" w:hAnsi="Calibri" w:cs="Calibri" w:hint="eastAsia"/>
          <w:color w:val="000000"/>
        </w:rPr>
        <w:instrText>:"M. N."},{"family":"Pryor","given":"S. C."},{"family":"Rethore","given":"P.</w:instrText>
      </w:r>
      <w:r>
        <w:rPr>
          <w:rFonts w:ascii="Calibri" w:eastAsia="宋体" w:hAnsi="Calibri" w:cs="Calibri" w:hint="eastAsia"/>
          <w:color w:val="000000"/>
        </w:rPr>
        <w:instrText>‐</w:instrText>
      </w:r>
      <w:r>
        <w:rPr>
          <w:rFonts w:ascii="Calibri" w:eastAsia="宋体" w:hAnsi="Calibri" w:cs="Calibri" w:hint="eastAsia"/>
          <w:color w:val="000000"/>
        </w:rPr>
        <w:instrText>E."},{"family":"Jørgensen","given":"H. E."}],"issued":{"date-parts":[["2007",11]]}}},{"id":1748,"uris":["http://zotero.org/users/14274501/items/IK6DQM6L"],"itemData":{"id":1748,"</w:instrText>
      </w:r>
      <w:r>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(Barthelmie et al., 2007; Feroz et al., 2020)</w:t>
      </w:r>
      <w:r>
        <w:rPr>
          <w:rFonts w:ascii="Calibri" w:eastAsia="宋体" w:hAnsi="Calibri" w:cs="Calibri"/>
          <w:color w:val="000000"/>
        </w:rPr>
        <w:fldChar w:fldCharType="end"/>
      </w:r>
      <w:r>
        <w:rPr>
          <w:rFonts w:ascii="Calibri" w:eastAsia="宋体" w:hAnsi="Calibri" w:cs="Calibri"/>
          <w:color w:val="000000"/>
        </w:rPr>
        <w:t>, implying that the physical controls on power output vary dynamically with flow regime and atmospheric stability.</w:t>
      </w:r>
      <w:r>
        <w:t xml:space="preserve"> </w:t>
      </w:r>
      <w:r>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(Optis &amp; Perr-Sauer, 2019; Kim &amp; Kim, 2023)</w:t>
      </w:r>
      <w:r>
        <w:rPr>
          <w:rFonts w:ascii="Calibri" w:eastAsia="宋体" w:hAnsi="Calibri" w:cs="Calibri"/>
          <w:color w:val="000000"/>
        </w:rPr>
        <w:fldChar w:fldCharType="end"/>
      </w:r>
      <w:r>
        <w:rPr>
          <w:rFonts w:ascii="Calibri" w:eastAsia="宋体" w:hAnsi="Calibri" w:cs="Calibri"/>
          <w:color w:val="000000"/>
        </w:rPr>
        <w:t xml:space="preserve">, </w:t>
      </w:r>
      <w:ins w:id="20" w:author="win" w:date="2026-04-15T08:53:00Z">
        <w:r w:rsidR="007D11D0" w:rsidRPr="007D11D0">
          <w:rPr>
            <w:rFonts w:ascii="Calibri" w:eastAsia="宋体" w:hAnsi="Calibri" w:cs="Calibri"/>
            <w:color w:val="000000"/>
          </w:rPr>
          <w:t>further suggesting regime-dependent inflow–power modulation</w:t>
        </w:r>
      </w:ins>
      <w:bookmarkStart w:id="21" w:name="_GoBack"/>
      <w:bookmarkEnd w:id="21"/>
      <w:del w:id="22" w:author="win" w:date="2026-04-15T08:53:00Z">
        <w:r w:rsidDel="007D11D0">
          <w:rPr>
            <w:rFonts w:ascii="Calibri" w:eastAsia="宋体" w:hAnsi="Calibri" w:cs="Calibri"/>
            <w:color w:val="000000"/>
          </w:rPr>
          <w:delText>further suggesting regime-dependent modulation of inflow–power relationships</w:delText>
        </w:r>
      </w:del>
      <w:r>
        <w:rPr>
          <w:rFonts w:ascii="Calibri" w:eastAsia="宋体" w:hAnsi="Calibri" w:cs="Calibri"/>
          <w:color w:val="000000"/>
        </w:rPr>
        <w:t>.</w:t>
      </w:r>
      <w:r>
        <w:rPr>
          <w:rFonts w:ascii="Calibri" w:eastAsia="宋体" w:hAnsi="Calibri" w:cs="Calibri" w:hint="eastAsia"/>
          <w:color w:val="000000"/>
          <w:lang w:eastAsia="zh-CN"/>
        </w:rPr>
        <w:t xml:space="preserve"> </w:t>
      </w:r>
      <w:r>
        <w:rPr>
          <w:rFonts w:ascii="Calibri" w:eastAsia="宋体" w:hAnsi="Calibri" w:cs="Calibri"/>
          <w:color w:val="000000"/>
          <w:lang w:eastAsia="zh-CN"/>
        </w:rPr>
        <w:t>Yet data-driven forecasting models commonly incorporate multi-height meteorological inputs as homogeneous predictors, without explicitly accounting for flow-regime-dependent mechanisms.</w:t>
      </w:r>
      <w:r>
        <w:rPr>
          <w:rFonts w:ascii="Calibri" w:eastAsia="宋体" w:hAnsi="Calibri" w:cs="Calibri" w:hint="eastAsia"/>
          <w:color w:val="000000"/>
          <w:lang w:eastAsia="zh-CN"/>
        </w:rPr>
        <w:t xml:space="preserve"> </w:t>
      </w:r>
      <w:r>
        <w:rPr>
          <w:rFonts w:ascii="Calibri" w:eastAsia="宋体" w:hAnsi="Calibri" w:cs="Calibri"/>
          <w:color w:val="000000"/>
          <w:lang w:eastAsia="zh-CN"/>
        </w:rPr>
        <w:t xml:space="preserve">When distinct flow regimes are </w:t>
      </w:r>
      <w:r>
        <w:rPr>
          <w:rFonts w:ascii="Calibri" w:eastAsia="宋体" w:hAnsi="Calibri" w:cs="Calibri"/>
          <w:color w:val="000000"/>
          <w:lang w:eastAsia="zh-CN"/>
        </w:rPr>
        <w:lastRenderedPageBreak/>
        <w:t>aggregated, underlying physical differences can manifest as persistent empirical correlations that lack clear physical interpretation.</w:t>
      </w:r>
      <w:r>
        <w:rPr>
          <w:rFonts w:ascii="Calibri" w:eastAsia="宋体" w:hAnsi="Calibri" w:cs="Calibri" w:hint="eastAsia"/>
          <w:color w:val="000000"/>
          <w:lang w:eastAsia="zh-CN"/>
        </w:rPr>
        <w:t xml:space="preserve"> </w:t>
      </w:r>
      <w:r>
        <w:rPr>
          <w:rFonts w:ascii="Calibri" w:eastAsia="宋体" w:hAnsi="Calibri" w:cs="Calibri"/>
          <w:color w:val="000000"/>
          <w:lang w:eastAsia="zh-CN"/>
        </w:rPr>
        <w:t>One such example is the consistently reported high correlation between near-surface wind speeds (e.g., 10-m wind) and total wind-farm power output</w:t>
      </w:r>
      <w:r>
        <w:rPr>
          <w:rFonts w:ascii="Calibri" w:eastAsia="宋体" w:hAnsi="Calibri" w:cs="Calibri" w:hint="eastAsia"/>
          <w:color w:val="000000"/>
          <w:lang w:eastAsia="zh-CN"/>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(Rubanenko et al., 2020; Chen &amp; Xu, 2022)</w:t>
      </w:r>
      <w:r>
        <w:rPr>
          <w:rFonts w:ascii="Calibri" w:eastAsia="宋体" w:hAnsi="Calibri" w:cs="Calibri"/>
          <w:color w:val="000000"/>
        </w:rPr>
        <w:fldChar w:fldCharType="end"/>
      </w:r>
      <w:r>
        <w:rPr>
          <w:rFonts w:ascii="Calibri" w:eastAsia="宋体" w:hAnsi="Calibri" w:cs="Calibri"/>
          <w:color w:val="000000"/>
          <w:lang w:eastAsia="zh-CN"/>
        </w:rPr>
        <w:t>, whose physical basis remains unclear.</w:t>
      </w:r>
    </w:p>
    <w:bookmarkEnd w:id="17"/>
    <w:p w14:paraId="013969C6" w14:textId="67A53097" w:rsidR="000A29B4" w:rsidRDefault="00F82261">
      <w:pPr>
        <w:pStyle w:val="Text"/>
        <w:rPr>
          <w:rFonts w:asciiTheme="minorHAnsi" w:hAnsiTheme="minorHAnsi" w:cstheme="minorHAnsi"/>
          <w:lang w:eastAsia="zh-CN"/>
        </w:rPr>
      </w:pPr>
      <w:ins w:id="23" w:author="win" w:date="2026-04-14T17:22:00Z">
        <w:r w:rsidRPr="00F82261">
          <w:rPr>
            <w:rFonts w:ascii="Calibri" w:eastAsia="宋体" w:hAnsi="Calibri" w:cs="Calibri"/>
            <w:color w:val="000000"/>
          </w:rPr>
          <w:t>Using multi-height observations from a flat-terrain wind farm, we link atmospheric flow physics to farm-scale power forecasting by partitioning inflow regimes and quantifying how vertical wind structure governs power variability under free-stream and wake-influenced conditions, thereby clarifying the physical origin of the persistent high correlation between near-surface winds and total farm power.</w:t>
        </w:r>
        <w:r>
          <w:rPr>
            <w:rFonts w:ascii="Calibri" w:eastAsia="宋体" w:hAnsi="Calibri" w:cs="Calibri"/>
            <w:color w:val="000000"/>
          </w:rPr>
          <w:t xml:space="preserve"> </w:t>
        </w:r>
      </w:ins>
      <w:del w:id="24" w:author="win" w:date="2026-04-14T17:22:00Z">
        <w:r w:rsidR="0093274C" w:rsidDel="00F82261">
          <w:rPr>
            <w:rFonts w:ascii="Calibri" w:eastAsia="宋体" w:hAnsi="Calibri" w:cs="Calibri"/>
            <w:color w:val="000000"/>
          </w:rPr>
          <w:delText xml:space="preserve">In this study, we link atmospheric flow physics to farm-scale power forecasting by explicitly partitioning inflow regimes and examining the regime-dependent roles of multi-height wind observations spanning 10 to 70 m, from near-surface to hub-height levels.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delText>
        </w:r>
      </w:del>
      <w:r w:rsidR="0093274C">
        <w:rPr>
          <w:rFonts w:ascii="Calibri" w:eastAsia="宋体" w:hAnsi="Calibri" w:cs="Calibri"/>
          <w:color w:val="000000"/>
        </w:rPr>
        <w:t xml:space="preserve">We show that incorporating regime-dependent profile information outperforms both single hub-height input and undifferentiated multi-height predictors in observational power reconstruction and Numerical Weather Prediction (NWP)-driven day-ahead forecasting. </w:t>
      </w:r>
      <w:ins w:id="25" w:author="win" w:date="2026-04-15T08:52:00Z">
        <w:r w:rsidR="007D11D0" w:rsidRPr="007D11D0">
          <w:rPr>
            <w:rFonts w:ascii="Calibri" w:eastAsia="宋体" w:hAnsi="Calibri" w:cs="Calibri"/>
            <w:color w:val="000000"/>
          </w:rPr>
          <w:t>By revealing that governing atmospheric time scales and vertical coherence underpin the relevance of non-hub-height winds to farm-scale power, the results provide a mechanistic basis for improving wind-to-powe</w:t>
        </w:r>
        <w:r w:rsidR="007D11D0">
          <w:rPr>
            <w:rFonts w:ascii="Calibri" w:eastAsia="宋体" w:hAnsi="Calibri" w:cs="Calibri"/>
            <w:color w:val="000000"/>
          </w:rPr>
          <w:t>r representation in forecasting</w:t>
        </w:r>
      </w:ins>
      <w:del w:id="26" w:author="win" w:date="2026-04-15T08:52:00Z">
        <w:r w:rsidR="0093274C" w:rsidDel="007D11D0">
          <w:rPr>
            <w:rFonts w:ascii="Calibri" w:eastAsia="宋体" w:hAnsi="Calibri" w:cs="Calibri"/>
            <w:color w:val="000000"/>
          </w:rPr>
          <w:delText>By revealing that governing atmospheric time scales and vertical coherence underpin the relevance of non-hub-height winds to farm-scale power, the results provide a mechanistic basis for improving wind-to-power representation in operational forecasting</w:delText>
        </w:r>
      </w:del>
      <w:r w:rsidR="0093274C">
        <w:rPr>
          <w:rFonts w:ascii="Calibri" w:eastAsia="宋体" w:hAnsi="Calibri" w:cs="Calibri"/>
          <w:color w:val="000000"/>
        </w:rPr>
        <w:t>.</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27" w:name="OLE_LINK8"/>
      <w:r>
        <w:rPr>
          <w:rFonts w:asciiTheme="minorHAnsi" w:hAnsiTheme="minorHAnsi" w:cstheme="minorHAnsi"/>
        </w:rPr>
        <w:t>2.1 Flow Regime Classification</w:t>
      </w:r>
    </w:p>
    <w:p w14:paraId="551CAAF5" w14:textId="3D390157"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 xml:space="preserve">(Figure </w:t>
      </w:r>
      <w:ins w:id="28" w:author="win" w:date="2026-04-14T15:18:00Z">
        <w:r w:rsidR="00DD02F7">
          <w:rPr>
            <w:rFonts w:asciiTheme="minorHAnsi" w:hAnsiTheme="minorHAnsi" w:cstheme="minorHAnsi"/>
          </w:rPr>
          <w:t>S</w:t>
        </w:r>
      </w:ins>
      <w:r w:rsidRPr="00EB1041">
        <w:rPr>
          <w:rFonts w:asciiTheme="minorHAnsi" w:hAnsiTheme="minorHAnsi" w:cstheme="minorHAnsi"/>
        </w:rPr>
        <w:t>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29" w:name="OLE_LINK9"/>
      <w:r>
        <w:rPr>
          <w:rFonts w:asciiTheme="minorHAnsi" w:hAnsiTheme="minorHAnsi" w:cstheme="minorHAnsi"/>
        </w:rPr>
        <w:t xml:space="preserve"> </w:t>
      </w:r>
      <w:bookmarkEnd w:id="29"/>
      <w:r>
        <w:rPr>
          <w:rFonts w:asciiTheme="minorHAnsi" w:hAnsiTheme="minorHAnsi" w:cstheme="minorHAnsi"/>
        </w:rPr>
        <w:t xml:space="preserve">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w:t>
      </w:r>
      <w:del w:id="30" w:author="win" w:date="2026-04-14T15:18:00Z">
        <w:r w:rsidDel="00437625">
          <w:rPr>
            <w:rFonts w:asciiTheme="minorHAnsi" w:hAnsiTheme="minorHAnsi" w:cstheme="minorHAnsi"/>
          </w:rPr>
          <w:delText xml:space="preserve">This stringent filtering reduces the number of retained samples but enhances the physical interpretability of regime-dependent analysis. </w:delText>
        </w:r>
      </w:del>
      <w:r>
        <w:rPr>
          <w:rFonts w:asciiTheme="minorHAnsi" w:hAnsiTheme="minorHAnsi" w:cstheme="minorHAnsi"/>
        </w:rPr>
        <w:t>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31" w:name="_Hlk220792935"/>
      <w:bookmarkEnd w:id="27"/>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0709BE8C"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was applied to the continuous wind speed (at different heights) and total farm power time series to obtain intrinsic mode functions across temporal scales. Regime-dependent wind–power coupling was 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w:t>
      </w:r>
      <w:ins w:id="32" w:author="win" w:date="2026-04-14T15:20:00Z">
        <w:r w:rsidR="00221CF2" w:rsidRPr="00221CF2">
          <w:rPr>
            <w:rFonts w:asciiTheme="minorHAnsi" w:hAnsiTheme="minorHAnsi" w:cstheme="minorHAnsi"/>
            <w:lang w:eastAsia="zh-CN"/>
          </w:rPr>
          <w:t>The first EOF mode (EOF1) and its principal component time series (PC1) capture the leading spatial pattern and its temporal amplitude</w:t>
        </w:r>
      </w:ins>
      <w:del w:id="33" w:author="win" w:date="2026-04-14T15:20:00Z">
        <w:r w:rsidDel="00221CF2">
          <w:rPr>
            <w:rFonts w:asciiTheme="minorHAnsi" w:hAnsiTheme="minorHAnsi" w:cstheme="minorHAnsi"/>
            <w:lang w:eastAsia="zh-CN"/>
          </w:rPr>
          <w:delText>The first EOF mode (EOF1) represents the leading spatial pattern, and its principal component time series (PC1) quantifies temporal amplitude</w:delText>
        </w:r>
      </w:del>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xml:space="preserve">. </w:t>
      </w:r>
      <w:ins w:id="34" w:author="win" w:date="2026-04-14T15:21:00Z">
        <w:r w:rsidR="00221CF2" w:rsidRPr="00221CF2">
          <w:rPr>
            <w:rFonts w:asciiTheme="minorHAnsi" w:hAnsiTheme="minorHAnsi" w:cstheme="minorHAnsi"/>
            <w:lang w:eastAsia="zh-CN"/>
          </w:rPr>
          <w:t xml:space="preserve">Least-squares regression between PC1 and wind speeds at 10 m or 70 m </w:t>
        </w:r>
        <w:r w:rsidR="00221CF2" w:rsidRPr="00221CF2">
          <w:rPr>
            <w:rFonts w:asciiTheme="minorHAnsi" w:hAnsiTheme="minorHAnsi" w:cstheme="minorHAnsi"/>
            <w:lang w:eastAsia="zh-CN"/>
          </w:rPr>
          <w:lastRenderedPageBreak/>
          <w:t>quantifies how effectively each level captur</w:t>
        </w:r>
        <w:r w:rsidR="00221CF2">
          <w:rPr>
            <w:rFonts w:asciiTheme="minorHAnsi" w:hAnsiTheme="minorHAnsi" w:cstheme="minorHAnsi"/>
            <w:lang w:eastAsia="zh-CN"/>
          </w:rPr>
          <w:t>es vertical profile variability</w:t>
        </w:r>
      </w:ins>
      <w:del w:id="35" w:author="win" w:date="2026-04-14T15:21:00Z">
        <w:r w:rsidDel="00221CF2">
          <w:rPr>
            <w:rFonts w:asciiTheme="minorHAnsi" w:hAnsiTheme="minorHAnsi" w:cstheme="minorHAnsi"/>
            <w:lang w:eastAsia="zh-CN"/>
          </w:rPr>
          <w:delText>Least-squares linear regression between PC1 and wind speeds at 10 m or 70 m quantifies how effectively surface-layer or hub-height observations capture vertical profile variability</w:delText>
        </w:r>
      </w:del>
      <w:r>
        <w:rPr>
          <w:rFonts w:asciiTheme="minorHAnsi" w:hAnsiTheme="minorHAnsi" w:cstheme="minorHAnsi"/>
          <w:lang w:eastAsia="zh-CN"/>
        </w:rPr>
        <w:t>. Further details on the decomposition and EOF methodologies are provided in Texts S1 and S2.</w:t>
      </w:r>
    </w:p>
    <w:bookmarkEnd w:id="31"/>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2BFC1590" w:rsidR="000A29B4" w:rsidRDefault="0093274C">
      <w:pPr>
        <w:pStyle w:val="Text"/>
        <w:rPr>
          <w:rFonts w:asciiTheme="minorHAnsi" w:hAnsiTheme="minorHAnsi" w:cstheme="minorHAnsi"/>
          <w:lang w:eastAsia="zh-CN"/>
        </w:rPr>
      </w:pPr>
      <w:bookmarkStart w:id="36" w:name="OLE_LINK10"/>
      <w:del w:id="37" w:author="win" w:date="2026-04-14T15:22:00Z">
        <w:r w:rsidDel="00EA7AAF">
          <w:rPr>
            <w:rFonts w:asciiTheme="minorHAnsi" w:hAnsiTheme="minorHAnsi" w:cstheme="minorHAnsi"/>
            <w:lang w:eastAsia="zh-CN"/>
          </w:rPr>
          <w:delText xml:space="preserve">To </w:delText>
        </w:r>
      </w:del>
      <w:ins w:id="38" w:author="win" w:date="2026-04-14T15:22:00Z">
        <w:r w:rsidR="00EA7AAF" w:rsidRPr="00EA7AAF">
          <w:rPr>
            <w:rFonts w:asciiTheme="minorHAnsi" w:hAnsiTheme="minorHAnsi" w:cstheme="minorHAnsi"/>
            <w:lang w:eastAsia="zh-CN"/>
          </w:rPr>
          <w:t xml:space="preserve">A power reconstruction experiment was conducted using a </w:t>
        </w:r>
        <w:proofErr w:type="spellStart"/>
        <w:r w:rsidR="00EA7AAF" w:rsidRPr="00EA7AAF">
          <w:rPr>
            <w:rFonts w:asciiTheme="minorHAnsi" w:hAnsiTheme="minorHAnsi" w:cstheme="minorHAnsi"/>
            <w:lang w:eastAsia="zh-CN"/>
          </w:rPr>
          <w:t>LightGBM</w:t>
        </w:r>
        <w:proofErr w:type="spellEnd"/>
        <w:r w:rsidR="00EA7AAF" w:rsidRPr="00EA7AAF">
          <w:rPr>
            <w:rFonts w:asciiTheme="minorHAnsi" w:hAnsiTheme="minorHAnsi" w:cstheme="minorHAnsi"/>
            <w:lang w:eastAsia="zh-CN"/>
          </w:rPr>
          <w:t xml:space="preserve"> regression model</w:t>
        </w:r>
        <w:r w:rsidR="00EA7AAF">
          <w:rPr>
            <w:rFonts w:asciiTheme="minorHAnsi" w:hAnsiTheme="minorHAnsi" w:cstheme="minorHAnsi"/>
            <w:lang w:eastAsia="zh-CN"/>
          </w:rPr>
          <w:t xml:space="preserve"> </w:t>
        </w:r>
      </w:ins>
      <w:del w:id="39" w:author="win" w:date="2026-04-14T15:22:00Z">
        <w:r w:rsidDel="00EA7AAF">
          <w:rPr>
            <w:rFonts w:asciiTheme="minorHAnsi" w:hAnsiTheme="minorHAnsi" w:cstheme="minorHAnsi"/>
            <w:lang w:eastAsia="zh-CN"/>
          </w:rPr>
          <w:delText xml:space="preserve">evaluate whether the extended profile representation improves wind farm power prediction, a reconstruction experiment was conducted using observed meteorological variables and observed farm-scale power output. A LightGBM regression model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ins w:id="40" w:author="win" w:date="2026-04-14T15:22:00Z">
        <w:r w:rsidR="00702B81" w:rsidRPr="00702B81">
          <w:rPr>
            <w:rFonts w:asciiTheme="minorHAnsi" w:hAnsiTheme="minorHAnsi" w:cstheme="minorHAnsi"/>
            <w:lang w:eastAsia="zh-CN"/>
          </w:rPr>
          <w:t>trained on observed meteorological variables and farm-scale power output.</w:t>
        </w:r>
      </w:ins>
      <w:del w:id="41" w:author="win" w:date="2026-04-14T15:22:00Z">
        <w:r w:rsidDel="00702B81">
          <w:rPr>
            <w:rFonts w:asciiTheme="minorHAnsi" w:hAnsiTheme="minorHAnsi" w:cstheme="minorHAnsi"/>
            <w:lang w:eastAsia="zh-CN"/>
          </w:rPr>
          <w:delText>was trained to learn the relationship between wind measurements and total power production.</w:delText>
        </w:r>
      </w:del>
      <w:r>
        <w:rPr>
          <w:rFonts w:asciiTheme="minorHAnsi" w:hAnsiTheme="minorHAnsi" w:cstheme="minorHAnsi"/>
          <w:lang w:eastAsia="zh-CN"/>
        </w:rPr>
        <w:t xml:space="preserve"> Three input configurations were tested: hub-height wind speed only (HH, 70 m), Standard REWS integrating wind speeds within the rotor-swept layer (SR, 30–70 m), and Extended REWS incorporating surface-layer wind speed (ER, 10–70 m). </w:t>
      </w:r>
      <w:r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Full implementation details, including model hyperparameters, data filtering, and train–test splitting procedures, are documented in Text S3.</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To examine whether the regression model exploits physically meaningful information rather than statistical</w:t>
      </w:r>
      <w:r>
        <w:rPr>
          <w:rFonts w:asciiTheme="minorHAnsi" w:hAnsiTheme="minorHAnsi" w:cstheme="minorHAnsi"/>
          <w:lang w:eastAsia="zh-CN"/>
        </w:rPr>
        <w:t xml:space="preserve"> artifacts, </w:t>
      </w:r>
      <w:proofErr w:type="spellStart"/>
      <w:r>
        <w:rPr>
          <w:rFonts w:asciiTheme="minorHAnsi" w:hAnsiTheme="minorHAnsi" w:cstheme="minorHAnsi"/>
          <w:lang w:eastAsia="zh-CN"/>
        </w:rPr>
        <w:t>SHapley</w:t>
      </w:r>
      <w:proofErr w:type="spellEnd"/>
      <w:r>
        <w:rPr>
          <w:rFonts w:asciiTheme="minorHAnsi" w:hAnsiTheme="minorHAnsi" w:cstheme="minorHAnsi"/>
          <w:lang w:eastAsia="zh-CN"/>
        </w:rPr>
        <w:t xml:space="preserve"> Additive </w:t>
      </w:r>
      <w:proofErr w:type="spellStart"/>
      <w:r>
        <w:rPr>
          <w:rFonts w:asciiTheme="minorHAnsi" w:hAnsiTheme="minorHAnsi" w:cstheme="minorHAnsi"/>
          <w:lang w:eastAsia="zh-CN"/>
        </w:rPr>
        <w:t>exPlanations</w:t>
      </w:r>
      <w:proofErr w:type="spellEnd"/>
      <w:r>
        <w:rPr>
          <w:rFonts w:asciiTheme="minorHAnsi" w:hAnsiTheme="minorHAnsi" w:cstheme="minorHAnsi"/>
          <w:lang w:eastAsia="zh-CN"/>
        </w:rPr>
        <w:t xml:space="preserve"> (SHAP) were applied to quantify the contribution of each input variable</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(Lundberg &amp; Lee, 2017)</w:t>
      </w:r>
      <w:r>
        <w:rPr>
          <w:rFonts w:asciiTheme="minorHAnsi" w:hAnsiTheme="minorHAnsi" w:cstheme="minorHAnsi"/>
          <w:lang w:eastAsia="zh-CN"/>
        </w:rPr>
        <w:fldChar w:fldCharType="end"/>
      </w:r>
      <w:r>
        <w:rPr>
          <w:rFonts w:asciiTheme="minorHAnsi" w:hAnsiTheme="minorHAnsi" w:cstheme="minorHAnsi"/>
          <w:lang w:eastAsia="zh-CN"/>
        </w:rPr>
        <w:t xml:space="preserve">. </w:t>
      </w:r>
      <w:ins w:id="42" w:author="win" w:date="2026-04-15T08:24:00Z">
        <w:r w:rsidR="00411940" w:rsidRPr="00411940">
          <w:rPr>
            <w:rFonts w:asciiTheme="minorHAnsi" w:hAnsiTheme="minorHAnsi" w:cstheme="minorHAnsi"/>
            <w:lang w:eastAsia="zh-CN"/>
          </w:rPr>
          <w:t>SHAP analysis was conducted separately for each regime to assess alignment with the regime-dependent vertical structure identified in Section 4.1.</w:t>
        </w:r>
      </w:ins>
      <w:del w:id="43" w:author="win" w:date="2026-04-15T08:24:00Z">
        <w:r w:rsidDel="00411940">
          <w:rPr>
            <w:rFonts w:asciiTheme="minorHAnsi" w:hAnsiTheme="minorHAnsi" w:cstheme="minorHAnsi"/>
            <w:lang w:eastAsia="zh-CN"/>
          </w:rPr>
          <w:delText>SHAP analysis was conducted separately for free-stream and wake-influenced conditions to assess whether variable importance aligns with the regime-dependent vertical structure identified in Section 4.1.</w:delText>
        </w:r>
      </w:del>
    </w:p>
    <w:bookmarkEnd w:id="36"/>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40CA5283"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w:t>
      </w:r>
      <w:ins w:id="44" w:author="win" w:date="2026-04-14T15:28:00Z">
        <w:r w:rsidR="00A46A14" w:rsidRPr="00A46A14">
          <w:rPr>
            <w:rFonts w:asciiTheme="minorHAnsi" w:hAnsiTheme="minorHAnsi" w:cstheme="minorHAnsi"/>
            <w:lang w:eastAsia="zh-CN"/>
          </w:rPr>
          <w:t>a wind-direction-aware (WDA) forecasting strategy was implemented to reflect regime-dependent behavior.</w:t>
        </w:r>
      </w:ins>
      <w:del w:id="45" w:author="win" w:date="2026-04-14T15:28:00Z">
        <w:r w:rsidRPr="00A46A14" w:rsidDel="00A46A14">
          <w:rPr>
            <w:rFonts w:asciiTheme="minorHAnsi" w:hAnsiTheme="minorHAnsi" w:cstheme="minorHAnsi"/>
            <w:lang w:eastAsia="zh-CN"/>
          </w:rPr>
          <w:delText>a</w:delText>
        </w:r>
        <w:r w:rsidRPr="00F9727D" w:rsidDel="00A46A14">
          <w:rPr>
            <w:rFonts w:asciiTheme="minorHAnsi" w:hAnsiTheme="minorHAnsi" w:cstheme="minorHAnsi"/>
            <w:lang w:eastAsia="zh-CN"/>
          </w:rPr>
          <w:delText xml:space="preserve"> sector-based forecasting experiment was implemented to reflect regime-dependent behavior.</w:delText>
        </w:r>
      </w:del>
      <w:r w:rsidRPr="00F9727D">
        <w:rPr>
          <w:rFonts w:asciiTheme="minorHAnsi" w:hAnsiTheme="minorHAnsi" w:cstheme="minorHAnsi"/>
          <w:lang w:eastAsia="zh-CN"/>
        </w:rPr>
        <w:t xml:space="preserve">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w:t>
      </w:r>
      <w:del w:id="46" w:author="win" w:date="2026-04-14T15:29:00Z">
        <w:r w:rsidRPr="00F9727D" w:rsidDel="00A46A14">
          <w:rPr>
            <w:rFonts w:asciiTheme="minorHAnsi" w:hAnsiTheme="minorHAnsi" w:cstheme="minorHAnsi"/>
            <w:lang w:eastAsia="zh-CN"/>
          </w:rPr>
          <w:delText xml:space="preserve">This sector-based forecasting experiment is referred to as the wind-direction-aware (WDA) approach in the following sections. </w:delText>
        </w:r>
      </w:del>
      <w:r w:rsidRPr="00F9727D">
        <w:rPr>
          <w:rFonts w:asciiTheme="minorHAnsi" w:hAnsiTheme="minorHAnsi" w:cstheme="minorHAnsi"/>
          <w:lang w:eastAsia="zh-CN"/>
        </w:rPr>
        <w:t>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6B2EB2C8"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w:t>
      </w:r>
      <w:r w:rsidRPr="00A745FF">
        <w:rPr>
          <w:rFonts w:asciiTheme="minorHAnsi" w:hAnsiTheme="minorHAnsi" w:cstheme="minorHAnsi"/>
          <w:lang w:eastAsia="zh-CN"/>
        </w:rPr>
        <w:lastRenderedPageBreak/>
        <w:t xml:space="preserve">power prediction model. </w:t>
      </w:r>
      <w:del w:id="47" w:author="win" w:date="2026-04-15T08:25:00Z">
        <w:r w:rsidRPr="00A745FF" w:rsidDel="00B4613B">
          <w:rPr>
            <w:rFonts w:asciiTheme="minorHAnsi" w:hAnsiTheme="minorHAnsi" w:cstheme="minorHAnsi"/>
            <w:lang w:eastAsia="zh-CN"/>
          </w:rPr>
          <w:delText xml:space="preserve">For the HH, SR, and ER strategies, a single power model was trained on the full dataset using the respective input configurations. For the WDA strategy, three independent power models were trained separately within the free-stream, wake-influenced, and transitional sectors </w:delText>
        </w:r>
      </w:del>
      <w:del w:id="48" w:author="win" w:date="2026-04-14T15:24:00Z">
        <w:r w:rsidRPr="00A745FF" w:rsidDel="0031212E">
          <w:rPr>
            <w:rFonts w:asciiTheme="minorHAnsi" w:hAnsiTheme="minorHAnsi" w:cstheme="minorHAnsi"/>
            <w:lang w:eastAsia="zh-CN"/>
          </w:rPr>
          <w:delText>using the ER input configuration</w:delText>
        </w:r>
      </w:del>
      <w:del w:id="49" w:author="win" w:date="2026-04-15T08:25:00Z">
        <w:r w:rsidRPr="00A745FF" w:rsidDel="00B4613B">
          <w:rPr>
            <w:rFonts w:asciiTheme="minorHAnsi" w:hAnsiTheme="minorHAnsi" w:cstheme="minorHAnsi"/>
            <w:lang w:eastAsia="zh-CN"/>
          </w:rPr>
          <w:delText>; during prediction, the se</w:delText>
        </w:r>
        <w:r w:rsidR="007E0B68" w:rsidDel="00B4613B">
          <w:rPr>
            <w:rFonts w:asciiTheme="minorHAnsi" w:hAnsiTheme="minorHAnsi" w:cstheme="minorHAnsi"/>
            <w:lang w:eastAsia="zh-CN"/>
          </w:rPr>
          <w:delText>ctor was determined from the WRF</w:delText>
        </w:r>
        <w:r w:rsidRPr="00A745FF" w:rsidDel="00B4613B">
          <w:rPr>
            <w:rFonts w:asciiTheme="minorHAnsi" w:hAnsiTheme="minorHAnsi" w:cstheme="minorHAnsi"/>
            <w:lang w:eastAsia="zh-CN"/>
          </w:rPr>
          <w:delText>-predicted 70-m wind direction, and the corresponding model was applied.</w:delText>
        </w:r>
      </w:del>
      <w:ins w:id="50" w:author="win" w:date="2026-04-15T08:25:00Z">
        <w:r w:rsidR="00B4613B" w:rsidRPr="00B4613B">
          <w:rPr>
            <w:rFonts w:asciiTheme="minorHAnsi" w:hAnsiTheme="minorHAnsi" w:cstheme="minorHAnsi"/>
            <w:lang w:eastAsia="zh-CN"/>
          </w:rPr>
          <w:t>For HH, SR, and ER, a single power model was trained on the full dataset. For WDA, three independent models were trained within each sector using sector-specific inputs, with the sector determined at prediction time from WRF-predicted 70-m wind direction.</w:t>
        </w:r>
      </w:ins>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18F9784E"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xml:space="preserve">, </w:t>
      </w:r>
      <w:ins w:id="51" w:author="win" w:date="2026-04-15T08:26:00Z">
        <w:r w:rsidR="00E63FA2" w:rsidRPr="00E63FA2">
          <w:rPr>
            <w:rFonts w:asciiTheme="minorHAnsi" w:hAnsiTheme="minorHAnsi" w:cstheme="minorHAnsi"/>
            <w:lang w:eastAsia="zh-CN"/>
          </w:rPr>
          <w:t>which accounts for temporal aut</w:t>
        </w:r>
        <w:r w:rsidR="00E63FA2">
          <w:rPr>
            <w:rFonts w:asciiTheme="minorHAnsi" w:hAnsiTheme="minorHAnsi" w:cstheme="minorHAnsi"/>
            <w:lang w:eastAsia="zh-CN"/>
          </w:rPr>
          <w:t>ocorrelation in forecast errors</w:t>
        </w:r>
      </w:ins>
      <w:del w:id="52" w:author="win" w:date="2026-04-15T08:26:00Z">
        <w:r w:rsidDel="00E63FA2">
          <w:rPr>
            <w:rFonts w:asciiTheme="minorHAnsi" w:hAnsiTheme="minorHAnsi" w:cstheme="minorHAnsi"/>
            <w:lang w:eastAsia="zh-CN"/>
          </w:rPr>
          <w:delText>which accounts for temporal autocorrelation in forecast errors when comparing predictive accuracy of competing models</w:delText>
        </w:r>
      </w:del>
      <w:r>
        <w:rPr>
          <w:rFonts w:asciiTheme="minorHAnsi" w:hAnsiTheme="minorHAnsi" w:cstheme="minorHAnsi"/>
          <w:lang w:eastAsia="zh-CN"/>
        </w:rPr>
        <w:t>.</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338A715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 xml:space="preserve">82 m. </w:t>
      </w:r>
      <w:del w:id="53" w:author="win" w:date="2026-04-14T15:49:00Z">
        <w:r w:rsidRPr="00B60316" w:rsidDel="009E2954">
          <w:rPr>
            <w:rFonts w:asciiTheme="minorHAnsi" w:hAnsiTheme="minorHAnsi" w:cstheme="minorHAnsi"/>
            <w:lang w:eastAsia="zh-CN"/>
          </w:rPr>
          <w:delText xml:space="preserve">A 70 m meteorological mast is situated 586 m west of the first turbine row at the western boundary of the farm (Figure 1). </w:delText>
        </w:r>
      </w:del>
      <w:ins w:id="54" w:author="win" w:date="2026-04-14T15:49:00Z">
        <w:r w:rsidR="009E2954" w:rsidRPr="009E2954">
          <w:rPr>
            <w:rFonts w:asciiTheme="minorHAnsi" w:hAnsiTheme="minorHAnsi" w:cstheme="minorHAnsi"/>
            <w:lang w:eastAsia="zh-CN"/>
          </w:rPr>
          <w:t>A 70-m meteorological mast is situated 586 m west of the farm's western boundary (Figure S1).</w:t>
        </w:r>
        <w:r w:rsidR="009E2954">
          <w:rPr>
            <w:rFonts w:asciiTheme="minorHAnsi" w:hAnsiTheme="minorHAnsi" w:cstheme="minorHAnsi"/>
            <w:lang w:eastAsia="zh-CN"/>
          </w:rPr>
          <w:t xml:space="preserve"> </w:t>
        </w:r>
      </w:ins>
      <w:r w:rsidRPr="00B60316">
        <w:rPr>
          <w:rFonts w:asciiTheme="minorHAnsi" w:hAnsiTheme="minorHAnsi" w:cstheme="minorHAnsi"/>
          <w:lang w:eastAsia="zh-CN"/>
        </w:rPr>
        <w:t>Vertical</w:t>
      </w:r>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7750F04F" w:rsidR="000A29B4" w:rsidRDefault="0093274C">
      <w:pPr>
        <w:pStyle w:val="Text"/>
        <w:rPr>
          <w:rFonts w:asciiTheme="minorHAnsi" w:hAnsiTheme="minorHAnsi" w:cstheme="minorHAnsi"/>
          <w:lang w:eastAsia="zh-CN"/>
        </w:rPr>
      </w:pPr>
      <w:del w:id="55" w:author="win" w:date="2026-04-14T15:51:00Z">
        <w:r w:rsidDel="007C752F">
          <w:rPr>
            <w:rFonts w:asciiTheme="minorHAnsi" w:hAnsiTheme="minorHAnsi" w:cstheme="minorHAnsi"/>
            <w:lang w:eastAsia="zh-CN"/>
          </w:rPr>
          <w:delText>All observational data underwent a standardized quality-control and preprocessing procedure consistent with that described in Xia et al.</w:delText>
        </w:r>
      </w:del>
      <w:ins w:id="56" w:author="win" w:date="2026-04-14T15:51:00Z">
        <w:r w:rsidR="007C752F" w:rsidRPr="007C752F">
          <w:rPr>
            <w:rFonts w:asciiTheme="minorHAnsi" w:hAnsiTheme="minorHAnsi" w:cstheme="minorHAnsi"/>
            <w:lang w:eastAsia="zh-CN"/>
          </w:rPr>
          <w:t>All observational data underwent standardized quality-control consistent with Xia et al.</w:t>
        </w:r>
      </w:ins>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 2026b)</w:t>
      </w:r>
      <w:r>
        <w:rPr>
          <w:rFonts w:asciiTheme="minorHAnsi" w:hAnsiTheme="minorHAnsi" w:cstheme="minorHAnsi"/>
          <w:lang w:eastAsia="zh-CN"/>
        </w:rPr>
        <w:fldChar w:fldCharType="end"/>
      </w:r>
      <w:del w:id="57" w:author="win" w:date="2026-04-14T15:53:00Z">
        <w:r w:rsidDel="00A31919">
          <w:rPr>
            <w:rFonts w:asciiTheme="minorHAnsi" w:hAnsiTheme="minorHAnsi" w:cstheme="minorHAnsi"/>
            <w:lang w:eastAsia="zh-CN"/>
          </w:rPr>
          <w:delText>.</w:delText>
        </w:r>
      </w:del>
      <w:ins w:id="58" w:author="win" w:date="2026-04-14T15:53:00Z">
        <w:r w:rsidR="00A31919" w:rsidRPr="00A31919">
          <w:rPr>
            <w:rFonts w:asciiTheme="minorHAnsi" w:hAnsiTheme="minorHAnsi" w:cstheme="minorHAnsi"/>
            <w:lang w:eastAsia="zh-CN"/>
          </w:rPr>
          <w:t xml:space="preserve">, including removal of missing, invalid, and physically implausible values </w:t>
        </w:r>
      </w:ins>
      <w:ins w:id="59" w:author="win" w:date="2026-04-14T15:54:00Z">
        <w:r w:rsidR="00A31919">
          <w:rPr>
            <w:rFonts w:asciiTheme="minorHAnsi" w:hAnsiTheme="minorHAnsi" w:cstheme="minorHAnsi"/>
            <w:lang w:eastAsia="zh-CN"/>
          </w:rPr>
          <w:t>(outside 0–30 m s</w:t>
        </w:r>
        <w:r w:rsidR="00A31919">
          <w:rPr>
            <w:rFonts w:asciiTheme="minorHAnsi" w:hAnsiTheme="minorHAnsi" w:cstheme="minorHAnsi"/>
            <w:vertAlign w:val="superscript"/>
            <w:lang w:eastAsia="zh-CN"/>
          </w:rPr>
          <w:t>-1</w:t>
        </w:r>
        <w:r w:rsidR="00A31919">
          <w:rPr>
            <w:rFonts w:asciiTheme="minorHAnsi" w:hAnsiTheme="minorHAnsi" w:cstheme="minorHAnsi"/>
            <w:lang w:eastAsia="zh-CN"/>
          </w:rPr>
          <w:t>)</w:t>
        </w:r>
      </w:ins>
      <w:ins w:id="60" w:author="win" w:date="2026-04-14T15:53:00Z">
        <w:r w:rsidR="00A31919" w:rsidRPr="00A31919">
          <w:rPr>
            <w:rFonts w:asciiTheme="minorHAnsi" w:hAnsiTheme="minorHAnsi" w:cstheme="minorHAnsi"/>
            <w:lang w:eastAsia="zh-CN"/>
          </w:rPr>
          <w:t>, interpolation of short gaps (≤2 consecutive time steps), and exclusion of statistical outliers exceeding three standard deviations from monthly means. Records were temporally synchronized with WRF outputs, and no additional filtering was applied to preserve realistic operational variability.</w:t>
        </w:r>
      </w:ins>
      <w:del w:id="61" w:author="win" w:date="2026-04-14T15:54:00Z">
        <w:r w:rsidDel="00A31919">
          <w:rPr>
            <w:rFonts w:asciiTheme="minorHAnsi" w:hAnsiTheme="minorHAnsi" w:cstheme="minorHAnsi"/>
            <w:lang w:eastAsia="zh-CN"/>
          </w:rPr>
          <w:delText xml:space="preserve"> Briefly, missing or invalid values were identified and removed. Short gaps (</w:delText>
        </w:r>
        <w:r w:rsidDel="00A31919">
          <w:rPr>
            <w:rFonts w:asciiTheme="minorHAnsi" w:hAnsiTheme="minorHAnsi" w:cstheme="minorHAnsi" w:hint="eastAsia"/>
            <w:lang w:eastAsia="zh-CN"/>
          </w:rPr>
          <w:delText>≤</w:delText>
        </w:r>
        <w:r w:rsidDel="00A31919">
          <w:rPr>
            <w:rFonts w:asciiTheme="minorHAnsi" w:hAnsiTheme="minorHAnsi" w:cstheme="minorHAnsi"/>
            <w:lang w:eastAsia="zh-CN"/>
          </w:rPr>
          <w:delTex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delText>
        </w:r>
      </w:del>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3E14D584" w:rsidR="000A29B4" w:rsidRDefault="0093274C">
      <w:pPr>
        <w:pStyle w:val="Text"/>
        <w:rPr>
          <w:rFonts w:asciiTheme="minorHAnsi" w:hAnsiTheme="minorHAnsi" w:cstheme="minorHAnsi"/>
          <w:lang w:eastAsia="zh-CN"/>
        </w:rPr>
      </w:pPr>
      <w:del w:id="62" w:author="win" w:date="2026-04-14T15:56:00Z">
        <w:r w:rsidDel="00950A53">
          <w:rPr>
            <w:rFonts w:asciiTheme="minorHAnsi" w:hAnsiTheme="minorHAnsi" w:cstheme="minorHAnsi"/>
            <w:lang w:eastAsia="zh-CN"/>
          </w:rPr>
          <w:delText xml:space="preserve">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w:delText>
        </w:r>
      </w:del>
      <w:ins w:id="63" w:author="win" w:date="2026-04-14T15:56:00Z">
        <w:r w:rsidR="00950A53" w:rsidRPr="00950A53">
          <w:rPr>
            <w:rFonts w:asciiTheme="minorHAnsi" w:hAnsiTheme="minorHAnsi" w:cstheme="minorHAnsi"/>
            <w:lang w:eastAsia="zh-CN"/>
          </w:rPr>
          <w:t>Day-ahead forecasting employed two WRF version 4.2 dynamical downscaling datasets: one driven by the ECMWF Integrated Forecasting System (EC-WRF) and one by the NCEP Global Forecast System (GFS-WRF), both using identical WRF configurations to ensure comparability.</w:t>
        </w:r>
      </w:ins>
      <w:ins w:id="64" w:author="win" w:date="2026-04-14T15:58:00Z">
        <w:r w:rsidR="0096468A" w:rsidRPr="0096468A">
          <w:t xml:space="preserve"> </w:t>
        </w:r>
        <w:r w:rsidR="0096468A" w:rsidRPr="0096468A">
          <w:rPr>
            <w:rFonts w:asciiTheme="minorHAnsi" w:hAnsiTheme="minorHAnsi" w:cstheme="minorHAnsi"/>
            <w:lang w:eastAsia="zh-CN"/>
          </w:rPr>
          <w:t xml:space="preserve">Following operational requirements, forecasts targeting Day+1 (00:00–23:45 Beijing Time) were initialized daily at 20:00 Beijing Time, with the first 28 hours treated as spin-up. Forecast hours 28–52 were extracted, </w:t>
        </w:r>
        <w:proofErr w:type="spellStart"/>
        <w:r w:rsidR="0096468A" w:rsidRPr="0096468A">
          <w:rPr>
            <w:rFonts w:asciiTheme="minorHAnsi" w:hAnsiTheme="minorHAnsi" w:cstheme="minorHAnsi"/>
            <w:lang w:eastAsia="zh-CN"/>
          </w:rPr>
          <w:t>bilinearly</w:t>
        </w:r>
        <w:proofErr w:type="spellEnd"/>
        <w:r w:rsidR="0096468A" w:rsidRPr="0096468A">
          <w:rPr>
            <w:rFonts w:asciiTheme="minorHAnsi" w:hAnsiTheme="minorHAnsi" w:cstheme="minorHAnsi"/>
            <w:lang w:eastAsia="zh-CN"/>
          </w:rPr>
          <w:t xml:space="preserve"> interpolated to the mast location, and vertically interpolated t</w:t>
        </w:r>
        <w:r w:rsidR="0096468A">
          <w:rPr>
            <w:rFonts w:asciiTheme="minorHAnsi" w:hAnsiTheme="minorHAnsi" w:cstheme="minorHAnsi"/>
            <w:lang w:eastAsia="zh-CN"/>
          </w:rPr>
          <w:t>o the four observation heights</w:t>
        </w:r>
      </w:ins>
      <w:del w:id="65" w:author="win" w:date="2026-04-14T15:58:00Z">
        <w:r w:rsidDel="0096468A">
          <w:rPr>
            <w:rFonts w:asciiTheme="minorHAnsi" w:hAnsiTheme="minorHAnsi" w:cstheme="minorHAnsi"/>
            <w:lang w:eastAsia="zh-CN"/>
          </w:rPr>
          <w:delText>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bilinearly interpolated to the meteorological mast location, and vertically interpolated to the four observation heights (10 m, 30 m, 50 m, and 70 m)</w:delText>
        </w:r>
      </w:del>
      <w:r>
        <w:rPr>
          <w:rFonts w:asciiTheme="minorHAnsi" w:hAnsiTheme="minorHAnsi" w:cstheme="minorHAnsi"/>
          <w:lang w:eastAsia="zh-CN"/>
        </w:rPr>
        <w:t>.</w:t>
      </w:r>
      <w:r>
        <w:rPr>
          <w:rFonts w:asciiTheme="minorHAnsi" w:hAnsiTheme="minorHAnsi" w:cstheme="minorHAnsi" w:hint="eastAsia"/>
          <w:lang w:eastAsia="zh-CN"/>
        </w:rPr>
        <w:t xml:space="preserve"> </w:t>
      </w:r>
      <w:ins w:id="66" w:author="win" w:date="2026-04-14T15:58:00Z">
        <w:r w:rsidR="0096468A" w:rsidRPr="0096468A">
          <w:rPr>
            <w:rFonts w:asciiTheme="minorHAnsi" w:hAnsiTheme="minorHAnsi" w:cstheme="minorHAnsi"/>
            <w:lang w:eastAsia="zh-CN"/>
          </w:rPr>
          <w:t>Full WRF configuration and validat</w:t>
        </w:r>
        <w:r w:rsidR="0096468A">
          <w:rPr>
            <w:rFonts w:asciiTheme="minorHAnsi" w:hAnsiTheme="minorHAnsi" w:cstheme="minorHAnsi"/>
            <w:lang w:eastAsia="zh-CN"/>
          </w:rPr>
          <w:t xml:space="preserve">ion are documented </w:t>
        </w:r>
      </w:ins>
      <w:del w:id="67" w:author="win" w:date="2026-04-14T15:58:00Z">
        <w:r w:rsidDel="0096468A">
          <w:rPr>
            <w:rFonts w:asciiTheme="minorHAnsi" w:hAnsiTheme="minorHAnsi" w:cstheme="minorHAnsi"/>
            <w:lang w:eastAsia="zh-CN"/>
          </w:rPr>
          <w:delText xml:space="preserve">The WRF configuration and baseline validation of the operational framework are documented </w:delText>
        </w:r>
      </w:del>
      <w:r>
        <w:rPr>
          <w:rFonts w:asciiTheme="minorHAnsi" w:hAnsiTheme="minorHAnsi" w:cstheme="minorHAnsi"/>
          <w:lang w:eastAsia="zh-CN"/>
        </w:rPr>
        <w:t xml:space="preserve">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w:t>
      </w:r>
      <w:r>
        <w:rPr>
          <w:rFonts w:asciiTheme="minorHAnsi" w:hAnsiTheme="minorHAnsi" w:cstheme="minorHAnsi"/>
          <w:lang w:eastAsia="zh-CN"/>
        </w:rPr>
        <w:fldChar w:fldCharType="end"/>
      </w:r>
      <w:del w:id="68" w:author="win" w:date="2026-04-14T15:58:00Z">
        <w:r w:rsidDel="0096468A">
          <w:rPr>
            <w:rFonts w:asciiTheme="minorHAnsi" w:hAnsiTheme="minorHAnsi" w:cstheme="minorHAnsi"/>
            <w:lang w:eastAsia="zh-CN"/>
          </w:rPr>
          <w:delText>, and the same setup is adopted here to ensure methodological consistency</w:delText>
        </w:r>
      </w:del>
      <w:r>
        <w:rPr>
          <w:rFonts w:asciiTheme="minorHAnsi" w:hAnsiTheme="minorHAnsi" w:cstheme="minorHAnsi"/>
          <w:lang w:eastAsia="zh-CN"/>
        </w:rPr>
        <w:t xml:space="preserve">. </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lastRenderedPageBreak/>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4F934F22" w:rsidR="000A29B4" w:rsidRDefault="0093274C">
      <w:pPr>
        <w:pStyle w:val="Text"/>
        <w:rPr>
          <w:rFonts w:asciiTheme="minorHAnsi" w:hAnsiTheme="minorHAnsi" w:cstheme="minorHAnsi"/>
          <w:lang w:eastAsia="zh-CN"/>
        </w:rPr>
      </w:pPr>
      <w:bookmarkStart w:id="69"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w:t>
      </w:r>
      <w:ins w:id="70" w:author="win" w:date="2026-04-14T16:03:00Z">
        <w:r w:rsidR="007140BD">
          <w:rPr>
            <w:rFonts w:asciiTheme="minorHAnsi" w:hAnsiTheme="minorHAnsi" w:cstheme="minorHAnsi"/>
            <w:lang w:eastAsia="zh-CN"/>
          </w:rPr>
          <w:t xml:space="preserve"> (Figure 1A)</w:t>
        </w:r>
        <w:r w:rsidR="00007441">
          <w:rPr>
            <w:rFonts w:asciiTheme="minorHAnsi" w:hAnsiTheme="minorHAnsi" w:cstheme="minorHAnsi"/>
            <w:lang w:eastAsia="zh-CN"/>
          </w:rPr>
          <w:t>:</w:t>
        </w:r>
      </w:ins>
      <w:del w:id="71" w:author="win" w:date="2026-04-14T16:03:00Z">
        <w:r w:rsidDel="00007441">
          <w:rPr>
            <w:rFonts w:asciiTheme="minorHAnsi" w:hAnsiTheme="minorHAnsi" w:cstheme="minorHAnsi"/>
            <w:lang w:eastAsia="zh-CN"/>
          </w:rPr>
          <w:delText>.</w:delText>
        </w:r>
      </w:del>
      <w:r>
        <w:rPr>
          <w:rFonts w:asciiTheme="minorHAnsi" w:hAnsiTheme="minorHAnsi" w:cstheme="minorHAnsi"/>
          <w:lang w:eastAsia="zh-CN"/>
        </w:rPr>
        <w:t xml:space="preserve"> </w:t>
      </w:r>
      <w:del w:id="72" w:author="win" w:date="2026-04-14T16:03:00Z">
        <w:r w:rsidDel="00007441">
          <w:rPr>
            <w:rFonts w:asciiTheme="minorHAnsi" w:hAnsiTheme="minorHAnsi" w:cstheme="minorHAnsi"/>
            <w:lang w:eastAsia="zh-CN"/>
          </w:rPr>
          <w:delText xml:space="preserve">As shown in the wind rose (Figure 2A), </w:delText>
        </w:r>
      </w:del>
      <w:r>
        <w:rPr>
          <w:rFonts w:asciiTheme="minorHAnsi" w:hAnsiTheme="minorHAnsi" w:cstheme="minorHAnsi"/>
          <w:lang w:eastAsia="zh-CN"/>
        </w:rPr>
        <w:t>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0ED7FB6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w:t>
      </w:r>
      <w:ins w:id="73" w:author="win" w:date="2026-04-14T16:12:00Z">
        <w:r w:rsidR="006F776D">
          <w:rPr>
            <w:rFonts w:asciiTheme="minorHAnsi" w:hAnsiTheme="minorHAnsi" w:cstheme="minorHAnsi"/>
            <w:lang w:eastAsia="zh-CN"/>
          </w:rPr>
          <w:t>1</w:t>
        </w:r>
      </w:ins>
      <w:del w:id="74" w:author="win" w:date="2026-04-14T16:12:00Z">
        <w:r w:rsidDel="006F776D">
          <w:rPr>
            <w:rFonts w:asciiTheme="minorHAnsi" w:hAnsiTheme="minorHAnsi" w:cstheme="minorHAnsi"/>
            <w:lang w:eastAsia="zh-CN"/>
          </w:rPr>
          <w:delText>2</w:delText>
        </w:r>
      </w:del>
      <w:r>
        <w:rPr>
          <w:rFonts w:asciiTheme="minorHAnsi" w:hAnsiTheme="minorHAnsi" w:cstheme="minorHAnsi"/>
          <w:lang w:eastAsia="zh-CN"/>
        </w:rPr>
        <w:t xml:space="preserve">B, black line). </w:t>
      </w:r>
      <w:ins w:id="75" w:author="win" w:date="2026-04-14T16:05:00Z">
        <w:r w:rsidR="00A91D88" w:rsidRPr="00A91D88">
          <w:rPr>
            <w:rFonts w:asciiTheme="minorHAnsi" w:hAnsiTheme="minorHAnsi" w:cstheme="minorHAnsi"/>
            <w:lang w:eastAsia="zh-CN"/>
          </w:rPr>
          <w:t>This result challenges the conventional reliance on hub-height or rotor-layer wind speed for farm-scale power representation</w:t>
        </w:r>
        <w:r w:rsidR="00A91D88">
          <w:rPr>
            <w:rFonts w:asciiTheme="minorHAnsi" w:hAnsiTheme="minorHAnsi" w:cstheme="minorHAnsi"/>
            <w:lang w:eastAsia="zh-CN"/>
          </w:rPr>
          <w:t xml:space="preserve"> </w:t>
        </w:r>
      </w:ins>
      <w:del w:id="76" w:author="win" w:date="2026-04-14T16:05:00Z">
        <w:r w:rsidDel="00A91D88">
          <w:rPr>
            <w:rFonts w:asciiTheme="minorHAnsi" w:hAnsiTheme="minorHAnsi" w:cstheme="minorHAnsi"/>
            <w:lang w:eastAsia="zh-CN"/>
          </w:rPr>
          <w:delText xml:space="preserve">This result challenges both the reliance on hub-height wind speed and the assumption underlying REWS that wind confined to the rotor-swept layer most effectively represents farm-scale power generation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w:t>
      </w:r>
      <w:ins w:id="77" w:author="win" w:date="2026-04-14T16:12:00Z">
        <w:r w:rsidR="006F776D">
          <w:rPr>
            <w:rFonts w:asciiTheme="minorHAnsi" w:hAnsiTheme="minorHAnsi" w:cstheme="minorHAnsi"/>
            <w:lang w:eastAsia="zh-CN"/>
          </w:rPr>
          <w:t>2</w:t>
        </w:r>
      </w:ins>
      <w:del w:id="78" w:author="win" w:date="2026-04-14T16:12:00Z">
        <w:r w:rsidDel="006F776D">
          <w:rPr>
            <w:rFonts w:asciiTheme="minorHAnsi" w:hAnsiTheme="minorHAnsi" w:cstheme="minorHAnsi"/>
            <w:lang w:eastAsia="zh-CN"/>
          </w:rPr>
          <w:delText>1</w:delText>
        </w:r>
      </w:del>
      <w:r>
        <w:rPr>
          <w:rFonts w:asciiTheme="minorHAnsi" w:hAnsiTheme="minorHAnsi" w:cstheme="minorHAnsi"/>
          <w:lang w:eastAsia="zh-CN"/>
        </w:rPr>
        <w:t>.</w:t>
      </w:r>
    </w:p>
    <w:p w14:paraId="655EB054" w14:textId="209A473A"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w:t>
      </w:r>
      <w:ins w:id="79" w:author="win" w:date="2026-04-14T16:12:00Z">
        <w:r w:rsidR="00C71846">
          <w:rPr>
            <w:rFonts w:asciiTheme="minorHAnsi" w:hAnsiTheme="minorHAnsi" w:cstheme="minorHAnsi"/>
          </w:rPr>
          <w:t>1</w:t>
        </w:r>
      </w:ins>
      <w:del w:id="80" w:author="win" w:date="2026-04-14T16:12:00Z">
        <w:r w:rsidDel="00C71846">
          <w:rPr>
            <w:rFonts w:asciiTheme="minorHAnsi" w:hAnsiTheme="minorHAnsi" w:cstheme="minorHAnsi"/>
          </w:rPr>
          <w:delText>2</w:delText>
        </w:r>
      </w:del>
      <w:r>
        <w:rPr>
          <w:rFonts w:asciiTheme="minorHAnsi" w:hAnsiTheme="minorHAnsi" w:cstheme="minorHAnsi"/>
        </w:rPr>
        <w:t xml:space="preserve">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w:t>
      </w:r>
      <w:ins w:id="81" w:author="win" w:date="2026-04-14T16:12:00Z">
        <w:r w:rsidR="00C71846">
          <w:rPr>
            <w:rFonts w:asciiTheme="minorHAnsi" w:hAnsiTheme="minorHAnsi" w:cstheme="minorHAnsi"/>
          </w:rPr>
          <w:t>1</w:t>
        </w:r>
      </w:ins>
      <w:del w:id="82" w:author="win" w:date="2026-04-14T16:12:00Z">
        <w:r w:rsidDel="00C71846">
          <w:rPr>
            <w:rFonts w:asciiTheme="minorHAnsi" w:hAnsiTheme="minorHAnsi" w:cstheme="minorHAnsi"/>
          </w:rPr>
          <w:delText>2</w:delText>
        </w:r>
      </w:del>
      <w:r>
        <w:rPr>
          <w:rFonts w:asciiTheme="minorHAnsi" w:hAnsiTheme="minorHAnsi" w:cstheme="minorHAnsi"/>
        </w:rPr>
        <w:t xml:space="preserve">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while correlation at 10 m remains high (r </w:t>
      </w:r>
      <w:r>
        <w:rPr>
          <w:rFonts w:asciiTheme="minorHAnsi" w:hAnsiTheme="minorHAnsi" w:cstheme="minorHAnsi" w:hint="eastAsia"/>
        </w:rPr>
        <w:t>≈</w:t>
      </w:r>
      <w:r>
        <w:rPr>
          <w:rFonts w:asciiTheme="minorHAnsi" w:hAnsiTheme="minorHAnsi" w:cstheme="minorHAnsi"/>
        </w:rPr>
        <w:t xml:space="preserve"> 0.78). </w:t>
      </w:r>
      <w:ins w:id="83" w:author="win" w:date="2026-04-15T08:29:00Z">
        <w:r w:rsidR="00543CC4" w:rsidRPr="00543CC4">
          <w:rPr>
            <w:rFonts w:asciiTheme="minorHAnsi" w:hAnsiTheme="minorHAnsi" w:cstheme="minorHAnsi"/>
          </w:rPr>
          <w:t>The higher overall correlation at 10 m therefore reflects hub-height signal degradation under wake-influenced conditions, not enhanced near-surface predictive power.</w:t>
        </w:r>
      </w:ins>
      <w:del w:id="84" w:author="win" w:date="2026-04-15T08:29:00Z">
        <w:r w:rsidDel="00543CC4">
          <w:rPr>
            <w:rFonts w:asciiTheme="minorHAnsi" w:hAnsiTheme="minorHAnsi" w:cstheme="minorHAnsi"/>
          </w:rPr>
          <w:delText>The higher overall correlation at 10 m therefore arises from degradation of the hub-height signal under wake-influenced conditions</w:delText>
        </w:r>
        <w:r w:rsidDel="00543CC4">
          <w:rPr>
            <w:rFonts w:asciiTheme="minorHAnsi" w:hAnsiTheme="minorHAnsi" w:cstheme="minorHAnsi" w:hint="eastAsia"/>
            <w:lang w:eastAsia="zh-CN"/>
          </w:rPr>
          <w:delText xml:space="preserve"> r</w:delText>
        </w:r>
        <w:r w:rsidDel="00543CC4">
          <w:rPr>
            <w:rFonts w:asciiTheme="minorHAnsi" w:hAnsiTheme="minorHAnsi" w:cstheme="minorHAnsi"/>
          </w:rPr>
          <w:delText>ather than from enhanced predictive power of near-surface wind.</w:delText>
        </w:r>
      </w:del>
    </w:p>
    <w:p w14:paraId="7C9F769B" w14:textId="7304537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w:t>
      </w:r>
      <w:ins w:id="85" w:author="win" w:date="2026-04-14T16:12:00Z">
        <w:r w:rsidR="00C71846">
          <w:rPr>
            <w:rFonts w:asciiTheme="minorHAnsi" w:hAnsiTheme="minorHAnsi" w:cstheme="minorHAnsi"/>
            <w:lang w:eastAsia="zh-CN"/>
          </w:rPr>
          <w:t>1</w:t>
        </w:r>
      </w:ins>
      <w:del w:id="86" w:author="win" w:date="2026-04-14T16:12:00Z">
        <w:r w:rsidDel="00C71846">
          <w:rPr>
            <w:rFonts w:asciiTheme="minorHAnsi" w:hAnsiTheme="minorHAnsi" w:cstheme="minorHAnsi"/>
            <w:lang w:eastAsia="zh-CN"/>
          </w:rPr>
          <w:delText>2</w:delText>
        </w:r>
      </w:del>
      <w:r>
        <w:rPr>
          <w:rFonts w:asciiTheme="minorHAnsi" w:hAnsiTheme="minorHAnsi" w:cstheme="minorHAnsi"/>
          <w:lang w:eastAsia="zh-CN"/>
        </w:rPr>
        <w:t xml:space="preserve">C and </w:t>
      </w:r>
      <w:ins w:id="87" w:author="win" w:date="2026-04-14T16:12:00Z">
        <w:r w:rsidR="00C71846">
          <w:rPr>
            <w:rFonts w:asciiTheme="minorHAnsi" w:hAnsiTheme="minorHAnsi" w:cstheme="minorHAnsi"/>
            <w:lang w:eastAsia="zh-CN"/>
          </w:rPr>
          <w:t>1</w:t>
        </w:r>
      </w:ins>
      <w:del w:id="88" w:author="win" w:date="2026-04-14T16:12:00Z">
        <w:r w:rsidDel="00C71846">
          <w:rPr>
            <w:rFonts w:asciiTheme="minorHAnsi" w:hAnsiTheme="minorHAnsi" w:cstheme="minorHAnsi"/>
            <w:lang w:eastAsia="zh-CN"/>
          </w:rPr>
          <w:delText>2</w:delText>
        </w:r>
      </w:del>
      <w:r>
        <w:rPr>
          <w:rFonts w:asciiTheme="minorHAnsi" w:hAnsiTheme="minorHAnsi" w:cstheme="minorHAnsi"/>
          <w:lang w:eastAsia="zh-CN"/>
        </w:rPr>
        <w:t xml:space="preserve">D). Under free-stream conditions, wind speed increases smoothly from the surface to hub height, consistent with a typical shear structure. Under wake-influenced conditions, wind speeds between 30 m and 70 m are reduced and exhibit larger variability compared with free-stream flow. </w:t>
      </w:r>
      <w:ins w:id="89" w:author="win" w:date="2026-04-14T16:06:00Z">
        <w:r w:rsidR="002B713B" w:rsidRPr="002B713B">
          <w:rPr>
            <w:rFonts w:asciiTheme="minorHAnsi" w:hAnsiTheme="minorHAnsi" w:cstheme="minorHAnsi"/>
            <w:lang w:eastAsia="zh-CN"/>
          </w:rPr>
          <w:t>These changes reflect turbine-induced momentum extraction and enhanced turbulence</w:t>
        </w:r>
      </w:ins>
      <w:del w:id="90" w:author="win" w:date="2026-04-14T16:06:00Z">
        <w:r w:rsidDel="002B713B">
          <w:rPr>
            <w:rFonts w:asciiTheme="minorHAnsi" w:hAnsiTheme="minorHAnsi" w:cstheme="minorHAnsi"/>
            <w:lang w:eastAsia="zh-CN"/>
          </w:rPr>
          <w:delText>These changes indicate that turbine-induced momentum extraction and turbulence alter the hub-height wind signal</w:delText>
        </w:r>
      </w:del>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t>
      </w:r>
      <w:proofErr w:type="spellStart"/>
      <w:r>
        <w:rPr>
          <w:rFonts w:asciiTheme="minorHAnsi" w:hAnsiTheme="minorHAnsi" w:cstheme="minorHAnsi"/>
          <w:lang w:eastAsia="zh-CN"/>
        </w:rPr>
        <w:t>Barthelmie</w:t>
      </w:r>
      <w:proofErr w:type="spellEnd"/>
      <w:r>
        <w:rPr>
          <w:rFonts w:asciiTheme="minorHAnsi" w:hAnsiTheme="minorHAnsi" w:cstheme="minorHAnsi"/>
          <w:lang w:eastAsia="zh-CN"/>
        </w:rPr>
        <w:t xml:space="preserv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41070E49"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Collectively, these observations (Figure </w:t>
      </w:r>
      <w:ins w:id="91" w:author="win" w:date="2026-04-14T16:13:00Z">
        <w:r w:rsidR="00C71846">
          <w:rPr>
            <w:rFonts w:asciiTheme="minorHAnsi" w:hAnsiTheme="minorHAnsi" w:cstheme="minorHAnsi"/>
            <w:lang w:eastAsia="zh-CN"/>
          </w:rPr>
          <w:t>1</w:t>
        </w:r>
      </w:ins>
      <w:del w:id="92" w:author="win" w:date="2026-04-14T16:13:00Z">
        <w:r w:rsidDel="00C71846">
          <w:rPr>
            <w:rFonts w:asciiTheme="minorHAnsi" w:hAnsiTheme="minorHAnsi" w:cstheme="minorHAnsi"/>
            <w:lang w:eastAsia="zh-CN"/>
          </w:rPr>
          <w:delText>2</w:delText>
        </w:r>
      </w:del>
      <w:r>
        <w:rPr>
          <w:rFonts w:asciiTheme="minorHAnsi" w:hAnsiTheme="minorHAnsi" w:cstheme="minorHAnsi"/>
          <w:lang w:eastAsia="zh-CN"/>
        </w:rPr>
        <w:t>)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69"/>
      <w:ins w:id="93" w:author="win" w:date="2026-04-15T08:31:00Z">
        <w:r w:rsidR="00A00514" w:rsidRPr="00A00514">
          <w:rPr>
            <w:rFonts w:asciiTheme="minorHAnsi" w:hAnsiTheme="minorHAnsi" w:cstheme="minorHAnsi"/>
            <w:lang w:eastAsia="zh-CN"/>
          </w:rPr>
          <w:t xml:space="preserve">These findings </w:t>
        </w:r>
        <w:r w:rsidR="00A00514" w:rsidRPr="00A00514">
          <w:rPr>
            <w:rFonts w:asciiTheme="minorHAnsi" w:hAnsiTheme="minorHAnsi" w:cstheme="minorHAnsi"/>
            <w:lang w:eastAsia="zh-CN"/>
          </w:rPr>
          <w:lastRenderedPageBreak/>
          <w:t>motivate an extended profile incorporating 10-m measurements, as surface-layer wind can represent farm-scale power variability throug</w:t>
        </w:r>
        <w:r w:rsidR="00A00514">
          <w:rPr>
            <w:rFonts w:asciiTheme="minorHAnsi" w:hAnsiTheme="minorHAnsi" w:cstheme="minorHAnsi"/>
            <w:lang w:eastAsia="zh-CN"/>
          </w:rPr>
          <w:t>h vertical atmospheric coupling</w:t>
        </w:r>
      </w:ins>
      <w:del w:id="94" w:author="win" w:date="2026-04-15T08:31:00Z">
        <w:r w:rsidDel="00A00514">
          <w:rPr>
            <w:rFonts w:asciiTheme="minorHAnsi" w:hAnsiTheme="minorHAnsi" w:cstheme="minorHAnsi"/>
            <w:lang w:eastAsia="zh-CN"/>
          </w:rPr>
          <w:delText>These findings motivate the use of an extended profile that incorporates 10-m measurements, recognizing that surface-layer wind can represent farm-scale power variability through vertical atmospheric coupling</w:delText>
        </w:r>
      </w:del>
      <w:r>
        <w:rPr>
          <w:rFonts w:asciiTheme="minorHAnsi" w:hAnsiTheme="minorHAnsi" w:cstheme="minorHAnsi"/>
          <w:lang w:eastAsia="zh-CN"/>
        </w:rPr>
        <w:t>.</w:t>
      </w:r>
    </w:p>
    <w:p w14:paraId="4B1E2178" w14:textId="77777777" w:rsidR="000A29B4" w:rsidRDefault="0093274C">
      <w:pPr>
        <w:pStyle w:val="Heading-Secondary"/>
        <w:rPr>
          <w:rFonts w:asciiTheme="minorHAnsi" w:hAnsiTheme="minorHAnsi" w:cstheme="minorHAnsi"/>
          <w:lang w:eastAsia="zh-CN"/>
        </w:rPr>
      </w:pPr>
      <w:bookmarkStart w:id="95"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1C09ADF6" w:rsidR="000A29B4" w:rsidRDefault="0093274C">
      <w:pPr>
        <w:pStyle w:val="Text"/>
        <w:rPr>
          <w:rFonts w:asciiTheme="minorHAnsi" w:hAnsiTheme="minorHAnsi" w:cstheme="minorHAnsi"/>
          <w:lang w:eastAsia="zh-CN"/>
        </w:rPr>
      </w:pPr>
      <w:del w:id="96" w:author="win" w:date="2026-04-14T16:12:00Z">
        <w:r w:rsidDel="00E81FD6">
          <w:delText xml:space="preserve"> </w:delText>
        </w:r>
      </w:del>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7E084CB8"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w:t>
      </w:r>
      <w:ins w:id="97" w:author="win" w:date="2026-04-14T16:27:00Z">
        <w:r w:rsidR="00BD0065">
          <w:rPr>
            <w:rFonts w:asciiTheme="minorHAnsi" w:hAnsiTheme="minorHAnsi" w:cstheme="minorHAnsi"/>
            <w:lang w:eastAsia="zh-CN"/>
          </w:rPr>
          <w:t>2</w:t>
        </w:r>
      </w:ins>
      <w:del w:id="98" w:author="win" w:date="2026-04-14T16:27:00Z">
        <w:r w:rsidDel="00BD0065">
          <w:rPr>
            <w:rFonts w:asciiTheme="minorHAnsi" w:hAnsiTheme="minorHAnsi" w:cstheme="minorHAnsi"/>
            <w:lang w:eastAsia="zh-CN"/>
          </w:rPr>
          <w:delText>3</w:delText>
        </w:r>
      </w:del>
      <w:r>
        <w:rPr>
          <w:rFonts w:asciiTheme="minorHAnsi" w:hAnsiTheme="minorHAnsi" w:cstheme="minorHAnsi"/>
          <w:lang w:eastAsia="zh-CN"/>
        </w:rPr>
        <w:t xml:space="preserve">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w:t>
      </w:r>
      <w:ins w:id="99" w:author="win" w:date="2026-04-14T16:26:00Z">
        <w:r w:rsidR="005A7C39">
          <w:rPr>
            <w:rFonts w:asciiTheme="minorHAnsi" w:hAnsiTheme="minorHAnsi" w:cstheme="minorHAnsi"/>
            <w:lang w:eastAsia="zh-CN"/>
          </w:rPr>
          <w:t xml:space="preserve"> </w:t>
        </w:r>
        <w:r w:rsidR="005A7C39" w:rsidRPr="005A7C39">
          <w:rPr>
            <w:rFonts w:asciiTheme="minorHAnsi" w:hAnsiTheme="minorHAnsi" w:cstheme="minorHAnsi"/>
            <w:lang w:eastAsia="zh-CN"/>
          </w:rPr>
          <w:t>(see Text S1 for a discussion of limitations at the longest periods)</w:t>
        </w:r>
      </w:ins>
      <w:r>
        <w:rPr>
          <w:rFonts w:asciiTheme="minorHAnsi" w:hAnsiTheme="minorHAnsi" w:cstheme="minorHAnsi"/>
          <w:lang w:eastAsia="zh-CN"/>
        </w:rPr>
        <w:t>.</w:t>
      </w:r>
      <w:del w:id="100" w:author="win" w:date="2026-04-14T16:26:00Z">
        <w:r w:rsidDel="005A7C39">
          <w:rPr>
            <w:rFonts w:asciiTheme="minorHAnsi" w:hAnsiTheme="minorHAnsi" w:cstheme="minorHAnsi"/>
            <w:lang w:eastAsia="zh-CN"/>
          </w:rPr>
          <w:delText xml:space="preserve"> The convergence at longer periods suggests that low-frequency variability is increasingly associated with large-scale atmospheric processes, although features at the longest periods should be interpreted with caution, as they are constrained by the limited record length and involve only a small number of low-frequency cycles.</w:delText>
        </w:r>
      </w:del>
    </w:p>
    <w:p w14:paraId="18532E81" w14:textId="01D4319C"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Vertical coherence analysis (Figure </w:t>
      </w:r>
      <w:ins w:id="101" w:author="win" w:date="2026-04-14T16:28:00Z">
        <w:r w:rsidR="00BD0065">
          <w:rPr>
            <w:rFonts w:asciiTheme="minorHAnsi" w:hAnsiTheme="minorHAnsi" w:cstheme="minorHAnsi"/>
            <w:lang w:eastAsia="zh-CN"/>
          </w:rPr>
          <w:t>2</w:t>
        </w:r>
      </w:ins>
      <w:del w:id="102" w:author="win" w:date="2026-04-14T16:28:00Z">
        <w:r w:rsidDel="00BD0065">
          <w:rPr>
            <w:rFonts w:asciiTheme="minorHAnsi" w:hAnsiTheme="minorHAnsi" w:cstheme="minorHAnsi"/>
            <w:lang w:eastAsia="zh-CN"/>
          </w:rPr>
          <w:delText>3</w:delText>
        </w:r>
      </w:del>
      <w:r>
        <w:rPr>
          <w:rFonts w:asciiTheme="minorHAnsi" w:hAnsiTheme="minorHAnsi" w:cstheme="minorHAnsi"/>
          <w:lang w:eastAsia="zh-CN"/>
        </w:rPr>
        <w:t xml:space="preserve">B, upper panels) further supports this separation. </w:t>
      </w:r>
      <w:ins w:id="103" w:author="win" w:date="2026-04-15T08:34:00Z">
        <w:r w:rsidR="00F02ECE" w:rsidRPr="00F02ECE">
          <w:rPr>
            <w:rFonts w:asciiTheme="minorHAnsi" w:hAnsiTheme="minorHAnsi" w:cstheme="minorHAnsi"/>
            <w:lang w:eastAsia="zh-CN"/>
          </w:rPr>
          <w:t xml:space="preserve">At short time scales, coherence between 10 m and 70 m is reduced under wake-influenced conditions but increases steadily toward similar values at synoptic time </w:t>
        </w:r>
        <w:proofErr w:type="spellStart"/>
        <w:r w:rsidR="00F02ECE" w:rsidRPr="00F02ECE">
          <w:rPr>
            <w:rFonts w:asciiTheme="minorHAnsi" w:hAnsiTheme="minorHAnsi" w:cstheme="minorHAnsi"/>
            <w:lang w:eastAsia="zh-CN"/>
          </w:rPr>
          <w:t>scales.</w:t>
        </w:r>
      </w:ins>
      <w:del w:id="104" w:author="win" w:date="2026-04-15T08:34:00Z">
        <w:r w:rsidDel="00F02ECE">
          <w:rPr>
            <w:rFonts w:asciiTheme="minorHAnsi" w:hAnsiTheme="minorHAnsi" w:cstheme="minorHAnsi"/>
            <w:lang w:eastAsia="zh-CN"/>
          </w:rPr>
          <w:delText xml:space="preserve">At short time scales, coherence between 10 m and 70 m wind speeds is reduced under wake-influenced conditions. With increasing averaging period, coherence increases steadily and approaches similar values under both regimes at synoptic time scales. </w:delText>
        </w:r>
      </w:del>
      <w:ins w:id="105" w:author="win" w:date="2026-04-14T17:16:00Z">
        <w:r w:rsidR="00406D48" w:rsidRPr="00406D48">
          <w:rPr>
            <w:rFonts w:asciiTheme="minorHAnsi" w:hAnsiTheme="minorHAnsi" w:cstheme="minorHAnsi"/>
            <w:lang w:eastAsia="zh-CN"/>
          </w:rPr>
          <w:t>The</w:t>
        </w:r>
        <w:proofErr w:type="spellEnd"/>
        <w:r w:rsidR="00406D48" w:rsidRPr="00406D48">
          <w:rPr>
            <w:rFonts w:asciiTheme="minorHAnsi" w:hAnsiTheme="minorHAnsi" w:cstheme="minorHAnsi"/>
            <w:lang w:eastAsia="zh-CN"/>
          </w:rPr>
          <w:t xml:space="preserve"> correlation with power output (Figure 2B, lower panels) shows a consistent pattern: weak at hourly scales but increasing substantially toward one t</w:t>
        </w:r>
        <w:r w:rsidR="00406D48">
          <w:rPr>
            <w:rFonts w:asciiTheme="minorHAnsi" w:hAnsiTheme="minorHAnsi" w:cstheme="minorHAnsi"/>
            <w:lang w:eastAsia="zh-CN"/>
          </w:rPr>
          <w:t>o three days under both regimes</w:t>
        </w:r>
      </w:ins>
      <w:del w:id="106" w:author="win" w:date="2026-04-14T17:16:00Z">
        <w:r w:rsidDel="00406D48">
          <w:rPr>
            <w:rFonts w:asciiTheme="minorHAnsi" w:hAnsiTheme="minorHAnsi" w:cstheme="minorHAnsi"/>
            <w:lang w:eastAsia="zh-CN"/>
          </w:rPr>
          <w:delText xml:space="preserve">The correlation with power output (Figure </w:delText>
        </w:r>
      </w:del>
      <w:del w:id="107" w:author="win" w:date="2026-04-14T16:28:00Z">
        <w:r w:rsidDel="00BD0065">
          <w:rPr>
            <w:rFonts w:asciiTheme="minorHAnsi" w:hAnsiTheme="minorHAnsi" w:cstheme="minorHAnsi"/>
            <w:lang w:eastAsia="zh-CN"/>
          </w:rPr>
          <w:delText>3</w:delText>
        </w:r>
      </w:del>
      <w:del w:id="108" w:author="win" w:date="2026-04-14T17:16:00Z">
        <w:r w:rsidDel="00406D48">
          <w:rPr>
            <w:rFonts w:asciiTheme="minorHAnsi" w:hAnsiTheme="minorHAnsi" w:cstheme="minorHAnsi"/>
            <w:lang w:eastAsia="zh-CN"/>
          </w:rPr>
          <w:delText>B, lower panels) shows a consistent pattern. At hourly scales, correlations between wind speed and total power remain weak. As the averaging period increases toward one to three days, correlations increase substantially under both free-stream and wake-influenced conditions</w:delText>
        </w:r>
      </w:del>
      <w:r>
        <w:rPr>
          <w:rFonts w:asciiTheme="minorHAnsi" w:hAnsiTheme="minorHAnsi" w:cstheme="minorHAnsi"/>
          <w:lang w:eastAsia="zh-CN"/>
        </w:rPr>
        <w:t>. These results indicate that farm-scale power variability is primarily associated with synoptic-scale atmospheric forcing rather than short-scale wake-driven fluctuations.</w:t>
      </w:r>
    </w:p>
    <w:p w14:paraId="0E98DA18" w14:textId="4F4499EB" w:rsidR="000A29B4" w:rsidRDefault="00F02ECE">
      <w:pPr>
        <w:pStyle w:val="Text"/>
        <w:rPr>
          <w:rFonts w:asciiTheme="minorHAnsi" w:hAnsiTheme="minorHAnsi" w:cstheme="minorHAnsi"/>
          <w:lang w:eastAsia="zh-CN"/>
        </w:rPr>
      </w:pPr>
      <w:ins w:id="109" w:author="win" w:date="2026-04-15T08:35:00Z">
        <w:r w:rsidRPr="00F02ECE">
          <w:rPr>
            <w:rFonts w:asciiTheme="minorHAnsi" w:hAnsiTheme="minorHAnsi" w:cstheme="minorHAnsi"/>
            <w:lang w:eastAsia="zh-CN"/>
          </w:rPr>
          <w:t>EOF analysis addresses whether vertical structure coherence persists across regimes despite the large separation between 10 m and the rotor-swept layer.</w:t>
        </w:r>
      </w:ins>
      <w:del w:id="110" w:author="win" w:date="2026-04-15T08:35:00Z">
        <w:r w:rsidR="0093274C" w:rsidDel="00F02ECE">
          <w:rPr>
            <w:rFonts w:asciiTheme="minorHAnsi" w:hAnsiTheme="minorHAnsi" w:cstheme="minorHAnsi"/>
            <w:lang w:eastAsia="zh-CN"/>
          </w:rPr>
          <w:delText>The large vertical separation between 10 m and the rotor-swept layer raises the question of whether the vertical structure remains coherent across regimes. EOF analysis provides this insight.</w:delText>
        </w:r>
      </w:del>
      <w:r w:rsidR="0093274C">
        <w:rPr>
          <w:rFonts w:asciiTheme="minorHAnsi" w:hAnsiTheme="minorHAnsi" w:cstheme="minorHAnsi"/>
          <w:lang w:eastAsia="zh-CN"/>
        </w:rPr>
        <w:t xml:space="preserve"> The first EOF mode explains more than 93% of total vertical variance in all cases (Figure </w:t>
      </w:r>
      <w:ins w:id="111" w:author="win" w:date="2026-04-14T16:28:00Z">
        <w:r w:rsidR="00BD0065">
          <w:rPr>
            <w:rFonts w:asciiTheme="minorHAnsi" w:hAnsiTheme="minorHAnsi" w:cstheme="minorHAnsi"/>
            <w:lang w:eastAsia="zh-CN"/>
          </w:rPr>
          <w:t>2</w:t>
        </w:r>
      </w:ins>
      <w:del w:id="112" w:author="win" w:date="2026-04-14T16:28:00Z">
        <w:r w:rsidR="0093274C" w:rsidDel="00BD0065">
          <w:rPr>
            <w:rFonts w:asciiTheme="minorHAnsi" w:hAnsiTheme="minorHAnsi" w:cstheme="minorHAnsi"/>
            <w:lang w:eastAsia="zh-CN"/>
          </w:rPr>
          <w:delText>3</w:delText>
        </w:r>
      </w:del>
      <w:r w:rsidR="0093274C">
        <w:rPr>
          <w:rFonts w:asciiTheme="minorHAnsi" w:hAnsiTheme="minorHAnsi" w:cstheme="minorHAnsi"/>
          <w:lang w:eastAsia="zh-CN"/>
        </w:rPr>
        <w:t>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w:t>
      </w:r>
      <w:ins w:id="113" w:author="win" w:date="2026-04-14T17:14:00Z">
        <w:r w:rsidR="006C06A7">
          <w:rPr>
            <w:rFonts w:asciiTheme="minorHAnsi" w:hAnsiTheme="minorHAnsi" w:cstheme="minorHAnsi"/>
            <w:lang w:eastAsia="zh-CN"/>
          </w:rPr>
          <w:t xml:space="preserve"> conditions</w:t>
        </w:r>
      </w:ins>
      <w:del w:id="114" w:author="win" w:date="2026-04-14T16:29:00Z">
        <w:r w:rsidR="0093274C" w:rsidDel="00BD0065">
          <w:rPr>
            <w:rFonts w:asciiTheme="minorHAnsi" w:hAnsiTheme="minorHAnsi" w:cstheme="minorHAnsi"/>
            <w:lang w:eastAsia="zh-CN"/>
          </w:rPr>
          <w:delText xml:space="preserve"> conditions</w:delText>
        </w:r>
      </w:del>
      <w:r w:rsidR="0093274C">
        <w:rPr>
          <w:rFonts w:asciiTheme="minorHAnsi" w:hAnsiTheme="minorHAnsi" w:cstheme="minorHAnsi"/>
          <w:lang w:eastAsia="zh-CN"/>
        </w:rPr>
        <w:t>.</w:t>
      </w:r>
    </w:p>
    <w:p w14:paraId="18F38F0E" w14:textId="102237A7" w:rsidR="000A29B4" w:rsidRDefault="00406D48">
      <w:pPr>
        <w:pStyle w:val="Text"/>
        <w:rPr>
          <w:rFonts w:asciiTheme="minorHAnsi" w:hAnsiTheme="minorHAnsi" w:cstheme="minorHAnsi"/>
          <w:lang w:eastAsia="zh-CN"/>
        </w:rPr>
      </w:pPr>
      <w:ins w:id="115" w:author="win" w:date="2026-04-14T17:17:00Z">
        <w:r w:rsidRPr="00406D48">
          <w:rPr>
            <w:rFonts w:asciiTheme="minorHAnsi" w:hAnsiTheme="minorHAnsi" w:cstheme="minorHAnsi"/>
            <w:lang w:eastAsia="zh-CN"/>
          </w:rPr>
          <w:t>The ability of surface-layer wind to scale profile intensity is examined through its regression with PC1 amplitude.</w:t>
        </w:r>
        <w:r>
          <w:rPr>
            <w:rFonts w:asciiTheme="minorHAnsi" w:hAnsiTheme="minorHAnsi" w:cstheme="minorHAnsi"/>
            <w:lang w:eastAsia="zh-CN"/>
          </w:rPr>
          <w:t xml:space="preserve"> </w:t>
        </w:r>
      </w:ins>
      <w:del w:id="116" w:author="win" w:date="2026-04-14T17:17:00Z">
        <w:r w:rsidR="0093274C" w:rsidDel="00406D48">
          <w:rPr>
            <w:rFonts w:asciiTheme="minorHAnsi" w:hAnsiTheme="minorHAnsi" w:cstheme="minorHAnsi"/>
            <w:lang w:eastAsia="zh-CN"/>
          </w:rPr>
          <w:delText xml:space="preserve">The ability of surface-layer wind speed to scale profile intensity (quantified as the amplitude of the first EOF mode) is examined through its relationship with the first principal component amplitude. </w:delText>
        </w:r>
      </w:del>
      <w:r w:rsidR="0093274C">
        <w:rPr>
          <w:rFonts w:asciiTheme="minorHAnsi" w:hAnsiTheme="minorHAnsi" w:cstheme="minorHAnsi"/>
          <w:lang w:eastAsia="zh-CN"/>
        </w:rPr>
        <w:t xml:space="preserve">Strong linear correlations are observed between 10-m wind speed and PC1, with nearly identical regression slopes under free-stream and wake-influenced conditions (0.65 and 0.66; Figure </w:t>
      </w:r>
      <w:ins w:id="117" w:author="win" w:date="2026-04-14T16:29:00Z">
        <w:r w:rsidR="00BD0065">
          <w:rPr>
            <w:rFonts w:asciiTheme="minorHAnsi" w:hAnsiTheme="minorHAnsi" w:cstheme="minorHAnsi"/>
            <w:lang w:eastAsia="zh-CN"/>
          </w:rPr>
          <w:t>2</w:t>
        </w:r>
      </w:ins>
      <w:del w:id="118" w:author="win" w:date="2026-04-14T16:29:00Z">
        <w:r w:rsidR="0093274C" w:rsidDel="00BD0065">
          <w:rPr>
            <w:rFonts w:asciiTheme="minorHAnsi" w:hAnsiTheme="minorHAnsi" w:cstheme="minorHAnsi"/>
            <w:lang w:eastAsia="zh-CN"/>
          </w:rPr>
          <w:delText>3</w:delText>
        </w:r>
      </w:del>
      <w:r w:rsidR="0093274C">
        <w:rPr>
          <w:rFonts w:asciiTheme="minorHAnsi" w:hAnsiTheme="minorHAnsi" w:cstheme="minorHAnsi"/>
          <w:lang w:eastAsia="zh-CN"/>
        </w:rPr>
        <w:t xml:space="preserve">D). In contrast, the regression slope between 70-m wind speed and PC1 differs more substantially between regimes (0.54 to 0.62), indicating that wake effects alter the scaling capability of hub-height wind. </w:t>
      </w:r>
      <w:ins w:id="119" w:author="win" w:date="2026-04-15T08:36:00Z">
        <w:r w:rsidR="00154041" w:rsidRPr="00154041">
          <w:rPr>
            <w:rFonts w:asciiTheme="minorHAnsi" w:hAnsiTheme="minorHAnsi" w:cstheme="minorHAnsi"/>
            <w:lang w:eastAsia="zh-CN"/>
          </w:rPr>
          <w:t>This relationship remains stable across regimes.</w:t>
        </w:r>
      </w:ins>
      <w:del w:id="120" w:author="win" w:date="2026-04-15T08:36:00Z">
        <w:r w:rsidR="0093274C" w:rsidDel="00154041">
          <w:rPr>
            <w:rFonts w:asciiTheme="minorHAnsi" w:hAnsiTheme="minorHAnsi" w:cstheme="minorHAnsi"/>
            <w:lang w:eastAsia="zh-CN"/>
          </w:rPr>
          <w:delText>The relationship between 10-m wind speed and column-integrated variability remains stable across regimes, even under wake-influenced conditions.</w:delText>
        </w:r>
      </w:del>
    </w:p>
    <w:p w14:paraId="52C3D8BD" w14:textId="52C97910"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 xml:space="preserve">Taken together, these results show that farm-scale power variability is controlled primarily by synoptic-scale atmospheric forcing. </w:t>
      </w:r>
      <w:del w:id="121" w:author="win" w:date="2026-04-14T17:17:00Z">
        <w:r w:rsidDel="00FD0ACA">
          <w:rPr>
            <w:rFonts w:asciiTheme="minorHAnsi" w:hAnsiTheme="minorHAnsi" w:cstheme="minorHAnsi"/>
            <w:lang w:eastAsia="zh-CN"/>
          </w:rPr>
          <w:delText xml:space="preserve">At these scales, wind speeds across the vertical column are strongly coupled and governed by a stable structural mode. </w:delText>
        </w:r>
      </w:del>
      <w:r>
        <w:rPr>
          <w:rFonts w:asciiTheme="minorHAnsi" w:hAnsiTheme="minorHAnsi" w:cstheme="minorHAnsi"/>
          <w:lang w:eastAsia="zh-CN"/>
        </w:rPr>
        <w:t>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del w:id="122" w:author="win" w:date="2026-04-14T17:17:00Z">
        <w:r w:rsidDel="00FD0ACA">
          <w:rPr>
            <w:rFonts w:asciiTheme="minorHAnsi" w:hAnsiTheme="minorHAnsi" w:cstheme="minorHAnsi"/>
            <w:lang w:eastAsia="zh-CN"/>
          </w:rPr>
          <w:delText xml:space="preserve"> </w:delText>
        </w:r>
      </w:del>
    </w:p>
    <w:bookmarkEnd w:id="95"/>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75F7BFDD"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w:t>
      </w:r>
      <w:ins w:id="123" w:author="win" w:date="2026-04-14T16:35:00Z">
        <w:r w:rsidR="00F133FD">
          <w:rPr>
            <w:rFonts w:asciiTheme="minorHAnsi" w:hAnsiTheme="minorHAnsi" w:cstheme="minorHAnsi"/>
            <w:lang w:eastAsia="zh-CN"/>
          </w:rPr>
          <w:t>3</w:t>
        </w:r>
      </w:ins>
      <w:del w:id="124"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 xml:space="preserve">A shows that reconstruction accuracy improves systematically from HH (R² = 0.61) to SR (R² = 0.64) and further to ER (R² = 0.72). Including surface-layer wind therefore yields a clear improvement over models using only rotor-layer measurements. </w:t>
      </w:r>
      <w:del w:id="125" w:author="win" w:date="2026-04-14T16:40:00Z">
        <w:r w:rsidDel="009A7A24">
          <w:rPr>
            <w:rFonts w:asciiTheme="minorHAnsi" w:hAnsiTheme="minorHAnsi" w:cstheme="minorHAnsi"/>
            <w:lang w:eastAsia="zh-CN"/>
          </w:rPr>
          <w:delText>This result is consistent with Section 4.2, where 10-m wind speed was shown to scale the dominant vertical mode governing synoptic-scale variability.</w:delText>
        </w:r>
        <w:r w:rsidDel="009A7A24">
          <w:delText xml:space="preserve"> </w:delText>
        </w:r>
      </w:del>
      <w:r>
        <w:rPr>
          <w:rFonts w:asciiTheme="minorHAnsi" w:hAnsiTheme="minorHAnsi" w:cstheme="minorHAnsi"/>
          <w:lang w:eastAsia="zh-CN"/>
        </w:rPr>
        <w:t xml:space="preserve">To assess robustness across flow regimes, the test dataset is partitioned into free-stream and wake-influenced conditions. Figure </w:t>
      </w:r>
      <w:ins w:id="126" w:author="win" w:date="2026-04-14T16:35:00Z">
        <w:r w:rsidR="00F133FD">
          <w:rPr>
            <w:rFonts w:asciiTheme="minorHAnsi" w:hAnsiTheme="minorHAnsi" w:cstheme="minorHAnsi"/>
            <w:lang w:eastAsia="zh-CN"/>
          </w:rPr>
          <w:t>3</w:t>
        </w:r>
      </w:ins>
      <w:del w:id="127"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 xml:space="preserve">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w:t>
      </w:r>
      <w:ins w:id="128" w:author="win" w:date="2026-04-14T16:43:00Z">
        <w:r w:rsidR="00A7025C" w:rsidRPr="00A7025C">
          <w:rPr>
            <w:rFonts w:asciiTheme="minorHAnsi" w:hAnsiTheme="minorHAnsi" w:cstheme="minorHAnsi"/>
            <w:lang w:eastAsia="zh-CN"/>
          </w:rPr>
          <w:t>This pattern indicates that surface-layer wind compensates for the degraded rotor-layer signal under wake-influenced conditions.</w:t>
        </w:r>
      </w:ins>
      <w:del w:id="129" w:author="win" w:date="2026-04-14T16:43:00Z">
        <w:r w:rsidDel="00A7025C">
          <w:rPr>
            <w:rFonts w:asciiTheme="minorHAnsi" w:hAnsiTheme="minorHAnsi" w:cstheme="minorHAnsi"/>
            <w:lang w:eastAsia="zh-CN"/>
          </w:rPr>
          <w:delText>This pattern indicates that when rotor-layer wind signals are degraded under wake-influenced conditions, including surface-layer wind information improves representation of the background atmospheric state that governs farm-scale power variability.</w:delText>
        </w:r>
      </w:del>
    </w:p>
    <w:p w14:paraId="61514F3E" w14:textId="638E750E"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 xml:space="preserve">pplied to the corresponding test sets. Figure </w:t>
      </w:r>
      <w:ins w:id="130" w:author="win" w:date="2026-04-14T16:35:00Z">
        <w:r w:rsidR="00F133FD">
          <w:rPr>
            <w:rFonts w:asciiTheme="minorHAnsi" w:hAnsiTheme="minorHAnsi" w:cstheme="minorHAnsi"/>
            <w:lang w:eastAsia="zh-CN"/>
          </w:rPr>
          <w:t>3</w:t>
        </w:r>
      </w:ins>
      <w:del w:id="131"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w:t>
      </w:r>
      <w:r w:rsidRPr="00B95DC4">
        <w:rPr>
          <w:rFonts w:asciiTheme="minorHAnsi" w:hAnsiTheme="minorHAnsi" w:cstheme="minorHAnsi"/>
          <w:lang w:eastAsia="zh-CN"/>
        </w:rPr>
        <w:t xml:space="preserve">.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 </w:t>
      </w:r>
      <w:r>
        <w:rPr>
          <w:rFonts w:asciiTheme="minorHAnsi" w:hAnsiTheme="minorHAnsi" w:cstheme="minorHAnsi"/>
          <w:lang w:eastAsia="zh-CN"/>
        </w:rPr>
        <w:t xml:space="preserve">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w:t>
      </w:r>
      <w:ins w:id="132" w:author="win" w:date="2026-04-14T16:46:00Z">
        <w:r w:rsidR="00B95DC4" w:rsidRPr="00B95DC4">
          <w:rPr>
            <w:rFonts w:asciiTheme="minorHAnsi" w:hAnsiTheme="minorHAnsi" w:cstheme="minorHAnsi"/>
            <w:lang w:eastAsia="zh-CN"/>
          </w:rPr>
          <w:t>This shift is consistent with the findings in Sections 4.1 and 4.2.</w:t>
        </w:r>
      </w:ins>
      <w:del w:id="133" w:author="win" w:date="2026-04-14T16:46:00Z">
        <w:r w:rsidDel="00B95DC4">
          <w:rPr>
            <w:rFonts w:asciiTheme="minorHAnsi" w:hAnsiTheme="minorHAnsi" w:cstheme="minorHAnsi"/>
            <w:lang w:eastAsia="zh-CN"/>
          </w:rPr>
          <w:delText xml:space="preserve">This shift aligns with the regime-dependent degradation of hub-height correlation identified in Section 4.1 and with the stable scaling relationship between 10-m wind speed and the dominant vertical mode shown in Section 4.2. </w:delText>
        </w:r>
      </w:del>
      <w:del w:id="134" w:author="win" w:date="2026-04-14T16:45:00Z">
        <w:r w:rsidDel="00B95DC4">
          <w:rPr>
            <w:rFonts w:asciiTheme="minorHAnsi" w:hAnsiTheme="minorHAnsi" w:cstheme="minorHAnsi"/>
            <w:lang w:eastAsia="zh-CN"/>
          </w:rPr>
          <w:delText>In this regime, surface-layer wind better represents the large-scale atmospheric forcing that governs farm-scale power variability.</w:delText>
        </w:r>
      </w:del>
    </w:p>
    <w:p w14:paraId="0759DDE3" w14:textId="69379708"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w:t>
      </w:r>
      <w:ins w:id="135" w:author="win" w:date="2026-04-14T16:47:00Z">
        <w:r w:rsidR="00FA5E01" w:rsidRPr="00FA5E01">
          <w:rPr>
            <w:rFonts w:asciiTheme="minorHAnsi" w:hAnsiTheme="minorHAnsi" w:cstheme="minorHAnsi"/>
            <w:lang w:eastAsia="zh-CN"/>
          </w:rPr>
          <w:t>SHAP-derived feature importance aligns with the physically established relationships above, supporting its interpretability in diagnosing model behavior</w:t>
        </w:r>
        <w:r w:rsidR="00FA5E01">
          <w:rPr>
            <w:rFonts w:asciiTheme="minorHAnsi" w:hAnsiTheme="minorHAnsi" w:cstheme="minorHAnsi"/>
            <w:lang w:eastAsia="zh-CN"/>
          </w:rPr>
          <w:t xml:space="preserve"> </w:t>
        </w:r>
      </w:ins>
      <w:del w:id="136" w:author="win" w:date="2026-04-14T16:47:00Z">
        <w:r w:rsidDel="00FA5E01">
          <w:rPr>
            <w:rFonts w:asciiTheme="minorHAnsi" w:hAnsiTheme="minorHAnsi" w:cstheme="minorHAnsi"/>
            <w:lang w:eastAsia="zh-CN"/>
          </w:rPr>
          <w:delText xml:space="preserve">The agreement between SHAP-derived feature importance and the physically established relationships identified earlier supports the interpretability of SHAP in diagnosing model behavior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xml:space="preserve">. </w:t>
      </w:r>
      <w:ins w:id="137" w:author="win" w:date="2026-04-15T08:46:00Z">
        <w:r w:rsidR="005B6E8D" w:rsidRPr="005B6E8D">
          <w:rPr>
            <w:rFonts w:asciiTheme="minorHAnsi" w:hAnsiTheme="minorHAnsi" w:cstheme="minorHAnsi"/>
            <w:lang w:eastAsia="zh-CN"/>
          </w:rPr>
          <w:t xml:space="preserve">Taken together, these results indicate that Extended REWS performance gains arise from </w:t>
        </w:r>
        <w:r w:rsidR="005B6E8D" w:rsidRPr="005B6E8D">
          <w:rPr>
            <w:rFonts w:asciiTheme="minorHAnsi" w:hAnsiTheme="minorHAnsi" w:cstheme="minorHAnsi"/>
            <w:lang w:eastAsia="zh-CN"/>
          </w:rPr>
          <w:lastRenderedPageBreak/>
          <w:t>physically meaningful atmospheric information rather than statistical artifacts, supporting the validity of extending vertical wind representati</w:t>
        </w:r>
        <w:r w:rsidR="005B6E8D">
          <w:rPr>
            <w:rFonts w:asciiTheme="minorHAnsi" w:hAnsiTheme="minorHAnsi" w:cstheme="minorHAnsi"/>
            <w:lang w:eastAsia="zh-CN"/>
          </w:rPr>
          <w:t>on beyond the rotor-swept layer</w:t>
        </w:r>
      </w:ins>
      <w:del w:id="138" w:author="win" w:date="2026-04-15T08:46:00Z">
        <w:r w:rsidDel="005B6E8D">
          <w:rPr>
            <w:rFonts w:asciiTheme="minorHAnsi" w:hAnsiTheme="minorHAnsi" w:cstheme="minorHAnsi"/>
            <w:lang w:eastAsia="zh-CN"/>
          </w:rPr>
          <w:delText>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delText>
        </w:r>
      </w:del>
      <w:r>
        <w:rPr>
          <w:rFonts w:asciiTheme="minorHAnsi" w:hAnsiTheme="minorHAnsi" w:cstheme="minorHAnsi"/>
          <w:lang w:eastAsia="zh-CN"/>
        </w:rPr>
        <w:t>.</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0E91CEDF" w:rsidR="000A29B4" w:rsidRDefault="0093274C">
      <w:pPr>
        <w:pStyle w:val="Text"/>
        <w:rPr>
          <w:rFonts w:asciiTheme="minorHAnsi" w:hAnsiTheme="minorHAnsi" w:cstheme="minorHAnsi"/>
          <w:lang w:eastAsia="zh-CN"/>
        </w:rPr>
      </w:pPr>
      <w:del w:id="139" w:author="win" w:date="2026-04-14T16:51:00Z">
        <w:r w:rsidDel="0095482A">
          <w:rPr>
            <w:rFonts w:asciiTheme="minorHAnsi" w:hAnsiTheme="minorHAnsi" w:cstheme="minorHAnsi"/>
            <w:lang w:eastAsia="zh-CN"/>
          </w:rPr>
          <w:delText>Section 4.3 demonstrated that extending vertical wind representation improves power reconstruction when observational data are used as inputs. In operational forecasting, however, meteorological in</w:delText>
        </w:r>
        <w:r w:rsidR="008472D3" w:rsidDel="0095482A">
          <w:rPr>
            <w:rFonts w:asciiTheme="minorHAnsi" w:hAnsiTheme="minorHAnsi" w:cstheme="minorHAnsi"/>
            <w:lang w:eastAsia="zh-CN"/>
          </w:rPr>
          <w:delText xml:space="preserve">puts are provided by </w:delText>
        </w:r>
        <w:r w:rsidR="000A1EF5" w:rsidRPr="000A1EF5" w:rsidDel="0095482A">
          <w:rPr>
            <w:rFonts w:asciiTheme="minorHAnsi" w:hAnsiTheme="minorHAnsi" w:cstheme="minorHAnsi"/>
            <w:lang w:eastAsia="zh-CN"/>
          </w:rPr>
          <w:delText>NWP systems</w:delText>
        </w:r>
        <w:r w:rsidDel="0095482A">
          <w:rPr>
            <w:rFonts w:asciiTheme="minorHAnsi" w:hAnsiTheme="minorHAnsi" w:cstheme="minorHAnsi"/>
            <w:lang w:eastAsia="zh-CN"/>
          </w:rPr>
          <w:delText>, and their reliability varies across flow conditions. The regime-dependent feature behavior identified in Sections 4.1–4.3 suggests that a fixed set of input variables may not be optimal under all inflow regimes.</w:delText>
        </w:r>
      </w:del>
      <w:ins w:id="140" w:author="win" w:date="2026-04-14T16:51:00Z">
        <w:r w:rsidR="0095482A" w:rsidRPr="0095482A">
          <w:rPr>
            <w:rFonts w:asciiTheme="minorHAnsi" w:hAnsiTheme="minorHAnsi" w:cstheme="minorHAnsi"/>
            <w:lang w:eastAsia="zh-CN"/>
          </w:rPr>
          <w:t>Section 4.3 demonstrated that extended vertical wind representation improves power reconstruction. In operational forecasting, however, NWP-provided inputs vary in reliability across flow conditions, suggesting that a fixed input set may not be optimal under all inflow regimes.</w:t>
        </w:r>
      </w:ins>
    </w:p>
    <w:p w14:paraId="27C55A0F" w14:textId="7995F89D"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w:t>
      </w:r>
      <w:del w:id="141" w:author="win" w:date="2026-04-14T16:52:00Z">
        <w:r w:rsidDel="00A47A61">
          <w:rPr>
            <w:rFonts w:asciiTheme="minorHAnsi" w:hAnsiTheme="minorHAnsi" w:cstheme="minorHAnsi"/>
            <w:lang w:eastAsia="zh-CN"/>
          </w:rPr>
          <w:delText xml:space="preserve"> Although wind direction forecasts are subject to uncertainty, this strategy remains effective in practice.</w:delText>
        </w:r>
      </w:del>
    </w:p>
    <w:p w14:paraId="591CBDBA" w14:textId="6BD24173" w:rsidR="000A29B4" w:rsidRDefault="00CD59BD">
      <w:pPr>
        <w:pStyle w:val="Text"/>
        <w:rPr>
          <w:rFonts w:asciiTheme="minorHAnsi" w:hAnsiTheme="minorHAnsi" w:cstheme="minorHAnsi"/>
          <w:lang w:eastAsia="zh-CN"/>
        </w:rPr>
      </w:pPr>
      <w:ins w:id="142" w:author="win" w:date="2026-04-14T16:55:00Z">
        <w:r w:rsidRPr="00CD59BD">
          <w:rPr>
            <w:rFonts w:asciiTheme="minorHAnsi" w:hAnsiTheme="minorHAnsi" w:cstheme="minorHAnsi"/>
            <w:lang w:eastAsia="zh-CN"/>
          </w:rPr>
          <w:t>Figures 4A and 4C present EC-WRF and GFS-WRF day-ahead for</w:t>
        </w:r>
        <w:r>
          <w:rPr>
            <w:rFonts w:asciiTheme="minorHAnsi" w:hAnsiTheme="minorHAnsi" w:cstheme="minorHAnsi"/>
            <w:lang w:eastAsia="zh-CN"/>
          </w:rPr>
          <w:t>ecast performance, respectively</w:t>
        </w:r>
      </w:ins>
      <w:del w:id="143" w:author="win" w:date="2026-04-14T16:55:00Z">
        <w:r w:rsidR="0093274C" w:rsidDel="00CD59BD">
          <w:rPr>
            <w:rFonts w:asciiTheme="minorHAnsi" w:hAnsiTheme="minorHAnsi" w:cstheme="minorHAnsi"/>
            <w:lang w:eastAsia="zh-CN"/>
          </w:rPr>
          <w:delText xml:space="preserve">Figure </w:delText>
        </w:r>
      </w:del>
      <w:del w:id="144" w:author="win" w:date="2026-04-14T16:35:00Z">
        <w:r w:rsidR="0093274C" w:rsidDel="00F133FD">
          <w:rPr>
            <w:rFonts w:asciiTheme="minorHAnsi" w:hAnsiTheme="minorHAnsi" w:cstheme="minorHAnsi"/>
            <w:lang w:eastAsia="zh-CN"/>
          </w:rPr>
          <w:delText>5</w:delText>
        </w:r>
      </w:del>
      <w:del w:id="145" w:author="win" w:date="2026-04-14T16:55:00Z">
        <w:r w:rsidR="0093274C" w:rsidDel="00CD59BD">
          <w:rPr>
            <w:rFonts w:asciiTheme="minorHAnsi" w:hAnsiTheme="minorHAnsi" w:cstheme="minorHAnsi"/>
            <w:lang w:eastAsia="zh-CN"/>
          </w:rPr>
          <w:delText xml:space="preserve">A and </w:delText>
        </w:r>
      </w:del>
      <w:del w:id="146" w:author="win" w:date="2026-04-14T16:35:00Z">
        <w:r w:rsidR="0093274C" w:rsidDel="00F133FD">
          <w:rPr>
            <w:rFonts w:asciiTheme="minorHAnsi" w:hAnsiTheme="minorHAnsi" w:cstheme="minorHAnsi"/>
            <w:lang w:eastAsia="zh-CN"/>
          </w:rPr>
          <w:delText>5</w:delText>
        </w:r>
      </w:del>
      <w:del w:id="147" w:author="win" w:date="2026-04-14T16:55:00Z">
        <w:r w:rsidR="0093274C" w:rsidDel="00CD59BD">
          <w:rPr>
            <w:rFonts w:asciiTheme="minorHAnsi" w:hAnsiTheme="minorHAnsi" w:cstheme="minorHAnsi"/>
            <w:lang w:eastAsia="zh-CN"/>
          </w:rPr>
          <w:delText>C present day-ahead forecast performance using EC-WRF and GFS-WRF inputs, respectively</w:delText>
        </w:r>
      </w:del>
      <w:r w:rsidR="0093274C">
        <w:rPr>
          <w:rFonts w:asciiTheme="minorHAnsi" w:hAnsiTheme="minorHAnsi" w:cstheme="minorHAnsi"/>
          <w:lang w:eastAsia="zh-CN"/>
        </w:rPr>
        <w:t xml:space="preserve">.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2F04DE8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w:t>
      </w:r>
      <w:ins w:id="148" w:author="win" w:date="2026-04-14T16:35:00Z">
        <w:r w:rsidR="00F133FD">
          <w:rPr>
            <w:rFonts w:asciiTheme="minorHAnsi" w:hAnsiTheme="minorHAnsi" w:cstheme="minorHAnsi"/>
            <w:lang w:eastAsia="zh-CN"/>
          </w:rPr>
          <w:t>4</w:t>
        </w:r>
      </w:ins>
      <w:del w:id="149" w:author="win" w:date="2026-04-14T16:35:00Z">
        <w:r w:rsidDel="00F133FD">
          <w:rPr>
            <w:rFonts w:asciiTheme="minorHAnsi" w:hAnsiTheme="minorHAnsi" w:cstheme="minorHAnsi"/>
            <w:lang w:eastAsia="zh-CN"/>
          </w:rPr>
          <w:delText>5</w:delText>
        </w:r>
      </w:del>
      <w:r>
        <w:rPr>
          <w:rFonts w:asciiTheme="minorHAnsi" w:hAnsiTheme="minorHAnsi" w:cstheme="minorHAnsi"/>
          <w:lang w:eastAsia="zh-CN"/>
        </w:rPr>
        <w:t xml:space="preserve">B and </w:t>
      </w:r>
      <w:ins w:id="150" w:author="win" w:date="2026-04-14T16:35:00Z">
        <w:r w:rsidR="00F133FD">
          <w:rPr>
            <w:rFonts w:asciiTheme="minorHAnsi" w:hAnsiTheme="minorHAnsi" w:cstheme="minorHAnsi"/>
            <w:lang w:eastAsia="zh-CN"/>
          </w:rPr>
          <w:t>4</w:t>
        </w:r>
      </w:ins>
      <w:del w:id="151" w:author="win" w:date="2026-04-14T16:35:00Z">
        <w:r w:rsidDel="00F133FD">
          <w:rPr>
            <w:rFonts w:asciiTheme="minorHAnsi" w:hAnsiTheme="minorHAnsi" w:cstheme="minorHAnsi"/>
            <w:lang w:eastAsia="zh-CN"/>
          </w:rPr>
          <w:delText>5</w:delText>
        </w:r>
      </w:del>
      <w:r>
        <w:rPr>
          <w:rFonts w:asciiTheme="minorHAnsi" w:hAnsiTheme="minorHAnsi" w:cstheme="minorHAnsi"/>
          <w:lang w:eastAsia="zh-CN"/>
        </w:rPr>
        <w:t xml:space="preserve">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w:t>
      </w:r>
      <w:ins w:id="152" w:author="win" w:date="2026-04-14T16:56:00Z">
        <w:r w:rsidR="00BD594B" w:rsidRPr="00BD594B">
          <w:rPr>
            <w:rFonts w:asciiTheme="minorHAnsi" w:hAnsiTheme="minorHAnsi" w:cstheme="minorHAnsi"/>
            <w:lang w:eastAsia="zh-CN"/>
          </w:rPr>
          <w:t>This is consistent with earlier findings on wake-relate</w:t>
        </w:r>
        <w:r w:rsidR="00BD594B">
          <w:rPr>
            <w:rFonts w:asciiTheme="minorHAnsi" w:hAnsiTheme="minorHAnsi" w:cstheme="minorHAnsi"/>
            <w:lang w:eastAsia="zh-CN"/>
          </w:rPr>
          <w:t>d hub-height signal degradation</w:t>
        </w:r>
      </w:ins>
      <w:del w:id="153" w:author="win" w:date="2026-04-14T16:56:00Z">
        <w:r w:rsidDel="00BD594B">
          <w:rPr>
            <w:rFonts w:asciiTheme="minorHAnsi" w:hAnsiTheme="minorHAnsi" w:cstheme="minorHAnsi"/>
            <w:lang w:eastAsia="zh-CN"/>
          </w:rPr>
          <w:delText>This pattern is consistent with earlier findings that hub-height wind is more susceptible to wake-related degradation, whereas surface-layer wind maintains a more stable relationship with the background atmospheric state</w:delText>
        </w:r>
      </w:del>
      <w:r>
        <w:rPr>
          <w:rFonts w:asciiTheme="minorHAnsi" w:hAnsiTheme="minorHAnsi" w:cstheme="minorHAnsi"/>
          <w:lang w:eastAsia="zh-CN"/>
        </w:rPr>
        <w:t xml:space="preserve">. Allowing input usage to vary with flow regime therefore yields the largest benefit under wake-influenced conditions. These results demonstrate that the physical understanding of scale-dependent vertical coupling can be translated into a simple operational strategy. </w:t>
      </w:r>
      <w:del w:id="154" w:author="win" w:date="2026-04-14T16:58:00Z">
        <w:r w:rsidDel="00A81E91">
          <w:rPr>
            <w:rFonts w:asciiTheme="minorHAnsi" w:hAnsiTheme="minorHAnsi" w:cstheme="minorHAnsi"/>
            <w:lang w:eastAsia="zh-CN"/>
          </w:rPr>
          <w:delText xml:space="preserve">Rather than relying on a fixed vertical representation, forecasting systems may benefit from adapting input usage according to inflow regime. </w:delText>
        </w:r>
      </w:del>
      <w:r>
        <w:rPr>
          <w:rFonts w:asciiTheme="minorHAnsi" w:hAnsiTheme="minorHAnsi" w:cstheme="minorHAnsi"/>
          <w:lang w:eastAsia="zh-CN"/>
        </w:rPr>
        <w:t xml:space="preserve">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0B1CE48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Several limitations should be noted. First, the analysis is based on a single wind farm in flat terrain, where vertical coupling between surface and rotor layers is relatively strong. The applicability of this strategy to complex terrain requires further multi-site evaluation. </w:t>
      </w:r>
      <w:del w:id="155" w:author="win" w:date="2026-04-14T16:59:00Z">
        <w:r w:rsidDel="006450ED">
          <w:rPr>
            <w:rFonts w:asciiTheme="minorHAnsi" w:hAnsiTheme="minorHAnsi" w:cstheme="minorHAnsi"/>
            <w:lang w:eastAsia="zh-CN"/>
          </w:rPr>
          <w:delText xml:space="preserve">In addition, forecasting performance may exhibit geographical dependence, as the relative importance of surface-layer winds can vary with site-specific boundary-layer characteristics and terrain complexity. </w:delText>
        </w:r>
      </w:del>
      <w:r>
        <w:rPr>
          <w:rFonts w:asciiTheme="minorHAnsi" w:hAnsiTheme="minorHAnsi" w:cstheme="minorHAnsi"/>
          <w:lang w:eastAsia="zh-CN"/>
        </w:rPr>
        <w:t>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lastRenderedPageBreak/>
        <w:t>5 Conclusions</w:t>
      </w:r>
    </w:p>
    <w:p w14:paraId="484D3272" w14:textId="7EEB96F0"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w:t>
      </w:r>
      <w:ins w:id="156" w:author="win" w:date="2026-04-14T17:05:00Z">
        <w:r w:rsidR="00817B6F" w:rsidRPr="00817B6F">
          <w:rPr>
            <w:rFonts w:asciiTheme="minorHAnsi" w:hAnsiTheme="minorHAnsi" w:cstheme="minorHAnsi"/>
            <w:lang w:eastAsia="zh-CN"/>
          </w:rPr>
          <w:t>While REWS approaches recognize the importance of vertical structure, this study establishes that the relevant profile must extend below the rotor-swept layer under certain flow conditions.</w:t>
        </w:r>
      </w:ins>
      <w:del w:id="157" w:author="win" w:date="2026-04-14T17:02:00Z">
        <w:r w:rsidR="0093274C" w:rsidDel="00817B6F">
          <w:rPr>
            <w:rFonts w:asciiTheme="minorHAnsi" w:hAnsiTheme="minorHAnsi" w:cstheme="minorHAnsi"/>
            <w:lang w:eastAsia="zh-CN"/>
          </w:rPr>
          <w:delText xml:space="preserve">Our findings demonstrate that farm-scale power should be characterized through vertical wind profiles rather than single-height measurements such as conventional hub-height observations. </w:delText>
        </w:r>
      </w:del>
      <w:del w:id="158" w:author="win" w:date="2026-04-14T17:05:00Z">
        <w:r w:rsidR="0093274C" w:rsidDel="00817B6F">
          <w:rPr>
            <w:rFonts w:asciiTheme="minorHAnsi" w:hAnsiTheme="minorHAnsi" w:cstheme="minorHAnsi"/>
            <w:lang w:eastAsia="zh-CN"/>
          </w:rPr>
          <w:delText xml:space="preserve">While </w:delText>
        </w:r>
        <w:r w:rsidR="00730C5B" w:rsidRPr="00730C5B" w:rsidDel="00817B6F">
          <w:rPr>
            <w:rFonts w:asciiTheme="minorHAnsi" w:hAnsiTheme="minorHAnsi" w:cstheme="minorHAnsi"/>
            <w:lang w:eastAsia="zh-CN"/>
          </w:rPr>
          <w:delText>rotor-equiv</w:delText>
        </w:r>
        <w:r w:rsidR="00730C5B" w:rsidDel="00817B6F">
          <w:rPr>
            <w:rFonts w:asciiTheme="minorHAnsi" w:hAnsiTheme="minorHAnsi" w:cstheme="minorHAnsi"/>
            <w:lang w:eastAsia="zh-CN"/>
          </w:rPr>
          <w:delText>alent wind speed</w:delText>
        </w:r>
        <w:r w:rsidR="0093274C" w:rsidDel="00817B6F">
          <w:rPr>
            <w:rFonts w:asciiTheme="minorHAnsi" w:hAnsiTheme="minorHAnsi" w:cstheme="minorHAnsi"/>
            <w:lang w:eastAsia="zh-CN"/>
          </w:rPr>
          <w:delText xml:space="preserve"> approaches recognize the importance of vertical structure, this study establishes that the relevant profile must extend below the rotor-swept layer to represent the complete atmospheric state under certain flow conditions.</w:delText>
        </w:r>
      </w:del>
    </w:p>
    <w:p w14:paraId="78F36D64" w14:textId="442F7632"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w:t>
      </w:r>
      <w:ins w:id="159" w:author="win" w:date="2026-04-14T17:07:00Z">
        <w:r w:rsidR="00D24F8C" w:rsidRPr="00D24F8C">
          <w:rPr>
            <w:rFonts w:asciiTheme="minorHAnsi" w:hAnsiTheme="minorHAnsi" w:cstheme="minorHAnsi"/>
            <w:lang w:eastAsia="zh-CN"/>
          </w:rPr>
          <w:t>Under wake-influenced conditions, the 10-m level remains largely unaffected by wakes and serves as a key indicator of overall inflow profile intensity.</w:t>
        </w:r>
        <w:r w:rsidR="00D24F8C">
          <w:rPr>
            <w:rFonts w:asciiTheme="minorHAnsi" w:hAnsiTheme="minorHAnsi" w:cstheme="minorHAnsi"/>
            <w:lang w:eastAsia="zh-CN"/>
          </w:rPr>
          <w:t xml:space="preserve"> </w:t>
        </w:r>
      </w:ins>
      <w:del w:id="160" w:author="win" w:date="2026-04-14T17:07:00Z">
        <w:r w:rsidDel="00D24F8C">
          <w:rPr>
            <w:rFonts w:asciiTheme="minorHAnsi" w:hAnsiTheme="minorHAnsi" w:cstheme="minorHAnsi"/>
            <w:lang w:eastAsia="zh-CN"/>
          </w:rPr>
          <w:delText xml:space="preserve">Under wake-influenced conditions, </w:delText>
        </w:r>
        <w:r w:rsidR="00E032B2" w:rsidRPr="00E032B2" w:rsidDel="00D24F8C">
          <w:rPr>
            <w:rFonts w:asciiTheme="minorHAnsi" w:hAnsiTheme="minorHAnsi" w:cstheme="minorHAnsi"/>
            <w:lang w:eastAsia="zh-CN"/>
          </w:rPr>
          <w:delText>the 10-m level remains much less influenced by wake effects than the levels above, as it is positione</w:delText>
        </w:r>
        <w:r w:rsidR="00E032B2" w:rsidDel="00D24F8C">
          <w:rPr>
            <w:rFonts w:asciiTheme="minorHAnsi" w:hAnsiTheme="minorHAnsi" w:cstheme="minorHAnsi"/>
            <w:lang w:eastAsia="zh-CN"/>
          </w:rPr>
          <w:delText>d below the primary wake volume</w:delText>
        </w:r>
        <w:r w:rsidDel="00D24F8C">
          <w:rPr>
            <w:rFonts w:asciiTheme="minorHAnsi" w:hAnsiTheme="minorHAnsi" w:cstheme="minorHAnsi"/>
            <w:lang w:eastAsia="zh-CN"/>
          </w:rPr>
          <w:delText xml:space="preserve">. However, its effectiveness does not solely stem from this shielding; rather, the 10-m wind speed serves as a key quantity for characterizing the intensity of the entire inflow profile. </w:delText>
        </w:r>
      </w:del>
      <w:ins w:id="161" w:author="win" w:date="2026-04-15T08:41:00Z">
        <w:r w:rsidR="0038558D" w:rsidRPr="0038558D">
          <w:rPr>
            <w:rFonts w:asciiTheme="minorHAnsi" w:hAnsiTheme="minorHAnsi" w:cstheme="minorHAnsi"/>
            <w:lang w:eastAsia="zh-CN"/>
          </w:rPr>
          <w:t>Scale-resolved analysis reveals that wind speeds vary coherently across the vertical column at synoptic timescales over flat terrain.</w:t>
        </w:r>
        <w:r w:rsidR="0038558D">
          <w:rPr>
            <w:rFonts w:asciiTheme="minorHAnsi" w:hAnsiTheme="minorHAnsi" w:cstheme="minorHAnsi"/>
            <w:lang w:eastAsia="zh-CN"/>
          </w:rPr>
          <w:t xml:space="preserve"> </w:t>
        </w:r>
      </w:ins>
      <w:del w:id="162" w:author="win" w:date="2026-04-15T08:41:00Z">
        <w:r w:rsidDel="0038558D">
          <w:rPr>
            <w:rFonts w:asciiTheme="minorHAnsi" w:hAnsiTheme="minorHAnsi" w:cstheme="minorHAnsi"/>
            <w:lang w:eastAsia="zh-CN"/>
          </w:rPr>
          <w:delText xml:space="preserve">Scale-resolved analysis reveals that at the synoptic timescales governing power variability, wind speeds vary coherently across the vertical column over flat terrain. </w:delText>
        </w:r>
      </w:del>
      <w:ins w:id="163" w:author="win" w:date="2026-04-14T17:08:00Z">
        <w:r w:rsidR="00AF0877" w:rsidRPr="00AF0877">
          <w:rPr>
            <w:rFonts w:asciiTheme="minorHAnsi" w:hAnsiTheme="minorHAnsi" w:cstheme="minorHAnsi"/>
            <w:lang w:eastAsia="zh-CN"/>
          </w:rPr>
          <w:t>EOF analysis shows that a single mode captures over 93% of vertical variance, enabling 10-m wind to serve as a consistent scaling factor for inflow profile intensity.</w:t>
        </w:r>
      </w:ins>
      <w:del w:id="164" w:author="win" w:date="2026-04-14T17:08:00Z">
        <w:r w:rsidDel="00AF0877">
          <w:rPr>
            <w:rFonts w:asciiTheme="minorHAnsi" w:hAnsiTheme="minorHAnsi" w:cstheme="minorHAnsi"/>
            <w:lang w:eastAsia="zh-CN"/>
          </w:rPr>
          <w:delText>This vertical coupling, quantified through EOF analysis where a single mode captures over 93% of variance, enables 10-m wind speed to function as a consistent scaling factor for the energy state of the entire inflow profile.</w:delText>
        </w:r>
      </w:del>
      <w:r>
        <w:rPr>
          <w:rFonts w:asciiTheme="minorHAnsi" w:hAnsiTheme="minorHAnsi" w:cstheme="minorHAnsi"/>
          <w:lang w:eastAsia="zh-CN"/>
        </w:rPr>
        <w:t xml:space="preserve"> Through this mechanism, near-surface observations provide a reliable reference for the atmospheric state driving power potential, even when rotor-layer measurements are degraded by wake effects.</w:t>
      </w:r>
    </w:p>
    <w:p w14:paraId="405F2867" w14:textId="3AD4ADBA" w:rsidR="000A29B4" w:rsidRPr="002F1643" w:rsidRDefault="00CC04F6" w:rsidP="002F1643">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ins w:id="165" w:author="win" w:date="2026-04-14T17:10:00Z">
        <w:r w:rsidR="00AF0877" w:rsidRPr="00AF0877">
          <w:rPr>
            <w:rFonts w:asciiTheme="minorHAnsi" w:hAnsiTheme="minorHAnsi" w:cstheme="minorHAnsi"/>
            <w:lang w:eastAsia="zh-CN"/>
          </w:rPr>
          <w:t>These results indicate that input selection should follow governing atmospheric scales and flow regimes, not solely measurement height proximit</w:t>
        </w:r>
        <w:r w:rsidR="00AF0877">
          <w:rPr>
            <w:rFonts w:asciiTheme="minorHAnsi" w:hAnsiTheme="minorHAnsi" w:cstheme="minorHAnsi"/>
            <w:lang w:eastAsia="zh-CN"/>
          </w:rPr>
          <w:t>y to the rotor</w:t>
        </w:r>
      </w:ins>
      <w:del w:id="166" w:author="win" w:date="2026-04-14T17:10:00Z">
        <w:r w:rsidR="00AB6AF9" w:rsidRPr="00AB6AF9" w:rsidDel="00AF0877">
          <w:rPr>
            <w:rFonts w:asciiTheme="minorHAnsi" w:hAnsiTheme="minorHAnsi" w:cstheme="minorHAnsi"/>
            <w:lang w:eastAsia="zh-CN"/>
          </w:rPr>
          <w:delText>These results indicate that meteorological inputs should be selected according to the dominant atmospheric time scales and flow regimes governing power variability, rather than solely according to the proximity of the measurement height to the rotor-swept area</w:delText>
        </w:r>
      </w:del>
      <w:r w:rsidR="00AB6AF9" w:rsidRPr="00AB6AF9">
        <w:rPr>
          <w:rFonts w:asciiTheme="minorHAnsi" w:hAnsiTheme="minorHAnsi" w:cstheme="minorHAnsi"/>
          <w:lang w:eastAsia="zh-CN"/>
        </w:rPr>
        <w:t>.</w:t>
      </w:r>
      <w:r w:rsidR="00AB6AF9">
        <w:rPr>
          <w:rFonts w:asciiTheme="minorHAnsi" w:hAnsiTheme="minorHAnsi" w:cstheme="minorHAnsi"/>
          <w:lang w:eastAsia="zh-CN"/>
        </w:rPr>
        <w:t xml:space="preserve"> </w:t>
      </w:r>
      <w:ins w:id="167" w:author="win" w:date="2026-04-15T08:43:00Z">
        <w:r w:rsidR="00EE1177" w:rsidRPr="00EE1177">
          <w:rPr>
            <w:rFonts w:asciiTheme="minorHAnsi" w:hAnsiTheme="minorHAnsi" w:cstheme="minorHAnsi"/>
            <w:lang w:eastAsia="zh-CN"/>
          </w:rPr>
          <w:t>Exploiting vertical coupling between surface and rotor layers—drawing on widely available surface-layer observations—provides a physically grounded pathway for improving farm-scale NWP-driven wind power forecasting.</w:t>
        </w:r>
      </w:ins>
      <w:del w:id="168" w:author="win" w:date="2026-04-15T08:39:00Z">
        <w:r w:rsidR="0093274C" w:rsidDel="00E8067D">
          <w:rPr>
            <w:rFonts w:asciiTheme="minorHAnsi" w:hAnsiTheme="minorHAnsi" w:cstheme="minorHAnsi"/>
            <w:lang w:eastAsia="zh-CN"/>
          </w:rPr>
          <w:delText>Recognizing and exploiting vertical coupling between surface and rotor layers provides a physically grounded pathway for improving farm-scale NWP-driven wind power forecasting.</w:delText>
        </w:r>
      </w:del>
    </w:p>
    <w:p w14:paraId="1D9DCB57" w14:textId="3391DE53"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Open Research</w:t>
      </w:r>
    </w:p>
    <w:p w14:paraId="7CBEE654" w14:textId="6ABBDA68" w:rsidR="000A29B4" w:rsidRDefault="0093274C" w:rsidP="00BA2F28">
      <w:pPr>
        <w:shd w:val="clear" w:color="auto" w:fill="FFFFFF"/>
        <w:spacing w:before="120"/>
        <w:ind w:firstLine="720"/>
        <w:rPr>
          <w:rFonts w:asciiTheme="minorHAnsi" w:eastAsia="Times New Roman" w:hAnsiTheme="minorHAnsi" w:cstheme="minorHAnsi"/>
          <w:sz w:val="24"/>
          <w:szCs w:val="24"/>
          <w:lang w:eastAsia="zh-CN"/>
        </w:rPr>
      </w:pPr>
      <w:r w:rsidRPr="000F3E71">
        <w:rPr>
          <w:rFonts w:asciiTheme="minorHAnsi" w:eastAsia="Times New Roman" w:hAnsiTheme="minorHAnsi" w:cstheme="minorHAnsi"/>
          <w:color w:val="262626"/>
          <w:sz w:val="24"/>
          <w:szCs w:val="24"/>
        </w:rPr>
        <w:t>The</w:t>
      </w:r>
      <w:r w:rsidRPr="000F3E71">
        <w:rPr>
          <w:rFonts w:asciiTheme="minorHAnsi" w:eastAsia="Times New Roman" w:hAnsiTheme="minorHAnsi" w:cstheme="minorHAnsi"/>
          <w:sz w:val="24"/>
          <w:szCs w:val="24"/>
          <w:lang w:eastAsia="zh-CN"/>
        </w:rPr>
        <w:t xml:space="preserve"> observational wind speed and power data, together with the EC-WRF and GFS-WRF dynamical downscaling outputs used in this study, are archived at </w:t>
      </w:r>
      <w:proofErr w:type="spellStart"/>
      <w:r w:rsidRPr="000F3E71">
        <w:rPr>
          <w:rFonts w:asciiTheme="minorHAnsi" w:eastAsia="Times New Roman" w:hAnsiTheme="minorHAnsi" w:cstheme="minorHAnsi"/>
          <w:sz w:val="24"/>
          <w:szCs w:val="24"/>
          <w:lang w:eastAsia="zh-CN"/>
        </w:rPr>
        <w:t>Zenodo</w:t>
      </w:r>
      <w:proofErr w:type="spellEnd"/>
      <w:r w:rsidRPr="000F3E71">
        <w:rPr>
          <w:rFonts w:asciiTheme="minorHAnsi" w:eastAsia="Times New Roman" w:hAnsiTheme="minorHAnsi" w:cstheme="minorHAnsi"/>
          <w:sz w:val="24"/>
          <w:szCs w:val="24"/>
          <w:lang w:eastAsia="zh-CN"/>
        </w:rPr>
        <w:t xml:space="preserve"> (</w:t>
      </w:r>
      <w:hyperlink r:id="rId16" w:history="1">
        <w:r w:rsidRPr="000F3E71">
          <w:rPr>
            <w:rStyle w:val="af3"/>
            <w:rFonts w:asciiTheme="minorHAnsi" w:eastAsia="Times New Roman" w:hAnsiTheme="minorHAnsi" w:cstheme="minorHAnsi"/>
            <w:sz w:val="24"/>
            <w:szCs w:val="24"/>
            <w:lang w:eastAsia="zh-CN"/>
          </w:rPr>
          <w:t>https://doi.org/10.5281/zenodo.18671960</w:t>
        </w:r>
      </w:hyperlink>
      <w:r w:rsidRPr="000F3E71">
        <w:rPr>
          <w:rFonts w:asciiTheme="minorHAnsi" w:eastAsia="Times New Roman" w:hAnsiTheme="minorHAnsi" w:cstheme="minorHAnsi"/>
          <w:sz w:val="24"/>
          <w:szCs w:val="24"/>
          <w:lang w:eastAsia="zh-CN"/>
        </w:rPr>
        <w:t>). The analysis and visualization code is publicly available at GitHub (</w:t>
      </w:r>
      <w:hyperlink r:id="rId17" w:history="1">
        <w:r w:rsidRPr="000F3E71">
          <w:rPr>
            <w:rStyle w:val="af3"/>
            <w:rFonts w:asciiTheme="minorHAnsi" w:eastAsia="Times New Roman" w:hAnsiTheme="minorHAnsi" w:cstheme="minorHAnsi"/>
            <w:sz w:val="24"/>
            <w:szCs w:val="24"/>
            <w:lang w:eastAsia="zh-CN"/>
          </w:rPr>
          <w:t>https://github.com/Xiax24/ExtendedProfile-WindPower-Forecasting</w:t>
        </w:r>
      </w:hyperlink>
      <w:r w:rsidRPr="000F3E71">
        <w:rPr>
          <w:rFonts w:asciiTheme="minorHAnsi" w:eastAsia="Times New Roman" w:hAnsiTheme="minorHAnsi" w:cstheme="minorHAnsi"/>
          <w:sz w:val="24"/>
          <w:szCs w:val="24"/>
          <w:lang w:eastAsia="zh-CN"/>
        </w:rPr>
        <w:t xml:space="preserve">). ECMWF IFS HRES forecasts are publicly available from </w:t>
      </w:r>
      <w:hyperlink r:id="rId18" w:history="1">
        <w:r w:rsidRPr="000F3E71">
          <w:rPr>
            <w:rStyle w:val="af3"/>
            <w:rFonts w:asciiTheme="minorHAnsi" w:eastAsia="Times New Roman" w:hAnsiTheme="minorHAnsi" w:cstheme="minorHAnsi"/>
            <w:sz w:val="24"/>
            <w:szCs w:val="24"/>
            <w:lang w:eastAsia="zh-CN"/>
          </w:rPr>
          <w:t>https://www.ecmwf.int/en/forecasts/datasets/set-i</w:t>
        </w:r>
      </w:hyperlink>
      <w:r w:rsidRPr="000F3E71">
        <w:rPr>
          <w:rFonts w:asciiTheme="minorHAnsi" w:eastAsia="Times New Roman" w:hAnsiTheme="minorHAnsi" w:cstheme="minorHAnsi"/>
          <w:sz w:val="24"/>
          <w:szCs w:val="24"/>
          <w:lang w:eastAsia="zh-CN"/>
        </w:rPr>
        <w:t xml:space="preserve">. NCEP GFS forecasts are publicly accessible from </w:t>
      </w:r>
      <w:hyperlink r:id="rId19" w:history="1">
        <w:r w:rsidRPr="000F3E71">
          <w:rPr>
            <w:rStyle w:val="af3"/>
            <w:rFonts w:asciiTheme="minorHAnsi" w:eastAsia="Times New Roman" w:hAnsiTheme="minorHAnsi" w:cstheme="minorHAnsi"/>
            <w:sz w:val="24"/>
            <w:szCs w:val="24"/>
            <w:lang w:eastAsia="zh-CN"/>
          </w:rPr>
          <w:t>https://www.ncei.noaa.gov/products/weather-climate-models/global-forecast</w:t>
        </w:r>
      </w:hyperlink>
      <w:r w:rsidRPr="000F3E71">
        <w:rPr>
          <w:rFonts w:asciiTheme="minorHAnsi" w:eastAsia="Times New Roman" w:hAnsiTheme="minorHAnsi" w:cstheme="minorHAnsi"/>
          <w:sz w:val="24"/>
          <w:szCs w:val="24"/>
          <w:lang w:eastAsia="zh-CN"/>
        </w:rPr>
        <w:t xml:space="preserve">. The WRF model version 4.2 is openly accessible from </w:t>
      </w:r>
      <w:hyperlink r:id="rId20" w:history="1">
        <w:r w:rsidRPr="000F3E71">
          <w:rPr>
            <w:rStyle w:val="af3"/>
            <w:rFonts w:asciiTheme="minorHAnsi" w:eastAsia="Times New Roman" w:hAnsiTheme="minorHAnsi" w:cstheme="minorHAnsi"/>
            <w:sz w:val="24"/>
            <w:szCs w:val="24"/>
            <w:lang w:eastAsia="zh-CN"/>
          </w:rPr>
          <w:t>https://www2.mmm.ucar.edu/wrf/users/download/get_source.html</w:t>
        </w:r>
      </w:hyperlink>
      <w:r w:rsidRPr="000F3E71">
        <w:rPr>
          <w:rFonts w:asciiTheme="minorHAnsi" w:eastAsia="Times New Roman" w:hAnsiTheme="minorHAnsi" w:cstheme="minorHAnsi"/>
          <w:sz w:val="24"/>
          <w:szCs w:val="24"/>
          <w:lang w:eastAsia="zh-CN"/>
        </w:rPr>
        <w:t xml:space="preserve">. The </w:t>
      </w:r>
      <w:proofErr w:type="spellStart"/>
      <w:r w:rsidRPr="000F3E71">
        <w:rPr>
          <w:rFonts w:asciiTheme="minorHAnsi" w:eastAsia="Times New Roman" w:hAnsiTheme="minorHAnsi" w:cstheme="minorHAnsi"/>
          <w:sz w:val="24"/>
          <w:szCs w:val="24"/>
          <w:lang w:eastAsia="zh-CN"/>
        </w:rPr>
        <w:t>LightGBM</w:t>
      </w:r>
      <w:proofErr w:type="spellEnd"/>
      <w:r w:rsidRPr="000F3E71">
        <w:rPr>
          <w:rFonts w:asciiTheme="minorHAnsi" w:eastAsia="Times New Roman" w:hAnsiTheme="minorHAnsi" w:cstheme="minorHAnsi"/>
          <w:sz w:val="24"/>
          <w:szCs w:val="24"/>
          <w:lang w:eastAsia="zh-CN"/>
        </w:rPr>
        <w:t xml:space="preserve"> package used for machine learning experiments is available from </w:t>
      </w:r>
      <w:hyperlink r:id="rId21" w:history="1">
        <w:r w:rsidRPr="000F3E71">
          <w:rPr>
            <w:rStyle w:val="af3"/>
            <w:rFonts w:asciiTheme="minorHAnsi" w:eastAsia="Times New Roman" w:hAnsiTheme="minorHAnsi" w:cstheme="minorHAnsi"/>
            <w:sz w:val="24"/>
            <w:szCs w:val="24"/>
            <w:lang w:eastAsia="zh-CN"/>
          </w:rPr>
          <w:t>https://github.com/microsoft/LightGBM</w:t>
        </w:r>
      </w:hyperlink>
      <w:r w:rsidRPr="000F3E71">
        <w:rPr>
          <w:rFonts w:asciiTheme="minorHAnsi" w:eastAsia="Times New Roman" w:hAnsiTheme="minorHAnsi" w:cstheme="minorHAnsi"/>
          <w:sz w:val="24"/>
          <w:szCs w:val="24"/>
          <w:lang w:eastAsia="zh-CN"/>
        </w:rPr>
        <w:t>.</w:t>
      </w:r>
    </w:p>
    <w:p w14:paraId="429721DF"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Conflict of Interest Disclosure</w:t>
      </w:r>
    </w:p>
    <w:p w14:paraId="5373615E" w14:textId="76D4AF21" w:rsidR="000A29B4" w:rsidRDefault="0093274C" w:rsidP="00BA2F28">
      <w:pPr>
        <w:pStyle w:val="Text"/>
        <w:rPr>
          <w:rFonts w:asciiTheme="minorHAnsi" w:hAnsiTheme="minorHAnsi" w:cstheme="minorHAnsi"/>
          <w:lang w:eastAsia="zh-CN"/>
        </w:rPr>
      </w:pPr>
      <w:r w:rsidRPr="000F3E71">
        <w:rPr>
          <w:rFonts w:asciiTheme="minorHAnsi" w:hAnsiTheme="minorHAnsi" w:cstheme="minorHAnsi"/>
          <w:lang w:eastAsia="zh-CN"/>
        </w:rPr>
        <w:t>The authors declare there are no conflicts of interest for this manuscript.</w:t>
      </w:r>
    </w:p>
    <w:p w14:paraId="56329083" w14:textId="57971222" w:rsidR="0095183A" w:rsidRDefault="0095183A" w:rsidP="0095183A">
      <w:pPr>
        <w:pStyle w:val="Heading-Main"/>
        <w:rPr>
          <w:rFonts w:asciiTheme="minorHAnsi" w:hAnsiTheme="minorHAnsi" w:cstheme="minorHAnsi"/>
          <w:lang w:eastAsia="zh-CN"/>
        </w:rPr>
      </w:pPr>
      <w:r>
        <w:rPr>
          <w:rFonts w:asciiTheme="minorHAnsi" w:hAnsiTheme="minorHAnsi" w:cstheme="minorHAnsi" w:hint="eastAsia"/>
          <w:lang w:eastAsia="zh-CN"/>
        </w:rPr>
        <w:lastRenderedPageBreak/>
        <w:t>Au</w:t>
      </w:r>
      <w:r>
        <w:rPr>
          <w:rFonts w:asciiTheme="minorHAnsi" w:hAnsiTheme="minorHAnsi" w:cstheme="minorHAnsi"/>
          <w:lang w:eastAsia="zh-CN"/>
        </w:rPr>
        <w:t>thor contribution</w:t>
      </w:r>
    </w:p>
    <w:p w14:paraId="265F5C40" w14:textId="63AEDC7A" w:rsidR="0095183A" w:rsidRPr="00BA2F28" w:rsidRDefault="005D6F00" w:rsidP="005D6F00">
      <w:pPr>
        <w:pStyle w:val="Text"/>
        <w:rPr>
          <w:rFonts w:asciiTheme="minorHAnsi" w:hAnsiTheme="minorHAnsi" w:cstheme="minorHAnsi"/>
          <w:lang w:eastAsia="zh-CN"/>
        </w:rPr>
      </w:pPr>
      <w:r w:rsidRPr="005D6F00">
        <w:rPr>
          <w:rFonts w:asciiTheme="minorHAnsi" w:hAnsiTheme="minorHAnsi" w:cstheme="minorHAnsi"/>
          <w:b/>
          <w:bCs/>
          <w:lang w:eastAsia="zh-CN"/>
        </w:rPr>
        <w:t>Xin Xia:</w:t>
      </w:r>
      <w:r w:rsidRPr="005D6F00">
        <w:rPr>
          <w:rFonts w:asciiTheme="minorHAnsi" w:hAnsiTheme="minorHAnsi" w:cstheme="minorHAnsi"/>
          <w:lang w:eastAsia="zh-CN"/>
        </w:rPr>
        <w:t xml:space="preserve"> Writing – original draft, Writing – review &amp; editing, Conceptualization, Data curation, Formal analysis, Methodology, Visualization. </w:t>
      </w:r>
      <w:r w:rsidRPr="00C70851">
        <w:rPr>
          <w:rFonts w:asciiTheme="minorHAnsi" w:hAnsiTheme="minorHAnsi" w:cstheme="minorHAnsi"/>
          <w:b/>
          <w:bCs/>
          <w:lang w:eastAsia="zh-CN"/>
        </w:rPr>
        <w:t xml:space="preserve">Yong Luo: </w:t>
      </w:r>
      <w:r w:rsidRPr="005D6F00">
        <w:rPr>
          <w:rFonts w:asciiTheme="minorHAnsi" w:hAnsiTheme="minorHAnsi" w:cstheme="minorHAnsi"/>
          <w:lang w:eastAsia="zh-CN"/>
        </w:rPr>
        <w:t xml:space="preserve">Writing – review &amp; editing, Data curation, Resources, Validation, Supervision. </w:t>
      </w:r>
      <w:r w:rsidRPr="005D6F00">
        <w:rPr>
          <w:rFonts w:asciiTheme="minorHAnsi" w:hAnsiTheme="minorHAnsi" w:cstheme="minorHAnsi"/>
          <w:b/>
          <w:bCs/>
          <w:lang w:eastAsia="zh-CN"/>
        </w:rPr>
        <w:t>Rui Chang:</w:t>
      </w:r>
      <w:r w:rsidRPr="005D6F00">
        <w:rPr>
          <w:rFonts w:asciiTheme="minorHAnsi" w:hAnsiTheme="minorHAnsi" w:cstheme="minorHAnsi"/>
          <w:lang w:eastAsia="zh-CN"/>
        </w:rPr>
        <w:t xml:space="preserve"> Validation, Data Curation. </w:t>
      </w:r>
      <w:r w:rsidRPr="005D6F00">
        <w:rPr>
          <w:rFonts w:asciiTheme="minorHAnsi" w:hAnsiTheme="minorHAnsi" w:cstheme="minorHAnsi"/>
          <w:b/>
          <w:bCs/>
          <w:lang w:eastAsia="zh-CN"/>
        </w:rPr>
        <w:t xml:space="preserve">Martin </w:t>
      </w:r>
      <w:proofErr w:type="spellStart"/>
      <w:r w:rsidRPr="005D6F00">
        <w:rPr>
          <w:rFonts w:asciiTheme="minorHAnsi" w:hAnsiTheme="minorHAnsi" w:cstheme="minorHAnsi"/>
          <w:b/>
          <w:bCs/>
          <w:lang w:eastAsia="zh-CN"/>
        </w:rPr>
        <w:t>Dörenkämper</w:t>
      </w:r>
      <w:proofErr w:type="spellEnd"/>
      <w:r w:rsidRPr="005D6F00">
        <w:rPr>
          <w:rFonts w:asciiTheme="minorHAnsi" w:hAnsiTheme="minorHAnsi" w:cstheme="minorHAnsi"/>
          <w:b/>
          <w:bCs/>
          <w:lang w:eastAsia="zh-CN"/>
        </w:rPr>
        <w:t>:</w:t>
      </w:r>
      <w:r w:rsidRPr="005D6F00">
        <w:rPr>
          <w:rFonts w:asciiTheme="minorHAnsi" w:hAnsiTheme="minorHAnsi" w:cstheme="minorHAnsi"/>
          <w:lang w:eastAsia="zh-CN"/>
        </w:rPr>
        <w:t xml:space="preserve"> Writing – review &amp; editing, Validation. </w:t>
      </w:r>
      <w:r w:rsidRPr="005D6F00">
        <w:rPr>
          <w:rFonts w:asciiTheme="minorHAnsi" w:hAnsiTheme="minorHAnsi" w:cstheme="minorHAnsi"/>
          <w:b/>
          <w:bCs/>
          <w:lang w:eastAsia="zh-CN"/>
        </w:rPr>
        <w:t>Rong Zhu:</w:t>
      </w:r>
      <w:r w:rsidRPr="005D6F00">
        <w:rPr>
          <w:rFonts w:asciiTheme="minorHAnsi" w:hAnsiTheme="minorHAnsi" w:cstheme="minorHAnsi"/>
          <w:lang w:eastAsia="zh-CN"/>
        </w:rPr>
        <w:t xml:space="preserve"> Conceptualization, Validation. </w:t>
      </w:r>
      <w:r w:rsidRPr="005D6F00">
        <w:rPr>
          <w:rFonts w:asciiTheme="minorHAnsi" w:hAnsiTheme="minorHAnsi" w:cstheme="minorHAnsi"/>
          <w:b/>
          <w:bCs/>
          <w:lang w:eastAsia="zh-CN"/>
        </w:rPr>
        <w:t>Kun Yang:</w:t>
      </w:r>
      <w:r w:rsidRPr="005D6F00">
        <w:rPr>
          <w:rFonts w:asciiTheme="minorHAnsi" w:hAnsiTheme="minorHAnsi" w:cstheme="minorHAnsi"/>
          <w:lang w:eastAsia="zh-CN"/>
        </w:rPr>
        <w:t xml:space="preserve"> Writing – review &amp; editing, Validation. </w:t>
      </w:r>
      <w:proofErr w:type="spellStart"/>
      <w:r w:rsidRPr="005D6F00">
        <w:rPr>
          <w:rFonts w:asciiTheme="minorHAnsi" w:hAnsiTheme="minorHAnsi" w:cstheme="minorHAnsi"/>
          <w:b/>
          <w:bCs/>
          <w:lang w:eastAsia="zh-CN"/>
        </w:rPr>
        <w:t>Peidu</w:t>
      </w:r>
      <w:proofErr w:type="spellEnd"/>
      <w:r w:rsidRPr="005D6F00">
        <w:rPr>
          <w:rFonts w:asciiTheme="minorHAnsi" w:hAnsiTheme="minorHAnsi" w:cstheme="minorHAnsi"/>
          <w:b/>
          <w:bCs/>
          <w:lang w:eastAsia="zh-CN"/>
        </w:rPr>
        <w:t xml:space="preserve"> Li:</w:t>
      </w:r>
      <w:r w:rsidRPr="005D6F00">
        <w:rPr>
          <w:rFonts w:asciiTheme="minorHAnsi" w:hAnsiTheme="minorHAnsi" w:cstheme="minorHAnsi"/>
          <w:lang w:eastAsia="zh-CN"/>
        </w:rPr>
        <w:t xml:space="preserve"> Software, Visualization.</w:t>
      </w:r>
      <w:r w:rsidR="00B31A30" w:rsidRPr="00B31A30">
        <w:rPr>
          <w:rFonts w:asciiTheme="minorHAnsi" w:hAnsiTheme="minorHAnsi" w:cstheme="minorHAnsi"/>
          <w:b/>
          <w:bCs/>
          <w:lang w:eastAsia="zh-CN"/>
        </w:rPr>
        <w:t xml:space="preserve"> </w:t>
      </w:r>
      <w:r w:rsidR="00B31A30">
        <w:rPr>
          <w:rFonts w:asciiTheme="minorHAnsi" w:hAnsiTheme="minorHAnsi" w:cstheme="minorHAnsi"/>
          <w:b/>
          <w:bCs/>
          <w:lang w:eastAsia="zh-CN"/>
        </w:rPr>
        <w:t>Xiaoli Zhang</w:t>
      </w:r>
      <w:r w:rsidR="00B31A30" w:rsidRPr="005D6F00">
        <w:rPr>
          <w:rFonts w:asciiTheme="minorHAnsi" w:hAnsiTheme="minorHAnsi" w:cstheme="minorHAnsi"/>
          <w:b/>
          <w:bCs/>
          <w:lang w:eastAsia="zh-CN"/>
        </w:rPr>
        <w:t>:</w:t>
      </w:r>
      <w:r w:rsidR="00B31A30" w:rsidRPr="005D6F00">
        <w:rPr>
          <w:rFonts w:asciiTheme="minorHAnsi" w:hAnsiTheme="minorHAnsi" w:cstheme="minorHAnsi"/>
          <w:lang w:eastAsia="zh-CN"/>
        </w:rPr>
        <w:t xml:space="preserve"> Validation.</w:t>
      </w:r>
    </w:p>
    <w:p w14:paraId="0C6B3562"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lastRenderedPageBreak/>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 xml:space="preserve">2011 IEEE International </w:t>
      </w:r>
      <w:r>
        <w:rPr>
          <w:rFonts w:ascii="Calibri" w:hAnsi="Calibri" w:cs="Calibri"/>
          <w:i/>
          <w:iCs/>
          <w:sz w:val="24"/>
        </w:rPr>
        <w:lastRenderedPageBreak/>
        <w:t>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CDFEE20" w14:textId="77696200" w:rsidR="002905E3" w:rsidRDefault="0093274C" w:rsidP="003B5D38">
      <w:pPr>
        <w:pStyle w:val="11"/>
        <w:ind w:left="0" w:firstLine="0"/>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r w:rsidR="002905E3">
        <w:rPr>
          <w:rFonts w:asciiTheme="minorHAnsi" w:eastAsia="Times New Roman" w:hAnsiTheme="minorHAnsi" w:cstheme="minorHAnsi"/>
          <w:color w:val="262626"/>
          <w:sz w:val="24"/>
          <w:szCs w:val="24"/>
        </w:rPr>
        <w:br w:type="page"/>
      </w:r>
    </w:p>
    <w:p w14:paraId="7BAF4347" w14:textId="74826FAE" w:rsidR="000003AF" w:rsidRPr="000003AF" w:rsidDel="00F133FD" w:rsidRDefault="000003AF" w:rsidP="000003AF">
      <w:pPr>
        <w:widowControl w:val="0"/>
        <w:spacing w:after="160" w:line="278" w:lineRule="auto"/>
        <w:jc w:val="center"/>
        <w:rPr>
          <w:del w:id="169" w:author="win" w:date="2026-04-14T16:36:00Z"/>
          <w:rFonts w:ascii="等线" w:eastAsia="等线" w:hAnsi="等线"/>
          <w:kern w:val="2"/>
          <w:sz w:val="22"/>
          <w:szCs w:val="24"/>
          <w:lang w:eastAsia="zh-CN"/>
          <w14:ligatures w14:val="standardContextual"/>
        </w:rPr>
      </w:pPr>
      <w:del w:id="170" w:author="win" w:date="2026-04-14T16:36:00Z">
        <w:r w:rsidRPr="000003AF" w:rsidDel="00F133FD">
          <w:rPr>
            <w:rFonts w:ascii="等线" w:eastAsia="等线" w:hAnsi="等线"/>
            <w:noProof/>
            <w:kern w:val="2"/>
            <w:sz w:val="22"/>
            <w:szCs w:val="24"/>
            <w:lang w:eastAsia="zh-CN"/>
            <w14:ligatures w14:val="standardContextual"/>
          </w:rPr>
          <w:lastRenderedPageBreak/>
          <w:drawing>
            <wp:inline distT="0" distB="0" distL="0" distR="0" wp14:anchorId="45D8DEF5" wp14:editId="2BEE40F6">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22"/>
                      <a:stretch>
                        <a:fillRect/>
                      </a:stretch>
                    </pic:blipFill>
                    <pic:spPr>
                      <a:xfrm>
                        <a:off x="0" y="0"/>
                        <a:ext cx="5274310" cy="4166235"/>
                      </a:xfrm>
                      <a:prstGeom prst="rect">
                        <a:avLst/>
                      </a:prstGeom>
                    </pic:spPr>
                  </pic:pic>
                </a:graphicData>
              </a:graphic>
            </wp:inline>
          </w:drawing>
        </w:r>
      </w:del>
    </w:p>
    <w:p w14:paraId="0DB4F647" w14:textId="0BFAB267" w:rsidR="000003AF" w:rsidRPr="000003AF" w:rsidDel="00F133FD" w:rsidRDefault="000003AF" w:rsidP="000003AF">
      <w:pPr>
        <w:keepNext/>
        <w:spacing w:before="240" w:after="60"/>
        <w:outlineLvl w:val="0"/>
        <w:rPr>
          <w:del w:id="171" w:author="win" w:date="2026-04-14T16:36:00Z"/>
          <w:rFonts w:ascii="Myriad Pro" w:eastAsia="宋体" w:hAnsi="Myriad Pro" w:cs="等线"/>
          <w:kern w:val="32"/>
          <w:sz w:val="22"/>
          <w:szCs w:val="22"/>
          <w:lang w:eastAsia="zh-CN"/>
        </w:rPr>
      </w:pPr>
      <w:del w:id="172" w:author="win" w:date="2026-04-14T16:36:00Z">
        <w:r w:rsidRPr="000003AF" w:rsidDel="00F133FD">
          <w:rPr>
            <w:rFonts w:ascii="Calibri" w:eastAsia="Times New Roman" w:hAnsi="Calibri" w:cs="Calibri"/>
            <w:b/>
            <w:bCs/>
            <w:kern w:val="28"/>
            <w:sz w:val="24"/>
            <w:szCs w:val="24"/>
          </w:rPr>
          <w:delText>Figure 1.</w:delText>
        </w:r>
        <w:r w:rsidRPr="000003AF" w:rsidDel="00F133FD">
          <w:rPr>
            <w:rFonts w:ascii="Myriad Pro" w:eastAsia="宋体" w:hAnsi="Myriad Pro"/>
            <w:b/>
            <w:bCs/>
            <w:kern w:val="32"/>
            <w:sz w:val="22"/>
            <w:szCs w:val="22"/>
          </w:rPr>
          <w:delText xml:space="preserve"> </w:delText>
        </w:r>
        <w:r w:rsidRPr="000003AF" w:rsidDel="00F133FD">
          <w:rPr>
            <w:rFonts w:ascii="Calibri" w:eastAsia="Times New Roman" w:hAnsi="Calibri" w:cs="Calibri"/>
            <w:kern w:val="28"/>
            <w:sz w:val="24"/>
            <w:szCs w:val="24"/>
            <w:lang w:eastAsia="zh-CN"/>
          </w:rPr>
          <w:delTex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delText>
        </w:r>
      </w:del>
    </w:p>
    <w:p w14:paraId="7258C274" w14:textId="6CFB329F" w:rsidR="000003AF" w:rsidRPr="000003AF" w:rsidDel="00F133FD" w:rsidRDefault="000003AF" w:rsidP="000003AF">
      <w:pPr>
        <w:spacing w:after="160" w:line="278" w:lineRule="auto"/>
        <w:rPr>
          <w:del w:id="173" w:author="win" w:date="2026-04-14T16:36:00Z"/>
          <w:rFonts w:ascii="等线" w:eastAsia="等线" w:hAnsi="等线"/>
          <w:kern w:val="2"/>
          <w:sz w:val="22"/>
          <w:szCs w:val="24"/>
          <w:lang w:eastAsia="zh-CN"/>
          <w14:ligatures w14:val="standardContextual"/>
        </w:rPr>
      </w:pPr>
      <w:del w:id="174" w:author="win" w:date="2026-04-14T16:36:00Z">
        <w:r w:rsidRPr="000003AF" w:rsidDel="00F133FD">
          <w:rPr>
            <w:rFonts w:ascii="等线" w:eastAsia="等线" w:hAnsi="等线"/>
            <w:kern w:val="2"/>
            <w:sz w:val="22"/>
            <w:szCs w:val="24"/>
            <w:lang w:eastAsia="zh-CN"/>
            <w14:ligatures w14:val="standardContextual"/>
          </w:rPr>
          <w:br w:type="page"/>
        </w:r>
      </w:del>
    </w:p>
    <w:p w14:paraId="5228D2FA"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14:ligatures w14:val="standardContextual"/>
        </w:rPr>
        <w:drawing>
          <wp:inline distT="0" distB="0" distL="0" distR="0" wp14:anchorId="6E3EDCAE" wp14:editId="7CA4EBB4">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03329DCF" w14:textId="131A834F"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75" w:author="win" w:date="2026-04-14T16:36:00Z">
        <w:r w:rsidR="00F133FD">
          <w:rPr>
            <w:rFonts w:ascii="Calibri" w:eastAsia="Times New Roman" w:hAnsi="Calibri" w:cs="Calibri"/>
            <w:b/>
            <w:bCs/>
            <w:kern w:val="28"/>
            <w:sz w:val="24"/>
            <w:szCs w:val="24"/>
          </w:rPr>
          <w:t>1</w:t>
        </w:r>
      </w:ins>
      <w:del w:id="176" w:author="win" w:date="2026-04-14T16:36:00Z">
        <w:r w:rsidRPr="000003AF" w:rsidDel="00F133FD">
          <w:rPr>
            <w:rFonts w:ascii="Calibri" w:eastAsia="Times New Roman" w:hAnsi="Calibri" w:cs="Calibri"/>
            <w:b/>
            <w:bCs/>
            <w:kern w:val="28"/>
            <w:sz w:val="24"/>
            <w:szCs w:val="24"/>
          </w:rPr>
          <w:delText>2</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Regime-dependent vertical structure of wind speed and correlation with power production. A: Wind rose at 70-m hub height. The meteorological mast location 586 m west of the first turbine column (33 turbines) enables categorization into westerly free-stream and easterly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sectors. B: Vertical profiles of Spearman correlation between height-specific wind speed and total power output for aggregate dataset (black), free-stream sector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 (blue). C: Mean vertical wind speed profile for the entire observation period with background thin lines representing individual instantaneous profiles and gray shading representing one standard deviation (±1σ). D: Comparison of mean vertical wind speed profiles between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regimes with background thin lines showing individual profiles for each regime. Shaded areas denote one standard deviation (±1σ).</w:t>
      </w:r>
    </w:p>
    <w:p w14:paraId="47DCD1A2"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7D631FF9"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14:ligatures w14:val="standardContextual"/>
        </w:rPr>
        <w:lastRenderedPageBreak/>
        <w:drawing>
          <wp:inline distT="0" distB="0" distL="0" distR="0" wp14:anchorId="5DF35931" wp14:editId="5BB18FEE">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5ECE886B" w14:textId="043129D4"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77" w:author="win" w:date="2026-04-14T16:36:00Z">
        <w:r w:rsidR="00F133FD">
          <w:rPr>
            <w:rFonts w:ascii="Calibri" w:eastAsia="Times New Roman" w:hAnsi="Calibri" w:cs="Calibri"/>
            <w:b/>
            <w:bCs/>
            <w:kern w:val="28"/>
            <w:sz w:val="24"/>
            <w:szCs w:val="24"/>
          </w:rPr>
          <w:t>2</w:t>
        </w:r>
      </w:ins>
      <w:del w:id="178" w:author="win" w:date="2026-04-14T16:36:00Z">
        <w:r w:rsidRPr="000003AF" w:rsidDel="00F133FD">
          <w:rPr>
            <w:rFonts w:ascii="Calibri" w:eastAsia="Times New Roman" w:hAnsi="Calibri" w:cs="Calibri"/>
            <w:b/>
            <w:bCs/>
            <w:kern w:val="28"/>
            <w:sz w:val="24"/>
            <w:szCs w:val="24"/>
          </w:rPr>
          <w:delText>3</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Scale-resolved variance distribution, vertical coherence, and linear relationship between surface wind and vertical profile energy state. A: Scale-resolved variance contribution of wind speed at 10 m (gray) and 70 m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 Vertical dashed lines indicate temporal periods of 1h, 6h, 12h, 1d, and 1w. B: Scale-dependent vertical coherence and correlation with power output. Top panel shows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correlation coefficient between wind speeds at different height pairs (10-70 m, 30-70 m) as a function of time scale. Bottom panels show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sidRPr="000003AF">
        <w:rPr>
          <w:rFonts w:ascii="Calibri" w:eastAsia="宋体" w:hAnsi="Calibri" w:cs="Calibri" w:hint="eastAsia"/>
          <w:kern w:val="28"/>
          <w:sz w:val="24"/>
          <w:szCs w:val="24"/>
          <w:lang w:eastAsia="zh-CN"/>
        </w:rPr>
        <w:t xml:space="preserve">(EV) </w:t>
      </w:r>
      <w:r w:rsidRPr="000003AF">
        <w:rPr>
          <w:rFonts w:ascii="Calibri" w:eastAsia="Times New Roman" w:hAnsi="Calibri" w:cs="Calibri"/>
          <w:kern w:val="28"/>
          <w:sz w:val="24"/>
          <w:szCs w:val="24"/>
          <w:lang w:eastAsia="zh-CN"/>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w:t>
      </w:r>
    </w:p>
    <w:p w14:paraId="34545F8B"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23E215D7"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rPr>
        <w:lastRenderedPageBreak/>
        <w:drawing>
          <wp:inline distT="0" distB="0" distL="0" distR="0" wp14:anchorId="45EB8337" wp14:editId="7715A214">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25"/>
                    <a:stretch>
                      <a:fillRect/>
                    </a:stretch>
                  </pic:blipFill>
                  <pic:spPr>
                    <a:xfrm>
                      <a:off x="0" y="0"/>
                      <a:ext cx="4762553" cy="5688000"/>
                    </a:xfrm>
                    <a:prstGeom prst="rect">
                      <a:avLst/>
                    </a:prstGeom>
                  </pic:spPr>
                </pic:pic>
              </a:graphicData>
            </a:graphic>
          </wp:inline>
        </w:drawing>
      </w:r>
    </w:p>
    <w:p w14:paraId="336C9161" w14:textId="5EDE1443"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79" w:author="win" w:date="2026-04-14T16:36:00Z">
        <w:r w:rsidR="00F133FD">
          <w:rPr>
            <w:rFonts w:ascii="Calibri" w:eastAsia="Times New Roman" w:hAnsi="Calibri" w:cs="Calibri"/>
            <w:b/>
            <w:bCs/>
            <w:kern w:val="28"/>
            <w:sz w:val="24"/>
            <w:szCs w:val="24"/>
          </w:rPr>
          <w:t>3</w:t>
        </w:r>
      </w:ins>
      <w:del w:id="180" w:author="win" w:date="2026-04-14T16:36:00Z">
        <w:r w:rsidRPr="000003AF" w:rsidDel="00F133FD">
          <w:rPr>
            <w:rFonts w:ascii="Calibri" w:eastAsia="Times New Roman" w:hAnsi="Calibri" w:cs="Calibri"/>
            <w:b/>
            <w:bCs/>
            <w:kern w:val="28"/>
            <w:sz w:val="24"/>
            <w:szCs w:val="24"/>
          </w:rPr>
          <w:delText>4</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 xml:space="preserve">Comparative performance and feature importance analysis of power reconstruction frameworks. A: Density scatter plots comparing observed power with power reconstructed by </w:t>
      </w:r>
      <w:proofErr w:type="spellStart"/>
      <w:r w:rsidRPr="000003AF">
        <w:rPr>
          <w:rFonts w:ascii="Calibri" w:eastAsia="Times New Roman" w:hAnsi="Calibri" w:cs="Calibri"/>
          <w:kern w:val="28"/>
          <w:sz w:val="24"/>
          <w:szCs w:val="24"/>
          <w:lang w:eastAsia="zh-CN"/>
        </w:rPr>
        <w:t>LightGBM</w:t>
      </w:r>
      <w:proofErr w:type="spellEnd"/>
      <w:r w:rsidRPr="000003AF">
        <w:rPr>
          <w:rFonts w:ascii="Calibri" w:eastAsia="Times New Roman" w:hAnsi="Calibri" w:cs="Calibri"/>
          <w:kern w:val="28"/>
          <w:sz w:val="24"/>
          <w:szCs w:val="24"/>
          <w:lang w:eastAsia="zh-CN"/>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regimes. Features are ranked by mean absolute SHAP value representing relative importance. Each point represents an individual sample with color indicating feature value magnitude and horizontal position showing impact on power prediction.</w:t>
      </w:r>
    </w:p>
    <w:p w14:paraId="6711F986"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379E67DE"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rPr>
        <w:lastRenderedPageBreak/>
        <w:drawing>
          <wp:inline distT="0" distB="0" distL="0" distR="0" wp14:anchorId="13F7D5F3" wp14:editId="25D78859">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26"/>
                    <a:stretch>
                      <a:fillRect/>
                    </a:stretch>
                  </pic:blipFill>
                  <pic:spPr>
                    <a:xfrm>
                      <a:off x="0" y="0"/>
                      <a:ext cx="4339990" cy="6696000"/>
                    </a:xfrm>
                    <a:prstGeom prst="rect">
                      <a:avLst/>
                    </a:prstGeom>
                  </pic:spPr>
                </pic:pic>
              </a:graphicData>
            </a:graphic>
          </wp:inline>
        </w:drawing>
      </w:r>
    </w:p>
    <w:p w14:paraId="53036F7D" w14:textId="4EF8F7D9" w:rsidR="000003AF" w:rsidRPr="000003AF" w:rsidRDefault="000003AF" w:rsidP="000003AF">
      <w:pPr>
        <w:keepNext/>
        <w:spacing w:before="240"/>
        <w:outlineLvl w:val="0"/>
        <w:rPr>
          <w:rFonts w:ascii="等线" w:eastAsia="等线" w:hAnsi="等线"/>
          <w:kern w:val="2"/>
          <w:sz w:val="22"/>
          <w:szCs w:val="24"/>
          <w:lang w:eastAsia="zh-CN"/>
          <w14:ligatures w14:val="standardContextual"/>
        </w:rPr>
      </w:pPr>
      <w:r w:rsidRPr="000003AF">
        <w:rPr>
          <w:rFonts w:ascii="Calibri" w:eastAsia="Times New Roman" w:hAnsi="Calibri" w:cs="Calibri"/>
          <w:b/>
          <w:bCs/>
          <w:kern w:val="28"/>
          <w:sz w:val="24"/>
          <w:szCs w:val="24"/>
        </w:rPr>
        <w:t xml:space="preserve">Figure </w:t>
      </w:r>
      <w:ins w:id="181" w:author="win" w:date="2026-04-14T16:36:00Z">
        <w:r w:rsidR="00F133FD">
          <w:rPr>
            <w:rFonts w:ascii="Calibri" w:eastAsia="Times New Roman" w:hAnsi="Calibri" w:cs="Calibri"/>
            <w:b/>
            <w:bCs/>
            <w:kern w:val="28"/>
            <w:sz w:val="24"/>
            <w:szCs w:val="24"/>
          </w:rPr>
          <w:t>4</w:t>
        </w:r>
      </w:ins>
      <w:del w:id="182" w:author="win" w:date="2026-04-14T16:36:00Z">
        <w:r w:rsidRPr="000003AF" w:rsidDel="00F133FD">
          <w:rPr>
            <w:rFonts w:ascii="Calibri" w:eastAsia="Times New Roman" w:hAnsi="Calibri" w:cs="Calibri"/>
            <w:b/>
            <w:bCs/>
            <w:kern w:val="28"/>
            <w:sz w:val="24"/>
            <w:szCs w:val="24"/>
          </w:rPr>
          <w:delText>5</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rPr>
        <w:t xml:space="preserve">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w:t>
      </w:r>
      <w:r w:rsidRPr="000003AF">
        <w:rPr>
          <w:rFonts w:ascii="Calibri" w:eastAsia="Times New Roman" w:hAnsi="Calibri" w:cs="Calibri"/>
          <w:kern w:val="28"/>
          <w:sz w:val="24"/>
          <w:szCs w:val="24"/>
        </w:rPr>
        <w:lastRenderedPageBreak/>
        <w:t>Diebold-Mariano tests relative to HH baseline. B and D: Correlation coefficients across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rPr>
        <w:t>effect regimes for B: EC-WRF and D: GFS-WRF.</w:t>
      </w:r>
    </w:p>
    <w:p w14:paraId="2DDD55B5" w14:textId="77777777" w:rsidR="000A29B4" w:rsidRPr="000003AF" w:rsidRDefault="000A29B4">
      <w:pPr>
        <w:pStyle w:val="11"/>
        <w:rPr>
          <w:rFonts w:asciiTheme="minorHAnsi" w:eastAsia="Times New Roman" w:hAnsiTheme="minorHAnsi" w:cstheme="minorHAnsi"/>
          <w:color w:val="262626"/>
          <w:sz w:val="24"/>
          <w:szCs w:val="24"/>
          <w:lang w:eastAsia="zh-CN"/>
        </w:rPr>
      </w:pPr>
    </w:p>
    <w:sectPr w:rsidR="000A29B4" w:rsidRPr="000003AF">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02370D" w14:textId="77777777" w:rsidR="00211C1E" w:rsidRDefault="00211C1E">
      <w:r>
        <w:separator/>
      </w:r>
    </w:p>
  </w:endnote>
  <w:endnote w:type="continuationSeparator" w:id="0">
    <w:p w14:paraId="5BBB6126" w14:textId="77777777" w:rsidR="00211C1E" w:rsidRDefault="00211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yriad Pro">
    <w:altName w:val="Segoe UI"/>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D065CE" w14:textId="77777777" w:rsidR="00211C1E" w:rsidRDefault="00211C1E">
      <w:r>
        <w:separator/>
      </w:r>
    </w:p>
  </w:footnote>
  <w:footnote w:type="continuationSeparator" w:id="0">
    <w:p w14:paraId="55B37F20" w14:textId="77777777" w:rsidR="00211C1E" w:rsidRDefault="00211C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AF"/>
    <w:rsid w:val="000003FF"/>
    <w:rsid w:val="000037C2"/>
    <w:rsid w:val="000070C6"/>
    <w:rsid w:val="00007441"/>
    <w:rsid w:val="00013759"/>
    <w:rsid w:val="00014564"/>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94CB6"/>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0F3E71"/>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4041"/>
    <w:rsid w:val="00155033"/>
    <w:rsid w:val="00156784"/>
    <w:rsid w:val="00172067"/>
    <w:rsid w:val="0017243F"/>
    <w:rsid w:val="00173476"/>
    <w:rsid w:val="00176452"/>
    <w:rsid w:val="00176CA2"/>
    <w:rsid w:val="0018268D"/>
    <w:rsid w:val="00187556"/>
    <w:rsid w:val="0019027E"/>
    <w:rsid w:val="001920A0"/>
    <w:rsid w:val="00194443"/>
    <w:rsid w:val="00195891"/>
    <w:rsid w:val="001A27FF"/>
    <w:rsid w:val="001A3DB0"/>
    <w:rsid w:val="001A46B8"/>
    <w:rsid w:val="001B1E3A"/>
    <w:rsid w:val="001B2B1A"/>
    <w:rsid w:val="001B3DAA"/>
    <w:rsid w:val="001B5FBE"/>
    <w:rsid w:val="001C2B0D"/>
    <w:rsid w:val="001C4293"/>
    <w:rsid w:val="001C4FD0"/>
    <w:rsid w:val="001C6D18"/>
    <w:rsid w:val="001D0AA1"/>
    <w:rsid w:val="001D3307"/>
    <w:rsid w:val="001D55C2"/>
    <w:rsid w:val="001D70C2"/>
    <w:rsid w:val="001D7AA9"/>
    <w:rsid w:val="001E33EF"/>
    <w:rsid w:val="001E49AD"/>
    <w:rsid w:val="001F0E74"/>
    <w:rsid w:val="001F357F"/>
    <w:rsid w:val="001F4BD1"/>
    <w:rsid w:val="0020390B"/>
    <w:rsid w:val="00203C03"/>
    <w:rsid w:val="00205265"/>
    <w:rsid w:val="00205ED3"/>
    <w:rsid w:val="002073EC"/>
    <w:rsid w:val="002112B8"/>
    <w:rsid w:val="00211C1E"/>
    <w:rsid w:val="00212215"/>
    <w:rsid w:val="00216625"/>
    <w:rsid w:val="002205DA"/>
    <w:rsid w:val="00221CF2"/>
    <w:rsid w:val="00222796"/>
    <w:rsid w:val="00223400"/>
    <w:rsid w:val="00227565"/>
    <w:rsid w:val="00230693"/>
    <w:rsid w:val="00230C11"/>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05E3"/>
    <w:rsid w:val="00296DC1"/>
    <w:rsid w:val="002A048B"/>
    <w:rsid w:val="002A0855"/>
    <w:rsid w:val="002A2012"/>
    <w:rsid w:val="002A41EF"/>
    <w:rsid w:val="002A52F8"/>
    <w:rsid w:val="002B5FE3"/>
    <w:rsid w:val="002B6F74"/>
    <w:rsid w:val="002B713B"/>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1643"/>
    <w:rsid w:val="002F2289"/>
    <w:rsid w:val="002F2FF8"/>
    <w:rsid w:val="002F39DE"/>
    <w:rsid w:val="002F3B11"/>
    <w:rsid w:val="002F410C"/>
    <w:rsid w:val="002F4D30"/>
    <w:rsid w:val="002F6A09"/>
    <w:rsid w:val="002F7905"/>
    <w:rsid w:val="00300AB9"/>
    <w:rsid w:val="00304FD1"/>
    <w:rsid w:val="0031212E"/>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1E0D"/>
    <w:rsid w:val="00352CA2"/>
    <w:rsid w:val="00353C9C"/>
    <w:rsid w:val="00354EDF"/>
    <w:rsid w:val="0035644F"/>
    <w:rsid w:val="00360FB7"/>
    <w:rsid w:val="0036140F"/>
    <w:rsid w:val="00361BA9"/>
    <w:rsid w:val="00362060"/>
    <w:rsid w:val="00363956"/>
    <w:rsid w:val="00366917"/>
    <w:rsid w:val="00370E2F"/>
    <w:rsid w:val="0037466A"/>
    <w:rsid w:val="0037517A"/>
    <w:rsid w:val="00376069"/>
    <w:rsid w:val="00380DF2"/>
    <w:rsid w:val="003812F8"/>
    <w:rsid w:val="00381939"/>
    <w:rsid w:val="0038438F"/>
    <w:rsid w:val="0038558D"/>
    <w:rsid w:val="0039077D"/>
    <w:rsid w:val="00393A7A"/>
    <w:rsid w:val="00393BBE"/>
    <w:rsid w:val="00397829"/>
    <w:rsid w:val="00397F4C"/>
    <w:rsid w:val="003A2206"/>
    <w:rsid w:val="003A234C"/>
    <w:rsid w:val="003A3EEC"/>
    <w:rsid w:val="003A43C4"/>
    <w:rsid w:val="003A4B76"/>
    <w:rsid w:val="003A4C42"/>
    <w:rsid w:val="003A77F5"/>
    <w:rsid w:val="003B04FE"/>
    <w:rsid w:val="003B0614"/>
    <w:rsid w:val="003B3743"/>
    <w:rsid w:val="003B5D38"/>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57E"/>
    <w:rsid w:val="004009A6"/>
    <w:rsid w:val="004028E2"/>
    <w:rsid w:val="00402D95"/>
    <w:rsid w:val="00406330"/>
    <w:rsid w:val="00406D48"/>
    <w:rsid w:val="004072B0"/>
    <w:rsid w:val="0041018A"/>
    <w:rsid w:val="00410869"/>
    <w:rsid w:val="00411940"/>
    <w:rsid w:val="00416089"/>
    <w:rsid w:val="0041695E"/>
    <w:rsid w:val="00420C00"/>
    <w:rsid w:val="00421527"/>
    <w:rsid w:val="00421703"/>
    <w:rsid w:val="004253DD"/>
    <w:rsid w:val="00426D70"/>
    <w:rsid w:val="00431134"/>
    <w:rsid w:val="0043355E"/>
    <w:rsid w:val="00437625"/>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0C30"/>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1D1D"/>
    <w:rsid w:val="00505774"/>
    <w:rsid w:val="00506457"/>
    <w:rsid w:val="0051367B"/>
    <w:rsid w:val="0051453E"/>
    <w:rsid w:val="00514B45"/>
    <w:rsid w:val="005167EA"/>
    <w:rsid w:val="005170C7"/>
    <w:rsid w:val="0052595E"/>
    <w:rsid w:val="0052640B"/>
    <w:rsid w:val="00533B8E"/>
    <w:rsid w:val="00534D5F"/>
    <w:rsid w:val="005358D5"/>
    <w:rsid w:val="00540D2A"/>
    <w:rsid w:val="00543CC4"/>
    <w:rsid w:val="005453E9"/>
    <w:rsid w:val="00545B46"/>
    <w:rsid w:val="00545B6C"/>
    <w:rsid w:val="0054619C"/>
    <w:rsid w:val="005469D5"/>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A7C39"/>
    <w:rsid w:val="005B6E8D"/>
    <w:rsid w:val="005C1FEE"/>
    <w:rsid w:val="005C3E22"/>
    <w:rsid w:val="005C4B4D"/>
    <w:rsid w:val="005D00E2"/>
    <w:rsid w:val="005D0465"/>
    <w:rsid w:val="005D2C0A"/>
    <w:rsid w:val="005D3D09"/>
    <w:rsid w:val="005D5662"/>
    <w:rsid w:val="005D6F00"/>
    <w:rsid w:val="005E1969"/>
    <w:rsid w:val="005E3806"/>
    <w:rsid w:val="005E561D"/>
    <w:rsid w:val="005E6E76"/>
    <w:rsid w:val="005F155B"/>
    <w:rsid w:val="005F2E15"/>
    <w:rsid w:val="005F551D"/>
    <w:rsid w:val="005F6380"/>
    <w:rsid w:val="006018CC"/>
    <w:rsid w:val="006057A6"/>
    <w:rsid w:val="0060601C"/>
    <w:rsid w:val="00610228"/>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450ED"/>
    <w:rsid w:val="00651677"/>
    <w:rsid w:val="006565B5"/>
    <w:rsid w:val="00661DC1"/>
    <w:rsid w:val="006646DD"/>
    <w:rsid w:val="00670F38"/>
    <w:rsid w:val="00671751"/>
    <w:rsid w:val="006740D3"/>
    <w:rsid w:val="00674E44"/>
    <w:rsid w:val="006771AE"/>
    <w:rsid w:val="00680E1A"/>
    <w:rsid w:val="006842EE"/>
    <w:rsid w:val="00687F24"/>
    <w:rsid w:val="006941C6"/>
    <w:rsid w:val="006A5752"/>
    <w:rsid w:val="006B2A3C"/>
    <w:rsid w:val="006B58D7"/>
    <w:rsid w:val="006B66EF"/>
    <w:rsid w:val="006B7352"/>
    <w:rsid w:val="006B76B4"/>
    <w:rsid w:val="006C06A7"/>
    <w:rsid w:val="006C4619"/>
    <w:rsid w:val="006C5DCA"/>
    <w:rsid w:val="006C6E62"/>
    <w:rsid w:val="006C77D6"/>
    <w:rsid w:val="006D0775"/>
    <w:rsid w:val="006D0D40"/>
    <w:rsid w:val="006D1020"/>
    <w:rsid w:val="006D127D"/>
    <w:rsid w:val="006D19B4"/>
    <w:rsid w:val="006D564B"/>
    <w:rsid w:val="006D6FD4"/>
    <w:rsid w:val="006E36FF"/>
    <w:rsid w:val="006E5466"/>
    <w:rsid w:val="006E5A42"/>
    <w:rsid w:val="006E61BA"/>
    <w:rsid w:val="006F0D4D"/>
    <w:rsid w:val="006F48CD"/>
    <w:rsid w:val="006F662E"/>
    <w:rsid w:val="006F6B2B"/>
    <w:rsid w:val="006F6D81"/>
    <w:rsid w:val="006F776D"/>
    <w:rsid w:val="00702B81"/>
    <w:rsid w:val="00710ED5"/>
    <w:rsid w:val="00711A83"/>
    <w:rsid w:val="00713BE0"/>
    <w:rsid w:val="00713EC2"/>
    <w:rsid w:val="007140BD"/>
    <w:rsid w:val="007165D9"/>
    <w:rsid w:val="00720863"/>
    <w:rsid w:val="00721FFB"/>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C752F"/>
    <w:rsid w:val="007D0919"/>
    <w:rsid w:val="007D11D0"/>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17B6F"/>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9406B"/>
    <w:rsid w:val="00894B01"/>
    <w:rsid w:val="008960D6"/>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0A53"/>
    <w:rsid w:val="009513BA"/>
    <w:rsid w:val="0095183A"/>
    <w:rsid w:val="00951A33"/>
    <w:rsid w:val="0095482A"/>
    <w:rsid w:val="0096468A"/>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A7A24"/>
    <w:rsid w:val="009B546F"/>
    <w:rsid w:val="009B57FB"/>
    <w:rsid w:val="009B5FE1"/>
    <w:rsid w:val="009B6127"/>
    <w:rsid w:val="009B68DA"/>
    <w:rsid w:val="009C0FA4"/>
    <w:rsid w:val="009C20B8"/>
    <w:rsid w:val="009C55BD"/>
    <w:rsid w:val="009C63D9"/>
    <w:rsid w:val="009D0178"/>
    <w:rsid w:val="009D2F48"/>
    <w:rsid w:val="009D5CCB"/>
    <w:rsid w:val="009E1040"/>
    <w:rsid w:val="009E2954"/>
    <w:rsid w:val="009E2C46"/>
    <w:rsid w:val="009F0C36"/>
    <w:rsid w:val="009F3039"/>
    <w:rsid w:val="009F684F"/>
    <w:rsid w:val="009F7FCF"/>
    <w:rsid w:val="00A00514"/>
    <w:rsid w:val="00A015C9"/>
    <w:rsid w:val="00A02F81"/>
    <w:rsid w:val="00A04594"/>
    <w:rsid w:val="00A045C3"/>
    <w:rsid w:val="00A04DE1"/>
    <w:rsid w:val="00A07B70"/>
    <w:rsid w:val="00A1073D"/>
    <w:rsid w:val="00A10E40"/>
    <w:rsid w:val="00A17C6B"/>
    <w:rsid w:val="00A21A94"/>
    <w:rsid w:val="00A22A1B"/>
    <w:rsid w:val="00A30C4D"/>
    <w:rsid w:val="00A30C90"/>
    <w:rsid w:val="00A31919"/>
    <w:rsid w:val="00A42839"/>
    <w:rsid w:val="00A44E37"/>
    <w:rsid w:val="00A45BE4"/>
    <w:rsid w:val="00A46A14"/>
    <w:rsid w:val="00A46DAE"/>
    <w:rsid w:val="00A47847"/>
    <w:rsid w:val="00A47A61"/>
    <w:rsid w:val="00A50F35"/>
    <w:rsid w:val="00A5329C"/>
    <w:rsid w:val="00A573ED"/>
    <w:rsid w:val="00A649F1"/>
    <w:rsid w:val="00A65D63"/>
    <w:rsid w:val="00A67440"/>
    <w:rsid w:val="00A7025C"/>
    <w:rsid w:val="00A70749"/>
    <w:rsid w:val="00A70BA5"/>
    <w:rsid w:val="00A70D52"/>
    <w:rsid w:val="00A731B6"/>
    <w:rsid w:val="00A745FF"/>
    <w:rsid w:val="00A77187"/>
    <w:rsid w:val="00A77D4E"/>
    <w:rsid w:val="00A81E91"/>
    <w:rsid w:val="00A82998"/>
    <w:rsid w:val="00A85A57"/>
    <w:rsid w:val="00A91D1F"/>
    <w:rsid w:val="00A91D88"/>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0CF3"/>
    <w:rsid w:val="00AE21A9"/>
    <w:rsid w:val="00AE3485"/>
    <w:rsid w:val="00AE539F"/>
    <w:rsid w:val="00AE686B"/>
    <w:rsid w:val="00AF0877"/>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4EC"/>
    <w:rsid w:val="00B25EB9"/>
    <w:rsid w:val="00B26514"/>
    <w:rsid w:val="00B27B87"/>
    <w:rsid w:val="00B31A30"/>
    <w:rsid w:val="00B339C3"/>
    <w:rsid w:val="00B355DD"/>
    <w:rsid w:val="00B369D2"/>
    <w:rsid w:val="00B41EA1"/>
    <w:rsid w:val="00B43321"/>
    <w:rsid w:val="00B4569B"/>
    <w:rsid w:val="00B4613B"/>
    <w:rsid w:val="00B527BC"/>
    <w:rsid w:val="00B5333E"/>
    <w:rsid w:val="00B57C2E"/>
    <w:rsid w:val="00B60316"/>
    <w:rsid w:val="00B6133C"/>
    <w:rsid w:val="00B644CD"/>
    <w:rsid w:val="00B65457"/>
    <w:rsid w:val="00B719C8"/>
    <w:rsid w:val="00B75A24"/>
    <w:rsid w:val="00B81C79"/>
    <w:rsid w:val="00B82556"/>
    <w:rsid w:val="00B828C4"/>
    <w:rsid w:val="00B901D2"/>
    <w:rsid w:val="00B928DF"/>
    <w:rsid w:val="00B941D4"/>
    <w:rsid w:val="00B94BEA"/>
    <w:rsid w:val="00B95DC4"/>
    <w:rsid w:val="00BA08BE"/>
    <w:rsid w:val="00BA2F28"/>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D0065"/>
    <w:rsid w:val="00BD47BB"/>
    <w:rsid w:val="00BD4CFA"/>
    <w:rsid w:val="00BD594B"/>
    <w:rsid w:val="00BD5E8C"/>
    <w:rsid w:val="00BD71DE"/>
    <w:rsid w:val="00BE0CCC"/>
    <w:rsid w:val="00BE30ED"/>
    <w:rsid w:val="00BE3F7D"/>
    <w:rsid w:val="00BF0028"/>
    <w:rsid w:val="00BF1E63"/>
    <w:rsid w:val="00BF2970"/>
    <w:rsid w:val="00BF2FF0"/>
    <w:rsid w:val="00C05886"/>
    <w:rsid w:val="00C10CF1"/>
    <w:rsid w:val="00C236AD"/>
    <w:rsid w:val="00C237B8"/>
    <w:rsid w:val="00C24A99"/>
    <w:rsid w:val="00C313B9"/>
    <w:rsid w:val="00C33146"/>
    <w:rsid w:val="00C3475A"/>
    <w:rsid w:val="00C35B19"/>
    <w:rsid w:val="00C404F8"/>
    <w:rsid w:val="00C40F7E"/>
    <w:rsid w:val="00C44510"/>
    <w:rsid w:val="00C453BC"/>
    <w:rsid w:val="00C45B2D"/>
    <w:rsid w:val="00C53DA9"/>
    <w:rsid w:val="00C57BE7"/>
    <w:rsid w:val="00C57D5E"/>
    <w:rsid w:val="00C57EB4"/>
    <w:rsid w:val="00C615CD"/>
    <w:rsid w:val="00C61DC1"/>
    <w:rsid w:val="00C70851"/>
    <w:rsid w:val="00C71846"/>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59BD"/>
    <w:rsid w:val="00CD6F8E"/>
    <w:rsid w:val="00CE012C"/>
    <w:rsid w:val="00CE77A6"/>
    <w:rsid w:val="00CF1367"/>
    <w:rsid w:val="00CF1824"/>
    <w:rsid w:val="00CF3DEE"/>
    <w:rsid w:val="00CF492B"/>
    <w:rsid w:val="00CF5E65"/>
    <w:rsid w:val="00CF7549"/>
    <w:rsid w:val="00D00712"/>
    <w:rsid w:val="00D05691"/>
    <w:rsid w:val="00D1327F"/>
    <w:rsid w:val="00D160C5"/>
    <w:rsid w:val="00D16B49"/>
    <w:rsid w:val="00D216C1"/>
    <w:rsid w:val="00D23E02"/>
    <w:rsid w:val="00D24F8C"/>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49F3"/>
    <w:rsid w:val="00D75F12"/>
    <w:rsid w:val="00D810E5"/>
    <w:rsid w:val="00D81797"/>
    <w:rsid w:val="00D823EC"/>
    <w:rsid w:val="00D8547F"/>
    <w:rsid w:val="00D85F00"/>
    <w:rsid w:val="00D9351A"/>
    <w:rsid w:val="00D94839"/>
    <w:rsid w:val="00D9528F"/>
    <w:rsid w:val="00DA0071"/>
    <w:rsid w:val="00DA491B"/>
    <w:rsid w:val="00DA7106"/>
    <w:rsid w:val="00DA7743"/>
    <w:rsid w:val="00DB43C5"/>
    <w:rsid w:val="00DB4755"/>
    <w:rsid w:val="00DC2C8C"/>
    <w:rsid w:val="00DD02F7"/>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0312"/>
    <w:rsid w:val="00E42159"/>
    <w:rsid w:val="00E42522"/>
    <w:rsid w:val="00E463E2"/>
    <w:rsid w:val="00E50C1A"/>
    <w:rsid w:val="00E54729"/>
    <w:rsid w:val="00E55046"/>
    <w:rsid w:val="00E55876"/>
    <w:rsid w:val="00E55A0A"/>
    <w:rsid w:val="00E620DB"/>
    <w:rsid w:val="00E63FA2"/>
    <w:rsid w:val="00E6492F"/>
    <w:rsid w:val="00E655E7"/>
    <w:rsid w:val="00E664DF"/>
    <w:rsid w:val="00E67B96"/>
    <w:rsid w:val="00E74D37"/>
    <w:rsid w:val="00E804AE"/>
    <w:rsid w:val="00E8067D"/>
    <w:rsid w:val="00E8072F"/>
    <w:rsid w:val="00E81FD6"/>
    <w:rsid w:val="00E853CC"/>
    <w:rsid w:val="00E87609"/>
    <w:rsid w:val="00E87EAA"/>
    <w:rsid w:val="00E925B4"/>
    <w:rsid w:val="00E94E87"/>
    <w:rsid w:val="00EA0022"/>
    <w:rsid w:val="00EA3455"/>
    <w:rsid w:val="00EA6B19"/>
    <w:rsid w:val="00EA7AAF"/>
    <w:rsid w:val="00EB1041"/>
    <w:rsid w:val="00EB2895"/>
    <w:rsid w:val="00EB3DCF"/>
    <w:rsid w:val="00EB7078"/>
    <w:rsid w:val="00EC3434"/>
    <w:rsid w:val="00ED0AE8"/>
    <w:rsid w:val="00ED1AEA"/>
    <w:rsid w:val="00EE0310"/>
    <w:rsid w:val="00EE0AC5"/>
    <w:rsid w:val="00EE1177"/>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B9F"/>
    <w:rsid w:val="00F02ECE"/>
    <w:rsid w:val="00F042E5"/>
    <w:rsid w:val="00F046FF"/>
    <w:rsid w:val="00F06692"/>
    <w:rsid w:val="00F06840"/>
    <w:rsid w:val="00F06CDF"/>
    <w:rsid w:val="00F07409"/>
    <w:rsid w:val="00F10172"/>
    <w:rsid w:val="00F11291"/>
    <w:rsid w:val="00F133FD"/>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812"/>
    <w:rsid w:val="00F80F76"/>
    <w:rsid w:val="00F81B97"/>
    <w:rsid w:val="00F82261"/>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5E01"/>
    <w:rsid w:val="00FA7BF2"/>
    <w:rsid w:val="00FA7D5F"/>
    <w:rsid w:val="00FB35D4"/>
    <w:rsid w:val="00FB396F"/>
    <w:rsid w:val="00FB3F9E"/>
    <w:rsid w:val="00FB5913"/>
    <w:rsid w:val="00FC0DE0"/>
    <w:rsid w:val="00FC1D0A"/>
    <w:rsid w:val="00FC3EAC"/>
    <w:rsid w:val="00FC3FE4"/>
    <w:rsid w:val="00FC49C6"/>
    <w:rsid w:val="00FD0ACA"/>
    <w:rsid w:val="00FD58AD"/>
    <w:rsid w:val="00FD61B6"/>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CC03AE"/>
  <w14:defaultImageDpi w14:val="32767"/>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rsid w:val="005D0465"/>
    <w:pPr>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 w:type="character" w:styleId="af7">
    <w:name w:val="Strong"/>
    <w:basedOn w:val="a0"/>
    <w:uiPriority w:val="22"/>
    <w:qFormat/>
    <w:rsid w:val="005D6F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github.com/microsoft/LightGBM"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github.com/Xiax24/ExtendedProfile-WindPower-Forecasting"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7FDE8-6566-42A9-A54A-AC59C3654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19</Pages>
  <Words>21554</Words>
  <Characters>122858</Characters>
  <Application>Microsoft Office Word</Application>
  <DocSecurity>0</DocSecurity>
  <Lines>1023</Lines>
  <Paragraphs>288</Paragraphs>
  <ScaleCrop>false</ScaleCrop>
  <Company/>
  <LinksUpToDate>false</LinksUpToDate>
  <CharactersWithSpaces>144124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win</cp:lastModifiedBy>
  <cp:revision>324</cp:revision>
  <dcterms:created xsi:type="dcterms:W3CDTF">2026-03-10T07:44:00Z</dcterms:created>
  <dcterms:modified xsi:type="dcterms:W3CDTF">2026-04-15T00:53:00Z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